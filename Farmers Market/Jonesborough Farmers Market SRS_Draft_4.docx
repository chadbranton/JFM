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F6D95E" w14:textId="77777777" w:rsidR="009A3B0D" w:rsidRPr="0088096E" w:rsidRDefault="009A3B0D" w:rsidP="000E7EAD">
      <w:pPr>
        <w:pStyle w:val="line"/>
        <w:tabs>
          <w:tab w:val="left" w:pos="2970"/>
        </w:tabs>
        <w:rPr>
          <w:rFonts w:ascii="Tahoma" w:hAnsi="Tahoma" w:cs="Tahoma"/>
        </w:rPr>
      </w:pPr>
    </w:p>
    <w:p w14:paraId="2DFDA7C4" w14:textId="77777777" w:rsidR="009A3B0D" w:rsidRPr="0088096E" w:rsidRDefault="00C07BB7" w:rsidP="000E7EAD">
      <w:pPr>
        <w:pStyle w:val="Title"/>
        <w:tabs>
          <w:tab w:val="left" w:pos="2970"/>
        </w:tabs>
        <w:rPr>
          <w:rFonts w:ascii="Tahoma" w:hAnsi="Tahoma" w:cs="Tahoma"/>
        </w:rPr>
      </w:pPr>
      <w:r w:rsidRPr="0088096E">
        <w:rPr>
          <w:rFonts w:ascii="Tahoma" w:hAnsi="Tahoma" w:cs="Tahoma"/>
        </w:rPr>
        <w:t>Software Requirements Specification</w:t>
      </w:r>
    </w:p>
    <w:p w14:paraId="7719E204" w14:textId="77777777" w:rsidR="009A3B0D" w:rsidRPr="0088096E" w:rsidRDefault="00C07BB7" w:rsidP="000E7EAD">
      <w:pPr>
        <w:pStyle w:val="Title"/>
        <w:tabs>
          <w:tab w:val="left" w:pos="2970"/>
        </w:tabs>
        <w:spacing w:before="0" w:after="400"/>
        <w:rPr>
          <w:rFonts w:ascii="Tahoma" w:hAnsi="Tahoma" w:cs="Tahoma"/>
          <w:sz w:val="40"/>
        </w:rPr>
      </w:pPr>
      <w:proofErr w:type="gramStart"/>
      <w:r w:rsidRPr="0088096E">
        <w:rPr>
          <w:rFonts w:ascii="Tahoma" w:hAnsi="Tahoma" w:cs="Tahoma"/>
          <w:sz w:val="40"/>
        </w:rPr>
        <w:t>for</w:t>
      </w:r>
      <w:proofErr w:type="gramEnd"/>
    </w:p>
    <w:p w14:paraId="3700AF29" w14:textId="77777777" w:rsidR="009A3B0D" w:rsidRPr="0088096E" w:rsidRDefault="00C07BB7" w:rsidP="000E7EAD">
      <w:pPr>
        <w:pStyle w:val="Title"/>
        <w:tabs>
          <w:tab w:val="left" w:pos="2970"/>
        </w:tabs>
        <w:rPr>
          <w:rFonts w:ascii="Tahoma" w:hAnsi="Tahoma" w:cs="Tahoma"/>
        </w:rPr>
      </w:pPr>
      <w:r w:rsidRPr="0088096E">
        <w:rPr>
          <w:rFonts w:ascii="Tahoma" w:hAnsi="Tahoma" w:cs="Tahoma"/>
        </w:rPr>
        <w:t>Jonesborough Farmer’s Market Sales System-Web Site</w:t>
      </w:r>
    </w:p>
    <w:p w14:paraId="304C8D8A" w14:textId="77777777" w:rsidR="009A3B0D" w:rsidRPr="0088096E" w:rsidRDefault="00C07BB7" w:rsidP="000E7EAD">
      <w:pPr>
        <w:pStyle w:val="ByLine"/>
        <w:tabs>
          <w:tab w:val="left" w:pos="2970"/>
        </w:tabs>
        <w:rPr>
          <w:rFonts w:ascii="Tahoma" w:hAnsi="Tahoma" w:cs="Tahoma"/>
        </w:rPr>
      </w:pPr>
      <w:r w:rsidRPr="0088096E">
        <w:rPr>
          <w:rFonts w:ascii="Tahoma" w:hAnsi="Tahoma" w:cs="Tahoma"/>
        </w:rPr>
        <w:t>Version 1.0 approved</w:t>
      </w:r>
    </w:p>
    <w:p w14:paraId="03DEB237"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 xml:space="preserve">Prepared by: Jeff </w:t>
      </w:r>
      <w:proofErr w:type="spellStart"/>
      <w:r w:rsidRPr="0088096E">
        <w:rPr>
          <w:rFonts w:ascii="Tahoma" w:hAnsi="Tahoma" w:cs="Tahoma"/>
        </w:rPr>
        <w:t>Amburgey</w:t>
      </w:r>
      <w:proofErr w:type="spellEnd"/>
    </w:p>
    <w:p w14:paraId="11679B9C"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Joey LaGuardia</w:t>
      </w:r>
    </w:p>
    <w:p w14:paraId="4EC968EB"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Michael Schneider</w:t>
      </w:r>
    </w:p>
    <w:p w14:paraId="1FCAD085"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 xml:space="preserve">Andy </w:t>
      </w:r>
      <w:proofErr w:type="spellStart"/>
      <w:r w:rsidRPr="0088096E">
        <w:rPr>
          <w:rFonts w:ascii="Tahoma" w:hAnsi="Tahoma" w:cs="Tahoma"/>
        </w:rPr>
        <w:t>Searles</w:t>
      </w:r>
      <w:proofErr w:type="spellEnd"/>
    </w:p>
    <w:p w14:paraId="42AE4D4A"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David Leyden</w:t>
      </w:r>
    </w:p>
    <w:p w14:paraId="33D7FAF5"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Jacob Ferguson</w:t>
      </w:r>
    </w:p>
    <w:p w14:paraId="7FC35221" w14:textId="77777777" w:rsidR="009A3B0D" w:rsidRPr="0088096E" w:rsidRDefault="00C07BB7" w:rsidP="000E7EAD">
      <w:pPr>
        <w:pStyle w:val="ByLine"/>
        <w:tabs>
          <w:tab w:val="left" w:pos="2970"/>
        </w:tabs>
        <w:spacing w:before="0" w:after="0"/>
        <w:rPr>
          <w:rFonts w:ascii="Tahoma" w:hAnsi="Tahoma" w:cs="Tahoma"/>
        </w:rPr>
      </w:pPr>
      <w:r w:rsidRPr="0088096E">
        <w:rPr>
          <w:rFonts w:ascii="Tahoma" w:hAnsi="Tahoma" w:cs="Tahoma"/>
        </w:rPr>
        <w:t>Ryan Robeson</w:t>
      </w:r>
    </w:p>
    <w:p w14:paraId="0332C6FC" w14:textId="77777777" w:rsidR="009A3B0D" w:rsidRPr="0088096E" w:rsidRDefault="00C07BB7" w:rsidP="000E7EAD">
      <w:pPr>
        <w:pStyle w:val="ByLine"/>
        <w:tabs>
          <w:tab w:val="left" w:pos="2970"/>
        </w:tabs>
        <w:rPr>
          <w:rFonts w:ascii="Tahoma" w:hAnsi="Tahoma" w:cs="Tahoma"/>
        </w:rPr>
      </w:pPr>
      <w:r w:rsidRPr="0088096E">
        <w:rPr>
          <w:rFonts w:ascii="Tahoma" w:hAnsi="Tahoma" w:cs="Tahoma"/>
        </w:rPr>
        <w:t>Software Systems Engineering – Group 1</w:t>
      </w:r>
    </w:p>
    <w:p w14:paraId="4E0862ED" w14:textId="43109497" w:rsidR="009A3B0D" w:rsidRPr="0088096E" w:rsidRDefault="005C08BC" w:rsidP="000E7EAD">
      <w:pPr>
        <w:pStyle w:val="ByLine"/>
        <w:tabs>
          <w:tab w:val="left" w:pos="2970"/>
        </w:tabs>
        <w:rPr>
          <w:rFonts w:ascii="Tahoma" w:hAnsi="Tahoma" w:cs="Tahoma"/>
        </w:rPr>
      </w:pPr>
      <w:r w:rsidRPr="0088096E">
        <w:rPr>
          <w:rFonts w:ascii="Tahoma" w:hAnsi="Tahoma" w:cs="Tahoma"/>
        </w:rPr>
        <w:t>December</w:t>
      </w:r>
      <w:r w:rsidR="00C07BB7" w:rsidRPr="0088096E">
        <w:rPr>
          <w:rFonts w:ascii="Tahoma" w:hAnsi="Tahoma" w:cs="Tahoma"/>
        </w:rPr>
        <w:t xml:space="preserve"> 1, 2013</w:t>
      </w:r>
    </w:p>
    <w:p w14:paraId="32C7EC7A" w14:textId="77777777" w:rsidR="009A3B0D" w:rsidRPr="0088096E" w:rsidRDefault="009A3B0D" w:rsidP="000E7EAD">
      <w:pPr>
        <w:pStyle w:val="Footer"/>
        <w:tabs>
          <w:tab w:val="left" w:pos="2970"/>
        </w:tabs>
        <w:jc w:val="center"/>
        <w:rPr>
          <w:rFonts w:ascii="Tahoma" w:hAnsi="Tahoma" w:cs="Tahoma"/>
        </w:rPr>
        <w:sectPr w:rsidR="009A3B0D" w:rsidRPr="0088096E">
          <w:footerReference w:type="default" r:id="rId8"/>
          <w:pgSz w:w="12240" w:h="15840"/>
          <w:pgMar w:top="1440" w:right="1440" w:bottom="1440" w:left="1440" w:header="0" w:footer="720" w:gutter="0"/>
          <w:cols w:space="720"/>
          <w:formProt w:val="0"/>
          <w:docGrid w:linePitch="240"/>
        </w:sectPr>
      </w:pPr>
    </w:p>
    <w:p w14:paraId="3AC7CEA6" w14:textId="77777777" w:rsidR="009A3B0D" w:rsidRPr="0088096E" w:rsidRDefault="00C07BB7" w:rsidP="000E7EAD">
      <w:pPr>
        <w:pStyle w:val="TOCEntry"/>
        <w:tabs>
          <w:tab w:val="left" w:pos="2970"/>
        </w:tabs>
        <w:rPr>
          <w:rFonts w:ascii="Tahoma" w:hAnsi="Tahoma" w:cs="Tahoma"/>
        </w:rPr>
      </w:pPr>
      <w:bookmarkStart w:id="0" w:name="_Toc346509227"/>
      <w:bookmarkStart w:id="1" w:name="_Toc346508952"/>
      <w:bookmarkStart w:id="2" w:name="_Toc346508722"/>
      <w:bookmarkStart w:id="3" w:name="_Toc344879822"/>
      <w:bookmarkStart w:id="4" w:name="_Toc344877432"/>
      <w:bookmarkStart w:id="5" w:name="_Toc441230970"/>
      <w:bookmarkEnd w:id="0"/>
      <w:bookmarkEnd w:id="1"/>
      <w:bookmarkEnd w:id="2"/>
      <w:bookmarkEnd w:id="3"/>
      <w:bookmarkEnd w:id="4"/>
      <w:bookmarkEnd w:id="5"/>
      <w:r w:rsidRPr="0088096E">
        <w:rPr>
          <w:rFonts w:ascii="Tahoma" w:hAnsi="Tahoma" w:cs="Tahoma"/>
        </w:rPr>
        <w:lastRenderedPageBreak/>
        <w:t>Table of Contents</w:t>
      </w:r>
    </w:p>
    <w:p w14:paraId="1E4F9757" w14:textId="77777777" w:rsidR="009A3B0D" w:rsidRPr="0088096E" w:rsidRDefault="009A3B0D" w:rsidP="000E7EAD">
      <w:pPr>
        <w:tabs>
          <w:tab w:val="left" w:pos="2970"/>
        </w:tabs>
        <w:rPr>
          <w:rFonts w:ascii="Tahoma" w:hAnsi="Tahoma" w:cs="Tahoma"/>
        </w:rPr>
        <w:sectPr w:rsidR="009A3B0D" w:rsidRPr="0088096E">
          <w:headerReference w:type="default" r:id="rId9"/>
          <w:footerReference w:type="default" r:id="rId10"/>
          <w:pgSz w:w="12240" w:h="15840"/>
          <w:pgMar w:top="1440" w:right="1440" w:bottom="1440" w:left="1440" w:header="720" w:footer="720" w:gutter="0"/>
          <w:cols w:space="720"/>
          <w:formProt w:val="0"/>
          <w:docGrid w:linePitch="240"/>
        </w:sectPr>
      </w:pPr>
    </w:p>
    <w:p w14:paraId="71E185C5" w14:textId="3AD99AF6" w:rsidR="00FB1C8B" w:rsidRDefault="00F434BD">
      <w:pPr>
        <w:pStyle w:val="TOC1"/>
        <w:tabs>
          <w:tab w:val="left" w:pos="480"/>
          <w:tab w:val="right" w:leader="dot" w:pos="9350"/>
        </w:tabs>
        <w:rPr>
          <w:rFonts w:asciiTheme="minorHAnsi" w:eastAsiaTheme="minorEastAsia" w:hAnsiTheme="minorHAnsi" w:cstheme="minorBidi"/>
          <w:noProof/>
          <w:sz w:val="22"/>
          <w:szCs w:val="22"/>
        </w:rPr>
      </w:pPr>
      <w:r w:rsidRPr="0088096E">
        <w:rPr>
          <w:rFonts w:ascii="Tahoma" w:hAnsi="Tahoma" w:cs="Tahoma"/>
          <w:b/>
        </w:rPr>
        <w:lastRenderedPageBreak/>
        <w:fldChar w:fldCharType="begin"/>
      </w:r>
      <w:r w:rsidRPr="0088096E">
        <w:rPr>
          <w:rFonts w:ascii="Tahoma" w:hAnsi="Tahoma" w:cs="Tahoma"/>
          <w:b/>
        </w:rPr>
        <w:instrText xml:space="preserve"> TOC \o "1-2" </w:instrText>
      </w:r>
      <w:r w:rsidRPr="0088096E">
        <w:rPr>
          <w:rFonts w:ascii="Tahoma" w:hAnsi="Tahoma" w:cs="Tahoma"/>
          <w:b/>
        </w:rPr>
        <w:fldChar w:fldCharType="separate"/>
      </w:r>
      <w:r w:rsidR="00FB1C8B" w:rsidRPr="00813A8C">
        <w:rPr>
          <w:rFonts w:ascii="Tahoma" w:hAnsi="Tahoma" w:cs="Tahoma"/>
          <w:noProof/>
        </w:rPr>
        <w:t>1.</w:t>
      </w:r>
      <w:r w:rsidR="00FB1C8B">
        <w:rPr>
          <w:rFonts w:asciiTheme="minorHAnsi" w:eastAsiaTheme="minorEastAsia" w:hAnsiTheme="minorHAnsi" w:cstheme="minorBidi"/>
          <w:noProof/>
          <w:sz w:val="22"/>
          <w:szCs w:val="22"/>
        </w:rPr>
        <w:tab/>
      </w:r>
      <w:r w:rsidR="00FB1C8B" w:rsidRPr="00813A8C">
        <w:rPr>
          <w:rFonts w:ascii="Tahoma" w:hAnsi="Tahoma" w:cs="Tahoma"/>
          <w:noProof/>
        </w:rPr>
        <w:t>Introduction</w:t>
      </w:r>
      <w:r w:rsidR="00FB1C8B">
        <w:rPr>
          <w:noProof/>
        </w:rPr>
        <w:tab/>
      </w:r>
      <w:r w:rsidR="00FB1C8B">
        <w:rPr>
          <w:noProof/>
        </w:rPr>
        <w:fldChar w:fldCharType="begin"/>
      </w:r>
      <w:r w:rsidR="00FB1C8B">
        <w:rPr>
          <w:noProof/>
        </w:rPr>
        <w:instrText xml:space="preserve"> PAGEREF _Toc373846010 \h </w:instrText>
      </w:r>
      <w:r w:rsidR="00FB1C8B">
        <w:rPr>
          <w:noProof/>
        </w:rPr>
      </w:r>
      <w:r w:rsidR="00FB1C8B">
        <w:rPr>
          <w:noProof/>
        </w:rPr>
        <w:fldChar w:fldCharType="separate"/>
      </w:r>
      <w:r w:rsidR="00FB1C8B">
        <w:rPr>
          <w:noProof/>
        </w:rPr>
        <w:t>4</w:t>
      </w:r>
      <w:r w:rsidR="00FB1C8B">
        <w:rPr>
          <w:noProof/>
        </w:rPr>
        <w:fldChar w:fldCharType="end"/>
      </w:r>
    </w:p>
    <w:p w14:paraId="73D5CF93"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1.1</w:t>
      </w:r>
      <w:r>
        <w:rPr>
          <w:rFonts w:asciiTheme="minorHAnsi" w:eastAsiaTheme="minorEastAsia" w:hAnsiTheme="minorHAnsi" w:cstheme="minorBidi"/>
          <w:noProof/>
          <w:sz w:val="22"/>
          <w:szCs w:val="22"/>
        </w:rPr>
        <w:tab/>
      </w:r>
      <w:r w:rsidRPr="00813A8C">
        <w:rPr>
          <w:rFonts w:ascii="Tahoma" w:hAnsi="Tahoma" w:cs="Tahoma"/>
          <w:noProof/>
        </w:rPr>
        <w:t>Purpose</w:t>
      </w:r>
      <w:r>
        <w:rPr>
          <w:noProof/>
        </w:rPr>
        <w:tab/>
      </w:r>
      <w:r>
        <w:rPr>
          <w:noProof/>
        </w:rPr>
        <w:fldChar w:fldCharType="begin"/>
      </w:r>
      <w:r>
        <w:rPr>
          <w:noProof/>
        </w:rPr>
        <w:instrText xml:space="preserve"> PAGEREF _Toc373846011 \h </w:instrText>
      </w:r>
      <w:r>
        <w:rPr>
          <w:noProof/>
        </w:rPr>
      </w:r>
      <w:r>
        <w:rPr>
          <w:noProof/>
        </w:rPr>
        <w:fldChar w:fldCharType="separate"/>
      </w:r>
      <w:r>
        <w:rPr>
          <w:noProof/>
        </w:rPr>
        <w:t>4</w:t>
      </w:r>
      <w:r>
        <w:rPr>
          <w:noProof/>
        </w:rPr>
        <w:fldChar w:fldCharType="end"/>
      </w:r>
    </w:p>
    <w:p w14:paraId="6C8921BA"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1.2</w:t>
      </w:r>
      <w:r>
        <w:rPr>
          <w:rFonts w:asciiTheme="minorHAnsi" w:eastAsiaTheme="minorEastAsia" w:hAnsiTheme="minorHAnsi" w:cstheme="minorBidi"/>
          <w:noProof/>
          <w:sz w:val="22"/>
          <w:szCs w:val="22"/>
        </w:rPr>
        <w:tab/>
      </w:r>
      <w:r w:rsidRPr="00813A8C">
        <w:rPr>
          <w:rFonts w:ascii="Tahoma" w:hAnsi="Tahoma" w:cs="Tahoma"/>
          <w:noProof/>
        </w:rPr>
        <w:t>Document Conventions</w:t>
      </w:r>
      <w:r>
        <w:rPr>
          <w:noProof/>
        </w:rPr>
        <w:tab/>
      </w:r>
      <w:r>
        <w:rPr>
          <w:noProof/>
        </w:rPr>
        <w:fldChar w:fldCharType="begin"/>
      </w:r>
      <w:r>
        <w:rPr>
          <w:noProof/>
        </w:rPr>
        <w:instrText xml:space="preserve"> PAGEREF _Toc373846012 \h </w:instrText>
      </w:r>
      <w:r>
        <w:rPr>
          <w:noProof/>
        </w:rPr>
      </w:r>
      <w:r>
        <w:rPr>
          <w:noProof/>
        </w:rPr>
        <w:fldChar w:fldCharType="separate"/>
      </w:r>
      <w:r>
        <w:rPr>
          <w:noProof/>
        </w:rPr>
        <w:t>4</w:t>
      </w:r>
      <w:r>
        <w:rPr>
          <w:noProof/>
        </w:rPr>
        <w:fldChar w:fldCharType="end"/>
      </w:r>
    </w:p>
    <w:p w14:paraId="63DFC8FD"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1.3</w:t>
      </w:r>
      <w:r>
        <w:rPr>
          <w:rFonts w:asciiTheme="minorHAnsi" w:eastAsiaTheme="minorEastAsia" w:hAnsiTheme="minorHAnsi" w:cstheme="minorBidi"/>
          <w:noProof/>
          <w:sz w:val="22"/>
          <w:szCs w:val="22"/>
        </w:rPr>
        <w:tab/>
      </w:r>
      <w:r w:rsidRPr="00813A8C">
        <w:rPr>
          <w:rFonts w:ascii="Tahoma" w:hAnsi="Tahoma" w:cs="Tahoma"/>
          <w:noProof/>
        </w:rPr>
        <w:t>Intended Audience and Reading Suggestions</w:t>
      </w:r>
      <w:r>
        <w:rPr>
          <w:noProof/>
        </w:rPr>
        <w:tab/>
      </w:r>
      <w:r>
        <w:rPr>
          <w:noProof/>
        </w:rPr>
        <w:fldChar w:fldCharType="begin"/>
      </w:r>
      <w:r>
        <w:rPr>
          <w:noProof/>
        </w:rPr>
        <w:instrText xml:space="preserve"> PAGEREF _Toc373846013 \h </w:instrText>
      </w:r>
      <w:r>
        <w:rPr>
          <w:noProof/>
        </w:rPr>
      </w:r>
      <w:r>
        <w:rPr>
          <w:noProof/>
        </w:rPr>
        <w:fldChar w:fldCharType="separate"/>
      </w:r>
      <w:r>
        <w:rPr>
          <w:noProof/>
        </w:rPr>
        <w:t>4</w:t>
      </w:r>
      <w:r>
        <w:rPr>
          <w:noProof/>
        </w:rPr>
        <w:fldChar w:fldCharType="end"/>
      </w:r>
    </w:p>
    <w:p w14:paraId="1B2E8BD2"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1.4</w:t>
      </w:r>
      <w:r>
        <w:rPr>
          <w:rFonts w:asciiTheme="minorHAnsi" w:eastAsiaTheme="minorEastAsia" w:hAnsiTheme="minorHAnsi" w:cstheme="minorBidi"/>
          <w:noProof/>
          <w:sz w:val="22"/>
          <w:szCs w:val="22"/>
        </w:rPr>
        <w:tab/>
      </w:r>
      <w:r w:rsidRPr="00813A8C">
        <w:rPr>
          <w:rFonts w:ascii="Tahoma" w:hAnsi="Tahoma" w:cs="Tahoma"/>
          <w:noProof/>
        </w:rPr>
        <w:t>Product Scope</w:t>
      </w:r>
      <w:r>
        <w:rPr>
          <w:noProof/>
        </w:rPr>
        <w:tab/>
      </w:r>
      <w:r>
        <w:rPr>
          <w:noProof/>
        </w:rPr>
        <w:fldChar w:fldCharType="begin"/>
      </w:r>
      <w:r>
        <w:rPr>
          <w:noProof/>
        </w:rPr>
        <w:instrText xml:space="preserve"> PAGEREF _Toc373846014 \h </w:instrText>
      </w:r>
      <w:r>
        <w:rPr>
          <w:noProof/>
        </w:rPr>
      </w:r>
      <w:r>
        <w:rPr>
          <w:noProof/>
        </w:rPr>
        <w:fldChar w:fldCharType="separate"/>
      </w:r>
      <w:r>
        <w:rPr>
          <w:noProof/>
        </w:rPr>
        <w:t>4</w:t>
      </w:r>
      <w:r>
        <w:rPr>
          <w:noProof/>
        </w:rPr>
        <w:fldChar w:fldCharType="end"/>
      </w:r>
    </w:p>
    <w:p w14:paraId="63B6BF12"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1.5</w:t>
      </w:r>
      <w:r>
        <w:rPr>
          <w:rFonts w:asciiTheme="minorHAnsi" w:eastAsiaTheme="minorEastAsia" w:hAnsiTheme="minorHAnsi" w:cstheme="minorBidi"/>
          <w:noProof/>
          <w:sz w:val="22"/>
          <w:szCs w:val="22"/>
        </w:rPr>
        <w:tab/>
      </w:r>
      <w:r w:rsidRPr="00813A8C">
        <w:rPr>
          <w:rFonts w:ascii="Tahoma" w:hAnsi="Tahoma" w:cs="Tahoma"/>
          <w:noProof/>
        </w:rPr>
        <w:t>References</w:t>
      </w:r>
      <w:r>
        <w:rPr>
          <w:noProof/>
        </w:rPr>
        <w:tab/>
      </w:r>
      <w:r>
        <w:rPr>
          <w:noProof/>
        </w:rPr>
        <w:fldChar w:fldCharType="begin"/>
      </w:r>
      <w:r>
        <w:rPr>
          <w:noProof/>
        </w:rPr>
        <w:instrText xml:space="preserve"> PAGEREF _Toc373846015 \h </w:instrText>
      </w:r>
      <w:r>
        <w:rPr>
          <w:noProof/>
        </w:rPr>
      </w:r>
      <w:r>
        <w:rPr>
          <w:noProof/>
        </w:rPr>
        <w:fldChar w:fldCharType="separate"/>
      </w:r>
      <w:r>
        <w:rPr>
          <w:noProof/>
        </w:rPr>
        <w:t>5</w:t>
      </w:r>
      <w:r>
        <w:rPr>
          <w:noProof/>
        </w:rPr>
        <w:fldChar w:fldCharType="end"/>
      </w:r>
    </w:p>
    <w:p w14:paraId="74CCEFD3" w14:textId="77777777" w:rsidR="00FB1C8B" w:rsidRDefault="00FB1C8B">
      <w:pPr>
        <w:pStyle w:val="TOC1"/>
        <w:tabs>
          <w:tab w:val="left" w:pos="480"/>
          <w:tab w:val="right" w:leader="dot" w:pos="9350"/>
        </w:tabs>
        <w:rPr>
          <w:rFonts w:asciiTheme="minorHAnsi" w:eastAsiaTheme="minorEastAsia" w:hAnsiTheme="minorHAnsi" w:cstheme="minorBidi"/>
          <w:noProof/>
          <w:sz w:val="22"/>
          <w:szCs w:val="22"/>
        </w:rPr>
      </w:pPr>
      <w:r w:rsidRPr="00813A8C">
        <w:rPr>
          <w:rFonts w:ascii="Tahoma" w:hAnsi="Tahoma" w:cs="Tahoma"/>
          <w:noProof/>
        </w:rPr>
        <w:t>2.</w:t>
      </w:r>
      <w:r>
        <w:rPr>
          <w:rFonts w:asciiTheme="minorHAnsi" w:eastAsiaTheme="minorEastAsia" w:hAnsiTheme="minorHAnsi" w:cstheme="minorBidi"/>
          <w:noProof/>
          <w:sz w:val="22"/>
          <w:szCs w:val="22"/>
        </w:rPr>
        <w:tab/>
      </w:r>
      <w:r w:rsidRPr="00813A8C">
        <w:rPr>
          <w:rFonts w:ascii="Tahoma" w:hAnsi="Tahoma" w:cs="Tahoma"/>
          <w:noProof/>
        </w:rPr>
        <w:t>Overall Description</w:t>
      </w:r>
      <w:r>
        <w:rPr>
          <w:noProof/>
        </w:rPr>
        <w:tab/>
      </w:r>
      <w:r>
        <w:rPr>
          <w:noProof/>
        </w:rPr>
        <w:fldChar w:fldCharType="begin"/>
      </w:r>
      <w:r>
        <w:rPr>
          <w:noProof/>
        </w:rPr>
        <w:instrText xml:space="preserve"> PAGEREF _Toc373846016 \h </w:instrText>
      </w:r>
      <w:r>
        <w:rPr>
          <w:noProof/>
        </w:rPr>
      </w:r>
      <w:r>
        <w:rPr>
          <w:noProof/>
        </w:rPr>
        <w:fldChar w:fldCharType="separate"/>
      </w:r>
      <w:r>
        <w:rPr>
          <w:noProof/>
        </w:rPr>
        <w:t>5</w:t>
      </w:r>
      <w:r>
        <w:rPr>
          <w:noProof/>
        </w:rPr>
        <w:fldChar w:fldCharType="end"/>
      </w:r>
    </w:p>
    <w:p w14:paraId="75196D22"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2.1</w:t>
      </w:r>
      <w:r>
        <w:rPr>
          <w:rFonts w:asciiTheme="minorHAnsi" w:eastAsiaTheme="minorEastAsia" w:hAnsiTheme="minorHAnsi" w:cstheme="minorBidi"/>
          <w:noProof/>
          <w:sz w:val="22"/>
          <w:szCs w:val="22"/>
        </w:rPr>
        <w:tab/>
      </w:r>
      <w:r w:rsidRPr="00813A8C">
        <w:rPr>
          <w:rFonts w:ascii="Tahoma" w:hAnsi="Tahoma" w:cs="Tahoma"/>
          <w:noProof/>
        </w:rPr>
        <w:t>Product Perspective</w:t>
      </w:r>
      <w:r>
        <w:rPr>
          <w:noProof/>
        </w:rPr>
        <w:tab/>
      </w:r>
      <w:r>
        <w:rPr>
          <w:noProof/>
        </w:rPr>
        <w:fldChar w:fldCharType="begin"/>
      </w:r>
      <w:r>
        <w:rPr>
          <w:noProof/>
        </w:rPr>
        <w:instrText xml:space="preserve"> PAGEREF _Toc373846017 \h </w:instrText>
      </w:r>
      <w:r>
        <w:rPr>
          <w:noProof/>
        </w:rPr>
      </w:r>
      <w:r>
        <w:rPr>
          <w:noProof/>
        </w:rPr>
        <w:fldChar w:fldCharType="separate"/>
      </w:r>
      <w:r>
        <w:rPr>
          <w:noProof/>
        </w:rPr>
        <w:t>5</w:t>
      </w:r>
      <w:r>
        <w:rPr>
          <w:noProof/>
        </w:rPr>
        <w:fldChar w:fldCharType="end"/>
      </w:r>
    </w:p>
    <w:p w14:paraId="6B7C9860"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2.2</w:t>
      </w:r>
      <w:r>
        <w:rPr>
          <w:rFonts w:asciiTheme="minorHAnsi" w:eastAsiaTheme="minorEastAsia" w:hAnsiTheme="minorHAnsi" w:cstheme="minorBidi"/>
          <w:noProof/>
          <w:sz w:val="22"/>
          <w:szCs w:val="22"/>
        </w:rPr>
        <w:tab/>
      </w:r>
      <w:r w:rsidRPr="00813A8C">
        <w:rPr>
          <w:rFonts w:ascii="Tahoma" w:hAnsi="Tahoma" w:cs="Tahoma"/>
          <w:noProof/>
        </w:rPr>
        <w:t>Product Functions</w:t>
      </w:r>
      <w:r>
        <w:rPr>
          <w:noProof/>
        </w:rPr>
        <w:tab/>
      </w:r>
      <w:r>
        <w:rPr>
          <w:noProof/>
        </w:rPr>
        <w:fldChar w:fldCharType="begin"/>
      </w:r>
      <w:r>
        <w:rPr>
          <w:noProof/>
        </w:rPr>
        <w:instrText xml:space="preserve"> PAGEREF _Toc373846018 \h </w:instrText>
      </w:r>
      <w:r>
        <w:rPr>
          <w:noProof/>
        </w:rPr>
      </w:r>
      <w:r>
        <w:rPr>
          <w:noProof/>
        </w:rPr>
        <w:fldChar w:fldCharType="separate"/>
      </w:r>
      <w:r>
        <w:rPr>
          <w:noProof/>
        </w:rPr>
        <w:t>5</w:t>
      </w:r>
      <w:r>
        <w:rPr>
          <w:noProof/>
        </w:rPr>
        <w:fldChar w:fldCharType="end"/>
      </w:r>
    </w:p>
    <w:p w14:paraId="25EE91CA"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2.3</w:t>
      </w:r>
      <w:r>
        <w:rPr>
          <w:rFonts w:asciiTheme="minorHAnsi" w:eastAsiaTheme="minorEastAsia" w:hAnsiTheme="minorHAnsi" w:cstheme="minorBidi"/>
          <w:noProof/>
          <w:sz w:val="22"/>
          <w:szCs w:val="22"/>
        </w:rPr>
        <w:tab/>
      </w:r>
      <w:r w:rsidRPr="00813A8C">
        <w:rPr>
          <w:rFonts w:ascii="Tahoma" w:hAnsi="Tahoma" w:cs="Tahoma"/>
          <w:noProof/>
        </w:rPr>
        <w:t>User Classes and Characteristics</w:t>
      </w:r>
      <w:r>
        <w:rPr>
          <w:noProof/>
        </w:rPr>
        <w:tab/>
      </w:r>
      <w:r>
        <w:rPr>
          <w:noProof/>
        </w:rPr>
        <w:fldChar w:fldCharType="begin"/>
      </w:r>
      <w:r>
        <w:rPr>
          <w:noProof/>
        </w:rPr>
        <w:instrText xml:space="preserve"> PAGEREF _Toc373846019 \h </w:instrText>
      </w:r>
      <w:r>
        <w:rPr>
          <w:noProof/>
        </w:rPr>
      </w:r>
      <w:r>
        <w:rPr>
          <w:noProof/>
        </w:rPr>
        <w:fldChar w:fldCharType="separate"/>
      </w:r>
      <w:r>
        <w:rPr>
          <w:noProof/>
        </w:rPr>
        <w:t>5</w:t>
      </w:r>
      <w:r>
        <w:rPr>
          <w:noProof/>
        </w:rPr>
        <w:fldChar w:fldCharType="end"/>
      </w:r>
    </w:p>
    <w:p w14:paraId="4C5BB00C"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2.4</w:t>
      </w:r>
      <w:r>
        <w:rPr>
          <w:rFonts w:asciiTheme="minorHAnsi" w:eastAsiaTheme="minorEastAsia" w:hAnsiTheme="minorHAnsi" w:cstheme="minorBidi"/>
          <w:noProof/>
          <w:sz w:val="22"/>
          <w:szCs w:val="22"/>
        </w:rPr>
        <w:tab/>
      </w:r>
      <w:r w:rsidRPr="00813A8C">
        <w:rPr>
          <w:rFonts w:ascii="Tahoma" w:hAnsi="Tahoma" w:cs="Tahoma"/>
          <w:noProof/>
        </w:rPr>
        <w:t>Operating Environment</w:t>
      </w:r>
      <w:r>
        <w:rPr>
          <w:noProof/>
        </w:rPr>
        <w:tab/>
      </w:r>
      <w:r>
        <w:rPr>
          <w:noProof/>
        </w:rPr>
        <w:fldChar w:fldCharType="begin"/>
      </w:r>
      <w:r>
        <w:rPr>
          <w:noProof/>
        </w:rPr>
        <w:instrText xml:space="preserve"> PAGEREF _Toc373846020 \h </w:instrText>
      </w:r>
      <w:r>
        <w:rPr>
          <w:noProof/>
        </w:rPr>
      </w:r>
      <w:r>
        <w:rPr>
          <w:noProof/>
        </w:rPr>
        <w:fldChar w:fldCharType="separate"/>
      </w:r>
      <w:r>
        <w:rPr>
          <w:noProof/>
        </w:rPr>
        <w:t>7</w:t>
      </w:r>
      <w:r>
        <w:rPr>
          <w:noProof/>
        </w:rPr>
        <w:fldChar w:fldCharType="end"/>
      </w:r>
    </w:p>
    <w:p w14:paraId="747DA901"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2.5</w:t>
      </w:r>
      <w:r>
        <w:rPr>
          <w:rFonts w:asciiTheme="minorHAnsi" w:eastAsiaTheme="minorEastAsia" w:hAnsiTheme="minorHAnsi" w:cstheme="minorBidi"/>
          <w:noProof/>
          <w:sz w:val="22"/>
          <w:szCs w:val="22"/>
        </w:rPr>
        <w:tab/>
      </w:r>
      <w:r w:rsidRPr="00813A8C">
        <w:rPr>
          <w:rFonts w:ascii="Tahoma" w:hAnsi="Tahoma" w:cs="Tahoma"/>
          <w:noProof/>
        </w:rPr>
        <w:t>Design and Implementation Constraints</w:t>
      </w:r>
      <w:r>
        <w:rPr>
          <w:noProof/>
        </w:rPr>
        <w:tab/>
      </w:r>
      <w:r>
        <w:rPr>
          <w:noProof/>
        </w:rPr>
        <w:fldChar w:fldCharType="begin"/>
      </w:r>
      <w:r>
        <w:rPr>
          <w:noProof/>
        </w:rPr>
        <w:instrText xml:space="preserve"> PAGEREF _Toc373846021 \h </w:instrText>
      </w:r>
      <w:r>
        <w:rPr>
          <w:noProof/>
        </w:rPr>
      </w:r>
      <w:r>
        <w:rPr>
          <w:noProof/>
        </w:rPr>
        <w:fldChar w:fldCharType="separate"/>
      </w:r>
      <w:r>
        <w:rPr>
          <w:noProof/>
        </w:rPr>
        <w:t>7</w:t>
      </w:r>
      <w:r>
        <w:rPr>
          <w:noProof/>
        </w:rPr>
        <w:fldChar w:fldCharType="end"/>
      </w:r>
    </w:p>
    <w:p w14:paraId="13C973BE"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2.6</w:t>
      </w:r>
      <w:r>
        <w:rPr>
          <w:rFonts w:asciiTheme="minorHAnsi" w:eastAsiaTheme="minorEastAsia" w:hAnsiTheme="minorHAnsi" w:cstheme="minorBidi"/>
          <w:noProof/>
          <w:sz w:val="22"/>
          <w:szCs w:val="22"/>
        </w:rPr>
        <w:tab/>
      </w:r>
      <w:r w:rsidRPr="00813A8C">
        <w:rPr>
          <w:rFonts w:ascii="Tahoma" w:hAnsi="Tahoma" w:cs="Tahoma"/>
          <w:noProof/>
        </w:rPr>
        <w:t>User Documentation</w:t>
      </w:r>
      <w:r>
        <w:rPr>
          <w:noProof/>
        </w:rPr>
        <w:tab/>
      </w:r>
      <w:r>
        <w:rPr>
          <w:noProof/>
        </w:rPr>
        <w:fldChar w:fldCharType="begin"/>
      </w:r>
      <w:r>
        <w:rPr>
          <w:noProof/>
        </w:rPr>
        <w:instrText xml:space="preserve"> PAGEREF _Toc373846022 \h </w:instrText>
      </w:r>
      <w:r>
        <w:rPr>
          <w:noProof/>
        </w:rPr>
      </w:r>
      <w:r>
        <w:rPr>
          <w:noProof/>
        </w:rPr>
        <w:fldChar w:fldCharType="separate"/>
      </w:r>
      <w:r>
        <w:rPr>
          <w:noProof/>
        </w:rPr>
        <w:t>7</w:t>
      </w:r>
      <w:r>
        <w:rPr>
          <w:noProof/>
        </w:rPr>
        <w:fldChar w:fldCharType="end"/>
      </w:r>
    </w:p>
    <w:p w14:paraId="3269F48D"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2.7</w:t>
      </w:r>
      <w:r>
        <w:rPr>
          <w:rFonts w:asciiTheme="minorHAnsi" w:eastAsiaTheme="minorEastAsia" w:hAnsiTheme="minorHAnsi" w:cstheme="minorBidi"/>
          <w:noProof/>
          <w:sz w:val="22"/>
          <w:szCs w:val="22"/>
        </w:rPr>
        <w:tab/>
      </w:r>
      <w:r w:rsidRPr="00813A8C">
        <w:rPr>
          <w:rFonts w:ascii="Tahoma" w:hAnsi="Tahoma" w:cs="Tahoma"/>
          <w:noProof/>
        </w:rPr>
        <w:t>Assumptions and Dependencies</w:t>
      </w:r>
      <w:r>
        <w:rPr>
          <w:noProof/>
        </w:rPr>
        <w:tab/>
      </w:r>
      <w:r>
        <w:rPr>
          <w:noProof/>
        </w:rPr>
        <w:fldChar w:fldCharType="begin"/>
      </w:r>
      <w:r>
        <w:rPr>
          <w:noProof/>
        </w:rPr>
        <w:instrText xml:space="preserve"> PAGEREF _Toc373846023 \h </w:instrText>
      </w:r>
      <w:r>
        <w:rPr>
          <w:noProof/>
        </w:rPr>
      </w:r>
      <w:r>
        <w:rPr>
          <w:noProof/>
        </w:rPr>
        <w:fldChar w:fldCharType="separate"/>
      </w:r>
      <w:r>
        <w:rPr>
          <w:noProof/>
        </w:rPr>
        <w:t>7</w:t>
      </w:r>
      <w:r>
        <w:rPr>
          <w:noProof/>
        </w:rPr>
        <w:fldChar w:fldCharType="end"/>
      </w:r>
    </w:p>
    <w:p w14:paraId="25D7855D" w14:textId="77777777" w:rsidR="00FB1C8B" w:rsidRDefault="00FB1C8B">
      <w:pPr>
        <w:pStyle w:val="TOC1"/>
        <w:tabs>
          <w:tab w:val="left" w:pos="480"/>
          <w:tab w:val="right" w:leader="dot" w:pos="9350"/>
        </w:tabs>
        <w:rPr>
          <w:rFonts w:asciiTheme="minorHAnsi" w:eastAsiaTheme="minorEastAsia" w:hAnsiTheme="minorHAnsi" w:cstheme="minorBidi"/>
          <w:noProof/>
          <w:sz w:val="22"/>
          <w:szCs w:val="22"/>
        </w:rPr>
      </w:pPr>
      <w:r w:rsidRPr="00813A8C">
        <w:rPr>
          <w:rFonts w:ascii="Tahoma" w:hAnsi="Tahoma" w:cs="Tahoma"/>
          <w:noProof/>
        </w:rPr>
        <w:t>3.</w:t>
      </w:r>
      <w:r>
        <w:rPr>
          <w:rFonts w:asciiTheme="minorHAnsi" w:eastAsiaTheme="minorEastAsia" w:hAnsiTheme="minorHAnsi" w:cstheme="minorBidi"/>
          <w:noProof/>
          <w:sz w:val="22"/>
          <w:szCs w:val="22"/>
        </w:rPr>
        <w:tab/>
      </w:r>
      <w:r w:rsidRPr="00813A8C">
        <w:rPr>
          <w:rFonts w:ascii="Tahoma" w:hAnsi="Tahoma" w:cs="Tahoma"/>
          <w:noProof/>
        </w:rPr>
        <w:t>External Interface Requirements</w:t>
      </w:r>
      <w:r>
        <w:rPr>
          <w:noProof/>
        </w:rPr>
        <w:tab/>
      </w:r>
      <w:r>
        <w:rPr>
          <w:noProof/>
        </w:rPr>
        <w:fldChar w:fldCharType="begin"/>
      </w:r>
      <w:r>
        <w:rPr>
          <w:noProof/>
        </w:rPr>
        <w:instrText xml:space="preserve"> PAGEREF _Toc373846024 \h </w:instrText>
      </w:r>
      <w:r>
        <w:rPr>
          <w:noProof/>
        </w:rPr>
      </w:r>
      <w:r>
        <w:rPr>
          <w:noProof/>
        </w:rPr>
        <w:fldChar w:fldCharType="separate"/>
      </w:r>
      <w:r>
        <w:rPr>
          <w:noProof/>
        </w:rPr>
        <w:t>8</w:t>
      </w:r>
      <w:r>
        <w:rPr>
          <w:noProof/>
        </w:rPr>
        <w:fldChar w:fldCharType="end"/>
      </w:r>
    </w:p>
    <w:p w14:paraId="582406D8"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3.1</w:t>
      </w:r>
      <w:r>
        <w:rPr>
          <w:rFonts w:asciiTheme="minorHAnsi" w:eastAsiaTheme="minorEastAsia" w:hAnsiTheme="minorHAnsi" w:cstheme="minorBidi"/>
          <w:noProof/>
          <w:sz w:val="22"/>
          <w:szCs w:val="22"/>
        </w:rPr>
        <w:tab/>
      </w:r>
      <w:r w:rsidRPr="00813A8C">
        <w:rPr>
          <w:rFonts w:ascii="Tahoma" w:hAnsi="Tahoma" w:cs="Tahoma"/>
          <w:noProof/>
        </w:rPr>
        <w:t>User Interfaces</w:t>
      </w:r>
      <w:r>
        <w:rPr>
          <w:noProof/>
        </w:rPr>
        <w:tab/>
      </w:r>
      <w:r>
        <w:rPr>
          <w:noProof/>
        </w:rPr>
        <w:fldChar w:fldCharType="begin"/>
      </w:r>
      <w:r>
        <w:rPr>
          <w:noProof/>
        </w:rPr>
        <w:instrText xml:space="preserve"> PAGEREF _Toc373846025 \h </w:instrText>
      </w:r>
      <w:r>
        <w:rPr>
          <w:noProof/>
        </w:rPr>
      </w:r>
      <w:r>
        <w:rPr>
          <w:noProof/>
        </w:rPr>
        <w:fldChar w:fldCharType="separate"/>
      </w:r>
      <w:r>
        <w:rPr>
          <w:noProof/>
        </w:rPr>
        <w:t>8</w:t>
      </w:r>
      <w:r>
        <w:rPr>
          <w:noProof/>
        </w:rPr>
        <w:fldChar w:fldCharType="end"/>
      </w:r>
    </w:p>
    <w:p w14:paraId="79275FF0"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3.2</w:t>
      </w:r>
      <w:r>
        <w:rPr>
          <w:rFonts w:asciiTheme="minorHAnsi" w:eastAsiaTheme="minorEastAsia" w:hAnsiTheme="minorHAnsi" w:cstheme="minorBidi"/>
          <w:noProof/>
          <w:sz w:val="22"/>
          <w:szCs w:val="22"/>
        </w:rPr>
        <w:tab/>
      </w:r>
      <w:r w:rsidRPr="00813A8C">
        <w:rPr>
          <w:rFonts w:ascii="Tahoma" w:hAnsi="Tahoma" w:cs="Tahoma"/>
          <w:noProof/>
        </w:rPr>
        <w:t>Hardware Interfaces</w:t>
      </w:r>
      <w:r>
        <w:rPr>
          <w:noProof/>
        </w:rPr>
        <w:tab/>
      </w:r>
      <w:r>
        <w:rPr>
          <w:noProof/>
        </w:rPr>
        <w:fldChar w:fldCharType="begin"/>
      </w:r>
      <w:r>
        <w:rPr>
          <w:noProof/>
        </w:rPr>
        <w:instrText xml:space="preserve"> PAGEREF _Toc373846026 \h </w:instrText>
      </w:r>
      <w:r>
        <w:rPr>
          <w:noProof/>
        </w:rPr>
      </w:r>
      <w:r>
        <w:rPr>
          <w:noProof/>
        </w:rPr>
        <w:fldChar w:fldCharType="separate"/>
      </w:r>
      <w:r>
        <w:rPr>
          <w:noProof/>
        </w:rPr>
        <w:t>9</w:t>
      </w:r>
      <w:r>
        <w:rPr>
          <w:noProof/>
        </w:rPr>
        <w:fldChar w:fldCharType="end"/>
      </w:r>
    </w:p>
    <w:p w14:paraId="7698615C"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3.3</w:t>
      </w:r>
      <w:r>
        <w:rPr>
          <w:rFonts w:asciiTheme="minorHAnsi" w:eastAsiaTheme="minorEastAsia" w:hAnsiTheme="minorHAnsi" w:cstheme="minorBidi"/>
          <w:noProof/>
          <w:sz w:val="22"/>
          <w:szCs w:val="22"/>
        </w:rPr>
        <w:tab/>
      </w:r>
      <w:r w:rsidRPr="00813A8C">
        <w:rPr>
          <w:rFonts w:ascii="Tahoma" w:hAnsi="Tahoma" w:cs="Tahoma"/>
          <w:noProof/>
        </w:rPr>
        <w:t>Software Interfaces</w:t>
      </w:r>
      <w:r>
        <w:rPr>
          <w:noProof/>
        </w:rPr>
        <w:tab/>
      </w:r>
      <w:r>
        <w:rPr>
          <w:noProof/>
        </w:rPr>
        <w:fldChar w:fldCharType="begin"/>
      </w:r>
      <w:r>
        <w:rPr>
          <w:noProof/>
        </w:rPr>
        <w:instrText xml:space="preserve"> PAGEREF _Toc373846027 \h </w:instrText>
      </w:r>
      <w:r>
        <w:rPr>
          <w:noProof/>
        </w:rPr>
      </w:r>
      <w:r>
        <w:rPr>
          <w:noProof/>
        </w:rPr>
        <w:fldChar w:fldCharType="separate"/>
      </w:r>
      <w:r>
        <w:rPr>
          <w:noProof/>
        </w:rPr>
        <w:t>9</w:t>
      </w:r>
      <w:r>
        <w:rPr>
          <w:noProof/>
        </w:rPr>
        <w:fldChar w:fldCharType="end"/>
      </w:r>
    </w:p>
    <w:p w14:paraId="4EDC0B45"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3.4</w:t>
      </w:r>
      <w:r>
        <w:rPr>
          <w:rFonts w:asciiTheme="minorHAnsi" w:eastAsiaTheme="minorEastAsia" w:hAnsiTheme="minorHAnsi" w:cstheme="minorBidi"/>
          <w:noProof/>
          <w:sz w:val="22"/>
          <w:szCs w:val="22"/>
        </w:rPr>
        <w:tab/>
      </w:r>
      <w:r w:rsidRPr="00813A8C">
        <w:rPr>
          <w:rFonts w:ascii="Tahoma" w:hAnsi="Tahoma" w:cs="Tahoma"/>
          <w:noProof/>
        </w:rPr>
        <w:t>Communications Interfaces</w:t>
      </w:r>
      <w:r>
        <w:rPr>
          <w:noProof/>
        </w:rPr>
        <w:tab/>
      </w:r>
      <w:r>
        <w:rPr>
          <w:noProof/>
        </w:rPr>
        <w:fldChar w:fldCharType="begin"/>
      </w:r>
      <w:r>
        <w:rPr>
          <w:noProof/>
        </w:rPr>
        <w:instrText xml:space="preserve"> PAGEREF _Toc373846028 \h </w:instrText>
      </w:r>
      <w:r>
        <w:rPr>
          <w:noProof/>
        </w:rPr>
      </w:r>
      <w:r>
        <w:rPr>
          <w:noProof/>
        </w:rPr>
        <w:fldChar w:fldCharType="separate"/>
      </w:r>
      <w:r>
        <w:rPr>
          <w:noProof/>
        </w:rPr>
        <w:t>9</w:t>
      </w:r>
      <w:r>
        <w:rPr>
          <w:noProof/>
        </w:rPr>
        <w:fldChar w:fldCharType="end"/>
      </w:r>
    </w:p>
    <w:p w14:paraId="6AA931DA" w14:textId="77777777" w:rsidR="00FB1C8B" w:rsidRDefault="00FB1C8B">
      <w:pPr>
        <w:pStyle w:val="TOC1"/>
        <w:tabs>
          <w:tab w:val="left" w:pos="480"/>
          <w:tab w:val="right" w:leader="dot" w:pos="9350"/>
        </w:tabs>
        <w:rPr>
          <w:rFonts w:asciiTheme="minorHAnsi" w:eastAsiaTheme="minorEastAsia" w:hAnsiTheme="minorHAnsi" w:cstheme="minorBidi"/>
          <w:noProof/>
          <w:sz w:val="22"/>
          <w:szCs w:val="22"/>
        </w:rPr>
      </w:pPr>
      <w:r w:rsidRPr="00813A8C">
        <w:rPr>
          <w:rFonts w:ascii="Tahoma" w:hAnsi="Tahoma" w:cs="Tahoma"/>
          <w:noProof/>
        </w:rPr>
        <w:t>4.</w:t>
      </w:r>
      <w:r>
        <w:rPr>
          <w:rFonts w:asciiTheme="minorHAnsi" w:eastAsiaTheme="minorEastAsia" w:hAnsiTheme="minorHAnsi" w:cstheme="minorBidi"/>
          <w:noProof/>
          <w:sz w:val="22"/>
          <w:szCs w:val="22"/>
        </w:rPr>
        <w:tab/>
      </w:r>
      <w:r w:rsidRPr="00813A8C">
        <w:rPr>
          <w:rFonts w:ascii="Tahoma" w:hAnsi="Tahoma" w:cs="Tahoma"/>
          <w:noProof/>
        </w:rPr>
        <w:t>System Features</w:t>
      </w:r>
      <w:r>
        <w:rPr>
          <w:noProof/>
        </w:rPr>
        <w:tab/>
      </w:r>
      <w:r>
        <w:rPr>
          <w:noProof/>
        </w:rPr>
        <w:fldChar w:fldCharType="begin"/>
      </w:r>
      <w:r>
        <w:rPr>
          <w:noProof/>
        </w:rPr>
        <w:instrText xml:space="preserve"> PAGEREF _Toc373846029 \h </w:instrText>
      </w:r>
      <w:r>
        <w:rPr>
          <w:noProof/>
        </w:rPr>
      </w:r>
      <w:r>
        <w:rPr>
          <w:noProof/>
        </w:rPr>
        <w:fldChar w:fldCharType="separate"/>
      </w:r>
      <w:r>
        <w:rPr>
          <w:noProof/>
        </w:rPr>
        <w:t>10</w:t>
      </w:r>
      <w:r>
        <w:rPr>
          <w:noProof/>
        </w:rPr>
        <w:fldChar w:fldCharType="end"/>
      </w:r>
    </w:p>
    <w:p w14:paraId="77EA6596"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4.1</w:t>
      </w:r>
      <w:r>
        <w:rPr>
          <w:rFonts w:asciiTheme="minorHAnsi" w:eastAsiaTheme="minorEastAsia" w:hAnsiTheme="minorHAnsi" w:cstheme="minorBidi"/>
          <w:noProof/>
          <w:sz w:val="22"/>
          <w:szCs w:val="22"/>
        </w:rPr>
        <w:tab/>
      </w:r>
      <w:r w:rsidRPr="00813A8C">
        <w:rPr>
          <w:rFonts w:ascii="Tahoma" w:hAnsi="Tahoma" w:cs="Tahoma"/>
          <w:noProof/>
        </w:rPr>
        <w:t>Customer</w:t>
      </w:r>
      <w:r>
        <w:rPr>
          <w:noProof/>
        </w:rPr>
        <w:tab/>
      </w:r>
      <w:r>
        <w:rPr>
          <w:noProof/>
        </w:rPr>
        <w:fldChar w:fldCharType="begin"/>
      </w:r>
      <w:r>
        <w:rPr>
          <w:noProof/>
        </w:rPr>
        <w:instrText xml:space="preserve"> PAGEREF _Toc373846030 \h </w:instrText>
      </w:r>
      <w:r>
        <w:rPr>
          <w:noProof/>
        </w:rPr>
      </w:r>
      <w:r>
        <w:rPr>
          <w:noProof/>
        </w:rPr>
        <w:fldChar w:fldCharType="separate"/>
      </w:r>
      <w:r>
        <w:rPr>
          <w:noProof/>
        </w:rPr>
        <w:t>10</w:t>
      </w:r>
      <w:r>
        <w:rPr>
          <w:noProof/>
        </w:rPr>
        <w:fldChar w:fldCharType="end"/>
      </w:r>
    </w:p>
    <w:p w14:paraId="7648332F"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4.2</w:t>
      </w:r>
      <w:r>
        <w:rPr>
          <w:rFonts w:asciiTheme="minorHAnsi" w:eastAsiaTheme="minorEastAsia" w:hAnsiTheme="minorHAnsi" w:cstheme="minorBidi"/>
          <w:noProof/>
          <w:sz w:val="22"/>
          <w:szCs w:val="22"/>
        </w:rPr>
        <w:tab/>
      </w:r>
      <w:r w:rsidRPr="00813A8C">
        <w:rPr>
          <w:rFonts w:ascii="Tahoma" w:hAnsi="Tahoma" w:cs="Tahoma"/>
          <w:noProof/>
        </w:rPr>
        <w:t>Volunteer</w:t>
      </w:r>
      <w:r>
        <w:rPr>
          <w:noProof/>
        </w:rPr>
        <w:tab/>
      </w:r>
      <w:r>
        <w:rPr>
          <w:noProof/>
        </w:rPr>
        <w:fldChar w:fldCharType="begin"/>
      </w:r>
      <w:r>
        <w:rPr>
          <w:noProof/>
        </w:rPr>
        <w:instrText xml:space="preserve"> PAGEREF _Toc373846031 \h </w:instrText>
      </w:r>
      <w:r>
        <w:rPr>
          <w:noProof/>
        </w:rPr>
      </w:r>
      <w:r>
        <w:rPr>
          <w:noProof/>
        </w:rPr>
        <w:fldChar w:fldCharType="separate"/>
      </w:r>
      <w:r>
        <w:rPr>
          <w:noProof/>
        </w:rPr>
        <w:t>16</w:t>
      </w:r>
      <w:r>
        <w:rPr>
          <w:noProof/>
        </w:rPr>
        <w:fldChar w:fldCharType="end"/>
      </w:r>
    </w:p>
    <w:p w14:paraId="4AE0907A"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4.3</w:t>
      </w:r>
      <w:r>
        <w:rPr>
          <w:rFonts w:asciiTheme="minorHAnsi" w:eastAsiaTheme="minorEastAsia" w:hAnsiTheme="minorHAnsi" w:cstheme="minorBidi"/>
          <w:noProof/>
          <w:sz w:val="22"/>
          <w:szCs w:val="22"/>
        </w:rPr>
        <w:tab/>
      </w:r>
      <w:r w:rsidRPr="00813A8C">
        <w:rPr>
          <w:rFonts w:ascii="Tahoma" w:hAnsi="Tahoma" w:cs="Tahoma"/>
          <w:noProof/>
        </w:rPr>
        <w:t>Grower</w:t>
      </w:r>
      <w:r>
        <w:rPr>
          <w:noProof/>
        </w:rPr>
        <w:tab/>
      </w:r>
      <w:r>
        <w:rPr>
          <w:noProof/>
        </w:rPr>
        <w:fldChar w:fldCharType="begin"/>
      </w:r>
      <w:r>
        <w:rPr>
          <w:noProof/>
        </w:rPr>
        <w:instrText xml:space="preserve"> PAGEREF _Toc373846032 \h </w:instrText>
      </w:r>
      <w:r>
        <w:rPr>
          <w:noProof/>
        </w:rPr>
      </w:r>
      <w:r>
        <w:rPr>
          <w:noProof/>
        </w:rPr>
        <w:fldChar w:fldCharType="separate"/>
      </w:r>
      <w:r>
        <w:rPr>
          <w:noProof/>
        </w:rPr>
        <w:t>20</w:t>
      </w:r>
      <w:r>
        <w:rPr>
          <w:noProof/>
        </w:rPr>
        <w:fldChar w:fldCharType="end"/>
      </w:r>
    </w:p>
    <w:p w14:paraId="241382A5"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4.4</w:t>
      </w:r>
      <w:r>
        <w:rPr>
          <w:rFonts w:asciiTheme="minorHAnsi" w:eastAsiaTheme="minorEastAsia" w:hAnsiTheme="minorHAnsi" w:cstheme="minorBidi"/>
          <w:noProof/>
          <w:sz w:val="22"/>
          <w:szCs w:val="22"/>
        </w:rPr>
        <w:tab/>
      </w:r>
      <w:r w:rsidRPr="00813A8C">
        <w:rPr>
          <w:rFonts w:ascii="Tahoma" w:hAnsi="Tahoma" w:cs="Tahoma"/>
          <w:noProof/>
        </w:rPr>
        <w:t>Administrator</w:t>
      </w:r>
      <w:r>
        <w:rPr>
          <w:noProof/>
        </w:rPr>
        <w:tab/>
      </w:r>
      <w:r>
        <w:rPr>
          <w:noProof/>
        </w:rPr>
        <w:fldChar w:fldCharType="begin"/>
      </w:r>
      <w:r>
        <w:rPr>
          <w:noProof/>
        </w:rPr>
        <w:instrText xml:space="preserve"> PAGEREF _Toc373846033 \h </w:instrText>
      </w:r>
      <w:r>
        <w:rPr>
          <w:noProof/>
        </w:rPr>
      </w:r>
      <w:r>
        <w:rPr>
          <w:noProof/>
        </w:rPr>
        <w:fldChar w:fldCharType="separate"/>
      </w:r>
      <w:r>
        <w:rPr>
          <w:noProof/>
        </w:rPr>
        <w:t>25</w:t>
      </w:r>
      <w:r>
        <w:rPr>
          <w:noProof/>
        </w:rPr>
        <w:fldChar w:fldCharType="end"/>
      </w:r>
    </w:p>
    <w:p w14:paraId="1B87C41E" w14:textId="77777777" w:rsidR="00FB1C8B" w:rsidRDefault="00FB1C8B">
      <w:pPr>
        <w:pStyle w:val="TOC1"/>
        <w:tabs>
          <w:tab w:val="left" w:pos="480"/>
          <w:tab w:val="right" w:leader="dot" w:pos="9350"/>
        </w:tabs>
        <w:rPr>
          <w:rFonts w:asciiTheme="minorHAnsi" w:eastAsiaTheme="minorEastAsia" w:hAnsiTheme="minorHAnsi" w:cstheme="minorBidi"/>
          <w:noProof/>
          <w:sz w:val="22"/>
          <w:szCs w:val="22"/>
        </w:rPr>
      </w:pPr>
      <w:r w:rsidRPr="00813A8C">
        <w:rPr>
          <w:rFonts w:ascii="Tahoma" w:hAnsi="Tahoma" w:cs="Tahoma"/>
          <w:noProof/>
        </w:rPr>
        <w:t>5.</w:t>
      </w:r>
      <w:r>
        <w:rPr>
          <w:rFonts w:asciiTheme="minorHAnsi" w:eastAsiaTheme="minorEastAsia" w:hAnsiTheme="minorHAnsi" w:cstheme="minorBidi"/>
          <w:noProof/>
          <w:sz w:val="22"/>
          <w:szCs w:val="22"/>
        </w:rPr>
        <w:tab/>
      </w:r>
      <w:r w:rsidRPr="00813A8C">
        <w:rPr>
          <w:rFonts w:ascii="Tahoma" w:hAnsi="Tahoma" w:cs="Tahoma"/>
          <w:noProof/>
        </w:rPr>
        <w:t>Other Nonfunctional Requirements</w:t>
      </w:r>
      <w:r>
        <w:rPr>
          <w:noProof/>
        </w:rPr>
        <w:tab/>
      </w:r>
      <w:r>
        <w:rPr>
          <w:noProof/>
        </w:rPr>
        <w:fldChar w:fldCharType="begin"/>
      </w:r>
      <w:r>
        <w:rPr>
          <w:noProof/>
        </w:rPr>
        <w:instrText xml:space="preserve"> PAGEREF _Toc373846034 \h </w:instrText>
      </w:r>
      <w:r>
        <w:rPr>
          <w:noProof/>
        </w:rPr>
      </w:r>
      <w:r>
        <w:rPr>
          <w:noProof/>
        </w:rPr>
        <w:fldChar w:fldCharType="separate"/>
      </w:r>
      <w:r>
        <w:rPr>
          <w:noProof/>
        </w:rPr>
        <w:t>28</w:t>
      </w:r>
      <w:r>
        <w:rPr>
          <w:noProof/>
        </w:rPr>
        <w:fldChar w:fldCharType="end"/>
      </w:r>
    </w:p>
    <w:p w14:paraId="427B7403"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5.1</w:t>
      </w:r>
      <w:r>
        <w:rPr>
          <w:rFonts w:asciiTheme="minorHAnsi" w:eastAsiaTheme="minorEastAsia" w:hAnsiTheme="minorHAnsi" w:cstheme="minorBidi"/>
          <w:noProof/>
          <w:sz w:val="22"/>
          <w:szCs w:val="22"/>
        </w:rPr>
        <w:tab/>
      </w:r>
      <w:r w:rsidRPr="00813A8C">
        <w:rPr>
          <w:rFonts w:ascii="Tahoma" w:hAnsi="Tahoma" w:cs="Tahoma"/>
          <w:noProof/>
        </w:rPr>
        <w:t>Performance Requirements</w:t>
      </w:r>
      <w:r>
        <w:rPr>
          <w:noProof/>
        </w:rPr>
        <w:tab/>
      </w:r>
      <w:r>
        <w:rPr>
          <w:noProof/>
        </w:rPr>
        <w:fldChar w:fldCharType="begin"/>
      </w:r>
      <w:r>
        <w:rPr>
          <w:noProof/>
        </w:rPr>
        <w:instrText xml:space="preserve"> PAGEREF _Toc373846035 \h </w:instrText>
      </w:r>
      <w:r>
        <w:rPr>
          <w:noProof/>
        </w:rPr>
      </w:r>
      <w:r>
        <w:rPr>
          <w:noProof/>
        </w:rPr>
        <w:fldChar w:fldCharType="separate"/>
      </w:r>
      <w:r>
        <w:rPr>
          <w:noProof/>
        </w:rPr>
        <w:t>28</w:t>
      </w:r>
      <w:r>
        <w:rPr>
          <w:noProof/>
        </w:rPr>
        <w:fldChar w:fldCharType="end"/>
      </w:r>
    </w:p>
    <w:p w14:paraId="151E6B03" w14:textId="77777777" w:rsidR="00FB1C8B"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5.2</w:t>
      </w:r>
      <w:r>
        <w:rPr>
          <w:rFonts w:asciiTheme="minorHAnsi" w:eastAsiaTheme="minorEastAsia" w:hAnsiTheme="minorHAnsi" w:cstheme="minorBidi"/>
          <w:noProof/>
          <w:sz w:val="22"/>
          <w:szCs w:val="22"/>
        </w:rPr>
        <w:tab/>
      </w:r>
      <w:r w:rsidRPr="00813A8C">
        <w:rPr>
          <w:rFonts w:ascii="Tahoma" w:hAnsi="Tahoma" w:cs="Tahoma"/>
          <w:noProof/>
        </w:rPr>
        <w:t>Safety Requirements</w:t>
      </w:r>
      <w:r>
        <w:rPr>
          <w:noProof/>
        </w:rPr>
        <w:tab/>
      </w:r>
      <w:r>
        <w:rPr>
          <w:noProof/>
        </w:rPr>
        <w:fldChar w:fldCharType="begin"/>
      </w:r>
      <w:r>
        <w:rPr>
          <w:noProof/>
        </w:rPr>
        <w:instrText xml:space="preserve"> PAGEREF _Toc373846036 \h </w:instrText>
      </w:r>
      <w:r>
        <w:rPr>
          <w:noProof/>
        </w:rPr>
      </w:r>
      <w:r>
        <w:rPr>
          <w:noProof/>
        </w:rPr>
        <w:fldChar w:fldCharType="separate"/>
      </w:r>
      <w:r>
        <w:rPr>
          <w:noProof/>
        </w:rPr>
        <w:t>28</w:t>
      </w:r>
      <w:r>
        <w:rPr>
          <w:noProof/>
        </w:rPr>
        <w:fldChar w:fldCharType="end"/>
      </w:r>
    </w:p>
    <w:p w14:paraId="4AFC1659" w14:textId="77777777" w:rsidR="00FB1C8B" w:rsidRPr="00DA798A" w:rsidRDefault="00FB1C8B">
      <w:pPr>
        <w:pStyle w:val="TOC2"/>
        <w:tabs>
          <w:tab w:val="left" w:pos="960"/>
          <w:tab w:val="right" w:leader="dot" w:pos="9350"/>
        </w:tabs>
        <w:rPr>
          <w:rFonts w:asciiTheme="minorHAnsi" w:eastAsiaTheme="minorEastAsia" w:hAnsiTheme="minorHAnsi" w:cstheme="minorBidi"/>
          <w:noProof/>
          <w:sz w:val="22"/>
          <w:szCs w:val="22"/>
        </w:rPr>
      </w:pPr>
      <w:r w:rsidRPr="00813A8C">
        <w:rPr>
          <w:rFonts w:ascii="Tahoma" w:hAnsi="Tahoma" w:cs="Tahoma"/>
          <w:noProof/>
        </w:rPr>
        <w:t>5.3</w:t>
      </w:r>
      <w:r>
        <w:rPr>
          <w:rFonts w:asciiTheme="minorHAnsi" w:eastAsiaTheme="minorEastAsia" w:hAnsiTheme="minorHAnsi" w:cstheme="minorBidi"/>
          <w:noProof/>
          <w:sz w:val="22"/>
          <w:szCs w:val="22"/>
        </w:rPr>
        <w:tab/>
      </w:r>
      <w:r w:rsidRPr="00DA798A">
        <w:rPr>
          <w:rFonts w:ascii="Tahoma" w:hAnsi="Tahoma" w:cs="Tahoma"/>
          <w:noProof/>
        </w:rPr>
        <w:t>Security Requirements</w:t>
      </w:r>
      <w:r w:rsidRPr="00DA798A">
        <w:rPr>
          <w:noProof/>
        </w:rPr>
        <w:tab/>
      </w:r>
      <w:r w:rsidRPr="00DA798A">
        <w:rPr>
          <w:noProof/>
        </w:rPr>
        <w:fldChar w:fldCharType="begin"/>
      </w:r>
      <w:r w:rsidRPr="00DA798A">
        <w:rPr>
          <w:noProof/>
        </w:rPr>
        <w:instrText xml:space="preserve"> PAGEREF _Toc373846037 \h </w:instrText>
      </w:r>
      <w:r w:rsidRPr="00DA798A">
        <w:rPr>
          <w:noProof/>
        </w:rPr>
      </w:r>
      <w:r w:rsidRPr="00DA798A">
        <w:rPr>
          <w:noProof/>
        </w:rPr>
        <w:fldChar w:fldCharType="separate"/>
      </w:r>
      <w:r w:rsidRPr="00DA798A">
        <w:rPr>
          <w:noProof/>
        </w:rPr>
        <w:t>29</w:t>
      </w:r>
      <w:r w:rsidRPr="00DA798A">
        <w:rPr>
          <w:noProof/>
        </w:rPr>
        <w:fldChar w:fldCharType="end"/>
      </w:r>
    </w:p>
    <w:p w14:paraId="43F24061" w14:textId="77777777" w:rsidR="00FB1C8B" w:rsidRPr="00DA798A" w:rsidRDefault="00FB1C8B">
      <w:pPr>
        <w:pStyle w:val="TOC2"/>
        <w:tabs>
          <w:tab w:val="left" w:pos="960"/>
          <w:tab w:val="right" w:leader="dot" w:pos="9350"/>
        </w:tabs>
        <w:rPr>
          <w:rFonts w:asciiTheme="minorHAnsi" w:eastAsiaTheme="minorEastAsia" w:hAnsiTheme="minorHAnsi" w:cstheme="minorBidi"/>
          <w:noProof/>
          <w:sz w:val="22"/>
          <w:szCs w:val="22"/>
        </w:rPr>
      </w:pPr>
      <w:r w:rsidRPr="00DA798A">
        <w:rPr>
          <w:rFonts w:ascii="Tahoma" w:hAnsi="Tahoma" w:cs="Tahoma"/>
          <w:noProof/>
        </w:rPr>
        <w:t>5.4</w:t>
      </w:r>
      <w:r w:rsidRPr="00DA798A">
        <w:rPr>
          <w:rFonts w:asciiTheme="minorHAnsi" w:eastAsiaTheme="minorEastAsia" w:hAnsiTheme="minorHAnsi" w:cstheme="minorBidi"/>
          <w:noProof/>
          <w:sz w:val="22"/>
          <w:szCs w:val="22"/>
        </w:rPr>
        <w:tab/>
      </w:r>
      <w:r w:rsidRPr="00DA798A">
        <w:rPr>
          <w:rFonts w:ascii="Tahoma" w:hAnsi="Tahoma" w:cs="Tahoma"/>
          <w:noProof/>
        </w:rPr>
        <w:t>Software Quality Attributes</w:t>
      </w:r>
      <w:r w:rsidRPr="00DA798A">
        <w:rPr>
          <w:noProof/>
        </w:rPr>
        <w:tab/>
      </w:r>
      <w:r w:rsidRPr="00DA798A">
        <w:rPr>
          <w:noProof/>
        </w:rPr>
        <w:fldChar w:fldCharType="begin"/>
      </w:r>
      <w:r w:rsidRPr="00DA798A">
        <w:rPr>
          <w:noProof/>
        </w:rPr>
        <w:instrText xml:space="preserve"> PAGEREF _Toc373846038 \h </w:instrText>
      </w:r>
      <w:r w:rsidRPr="00DA798A">
        <w:rPr>
          <w:noProof/>
        </w:rPr>
      </w:r>
      <w:r w:rsidRPr="00DA798A">
        <w:rPr>
          <w:noProof/>
        </w:rPr>
        <w:fldChar w:fldCharType="separate"/>
      </w:r>
      <w:r w:rsidRPr="00DA798A">
        <w:rPr>
          <w:noProof/>
        </w:rPr>
        <w:t>29</w:t>
      </w:r>
      <w:r w:rsidRPr="00DA798A">
        <w:rPr>
          <w:noProof/>
        </w:rPr>
        <w:fldChar w:fldCharType="end"/>
      </w:r>
    </w:p>
    <w:p w14:paraId="3F9CA03B" w14:textId="77777777" w:rsidR="00FB1C8B" w:rsidRPr="00DA798A" w:rsidRDefault="00FB1C8B">
      <w:pPr>
        <w:pStyle w:val="TOC2"/>
        <w:tabs>
          <w:tab w:val="left" w:pos="960"/>
          <w:tab w:val="right" w:leader="dot" w:pos="9350"/>
        </w:tabs>
        <w:rPr>
          <w:rFonts w:asciiTheme="minorHAnsi" w:eastAsiaTheme="minorEastAsia" w:hAnsiTheme="minorHAnsi" w:cstheme="minorBidi"/>
          <w:noProof/>
          <w:sz w:val="22"/>
          <w:szCs w:val="22"/>
          <w:rPrChange w:id="6" w:author="michael schneider" w:date="2013-12-03T18:31:00Z">
            <w:rPr>
              <w:rFonts w:asciiTheme="minorHAnsi" w:eastAsiaTheme="minorEastAsia" w:hAnsiTheme="minorHAnsi" w:cstheme="minorBidi"/>
              <w:noProof/>
              <w:sz w:val="22"/>
              <w:szCs w:val="22"/>
            </w:rPr>
          </w:rPrChange>
        </w:rPr>
      </w:pPr>
      <w:r w:rsidRPr="00DA798A">
        <w:rPr>
          <w:rFonts w:ascii="Tahoma" w:hAnsi="Tahoma" w:cs="Tahoma"/>
          <w:noProof/>
          <w:rPrChange w:id="7" w:author="michael schneider" w:date="2013-12-03T18:31:00Z">
            <w:rPr>
              <w:rFonts w:ascii="Tahoma" w:hAnsi="Tahoma" w:cs="Tahoma"/>
              <w:noProof/>
              <w:highlight w:val="yellow"/>
            </w:rPr>
          </w:rPrChange>
        </w:rPr>
        <w:t>5.5</w:t>
      </w:r>
      <w:r w:rsidRPr="00DA798A">
        <w:rPr>
          <w:rFonts w:asciiTheme="minorHAnsi" w:eastAsiaTheme="minorEastAsia" w:hAnsiTheme="minorHAnsi" w:cstheme="minorBidi"/>
          <w:noProof/>
          <w:sz w:val="22"/>
          <w:szCs w:val="22"/>
          <w:rPrChange w:id="8" w:author="michael schneider" w:date="2013-12-03T18:31:00Z">
            <w:rPr>
              <w:rFonts w:asciiTheme="minorHAnsi" w:eastAsiaTheme="minorEastAsia" w:hAnsiTheme="minorHAnsi" w:cstheme="minorBidi"/>
              <w:noProof/>
              <w:sz w:val="22"/>
              <w:szCs w:val="22"/>
            </w:rPr>
          </w:rPrChange>
        </w:rPr>
        <w:tab/>
      </w:r>
      <w:r w:rsidRPr="00DA798A">
        <w:rPr>
          <w:rFonts w:ascii="Tahoma" w:hAnsi="Tahoma" w:cs="Tahoma"/>
          <w:noProof/>
          <w:rPrChange w:id="9" w:author="michael schneider" w:date="2013-12-03T18:31:00Z">
            <w:rPr>
              <w:rFonts w:ascii="Tahoma" w:hAnsi="Tahoma" w:cs="Tahoma"/>
              <w:noProof/>
              <w:highlight w:val="yellow"/>
            </w:rPr>
          </w:rPrChange>
        </w:rPr>
        <w:t>Business Rules</w:t>
      </w:r>
      <w:r w:rsidRPr="00DA798A">
        <w:rPr>
          <w:noProof/>
          <w:rPrChange w:id="10" w:author="michael schneider" w:date="2013-12-03T18:31:00Z">
            <w:rPr>
              <w:noProof/>
            </w:rPr>
          </w:rPrChange>
        </w:rPr>
        <w:tab/>
      </w:r>
      <w:r w:rsidRPr="00DA798A">
        <w:rPr>
          <w:noProof/>
          <w:rPrChange w:id="11" w:author="michael schneider" w:date="2013-12-03T18:31:00Z">
            <w:rPr>
              <w:noProof/>
            </w:rPr>
          </w:rPrChange>
        </w:rPr>
        <w:fldChar w:fldCharType="begin"/>
      </w:r>
      <w:r w:rsidRPr="00DA798A">
        <w:rPr>
          <w:noProof/>
          <w:rPrChange w:id="12" w:author="michael schneider" w:date="2013-12-03T18:31:00Z">
            <w:rPr>
              <w:noProof/>
            </w:rPr>
          </w:rPrChange>
        </w:rPr>
        <w:instrText xml:space="preserve"> PAGEREF _Toc373846039 \h </w:instrText>
      </w:r>
      <w:r w:rsidRPr="00DA798A">
        <w:rPr>
          <w:noProof/>
          <w:rPrChange w:id="13" w:author="michael schneider" w:date="2013-12-03T18:31:00Z">
            <w:rPr>
              <w:noProof/>
            </w:rPr>
          </w:rPrChange>
        </w:rPr>
      </w:r>
      <w:r w:rsidRPr="00DA798A">
        <w:rPr>
          <w:noProof/>
          <w:rPrChange w:id="14" w:author="michael schneider" w:date="2013-12-03T18:31:00Z">
            <w:rPr>
              <w:noProof/>
            </w:rPr>
          </w:rPrChange>
        </w:rPr>
        <w:fldChar w:fldCharType="separate"/>
      </w:r>
      <w:r w:rsidRPr="00DA798A">
        <w:rPr>
          <w:noProof/>
          <w:rPrChange w:id="15" w:author="michael schneider" w:date="2013-12-03T18:31:00Z">
            <w:rPr>
              <w:noProof/>
            </w:rPr>
          </w:rPrChange>
        </w:rPr>
        <w:t>29</w:t>
      </w:r>
      <w:r w:rsidRPr="00DA798A">
        <w:rPr>
          <w:noProof/>
          <w:rPrChange w:id="16" w:author="michael schneider" w:date="2013-12-03T18:31:00Z">
            <w:rPr>
              <w:noProof/>
            </w:rPr>
          </w:rPrChange>
        </w:rPr>
        <w:fldChar w:fldCharType="end"/>
      </w:r>
    </w:p>
    <w:p w14:paraId="76BBCCD9" w14:textId="17378EF8" w:rsidR="00FB1C8B" w:rsidRPr="00DA798A" w:rsidDel="00DA798A" w:rsidRDefault="00FB1C8B">
      <w:pPr>
        <w:pStyle w:val="TOC1"/>
        <w:tabs>
          <w:tab w:val="left" w:pos="480"/>
          <w:tab w:val="right" w:leader="dot" w:pos="9350"/>
        </w:tabs>
        <w:rPr>
          <w:del w:id="17" w:author="michael schneider" w:date="2013-12-03T18:31:00Z"/>
          <w:rFonts w:asciiTheme="minorHAnsi" w:eastAsiaTheme="minorEastAsia" w:hAnsiTheme="minorHAnsi" w:cstheme="minorBidi"/>
          <w:noProof/>
          <w:sz w:val="22"/>
          <w:szCs w:val="22"/>
          <w:rPrChange w:id="18" w:author="michael schneider" w:date="2013-12-03T18:31:00Z">
            <w:rPr>
              <w:del w:id="19" w:author="michael schneider" w:date="2013-12-03T18:31:00Z"/>
              <w:rFonts w:asciiTheme="minorHAnsi" w:eastAsiaTheme="minorEastAsia" w:hAnsiTheme="minorHAnsi" w:cstheme="minorBidi"/>
              <w:noProof/>
              <w:sz w:val="22"/>
              <w:szCs w:val="22"/>
            </w:rPr>
          </w:rPrChange>
        </w:rPr>
      </w:pPr>
      <w:r w:rsidRPr="00DA798A">
        <w:rPr>
          <w:rFonts w:ascii="Tahoma" w:hAnsi="Tahoma" w:cs="Tahoma"/>
          <w:noProof/>
          <w:rPrChange w:id="20" w:author="michael schneider" w:date="2013-12-03T18:31:00Z">
            <w:rPr>
              <w:rFonts w:ascii="Tahoma" w:hAnsi="Tahoma" w:cs="Tahoma"/>
              <w:noProof/>
            </w:rPr>
          </w:rPrChange>
        </w:rPr>
        <w:t>6.</w:t>
      </w:r>
      <w:r w:rsidRPr="00DA798A">
        <w:rPr>
          <w:rFonts w:asciiTheme="minorHAnsi" w:eastAsiaTheme="minorEastAsia" w:hAnsiTheme="minorHAnsi" w:cstheme="minorBidi"/>
          <w:noProof/>
          <w:sz w:val="22"/>
          <w:szCs w:val="22"/>
          <w:rPrChange w:id="21" w:author="michael schneider" w:date="2013-12-03T18:31:00Z">
            <w:rPr>
              <w:rFonts w:asciiTheme="minorHAnsi" w:eastAsiaTheme="minorEastAsia" w:hAnsiTheme="minorHAnsi" w:cstheme="minorBidi"/>
              <w:noProof/>
              <w:sz w:val="22"/>
              <w:szCs w:val="22"/>
            </w:rPr>
          </w:rPrChange>
        </w:rPr>
        <w:tab/>
      </w:r>
      <w:r w:rsidRPr="00DA798A">
        <w:rPr>
          <w:rFonts w:ascii="Tahoma" w:hAnsi="Tahoma" w:cs="Tahoma"/>
          <w:noProof/>
          <w:rPrChange w:id="22" w:author="michael schneider" w:date="2013-12-03T18:31:00Z">
            <w:rPr>
              <w:rFonts w:ascii="Tahoma" w:hAnsi="Tahoma" w:cs="Tahoma"/>
              <w:noProof/>
            </w:rPr>
          </w:rPrChange>
        </w:rPr>
        <w:t>Other Requirements</w:t>
      </w:r>
      <w:r w:rsidRPr="00DA798A">
        <w:rPr>
          <w:noProof/>
          <w:rPrChange w:id="23" w:author="michael schneider" w:date="2013-12-03T18:31:00Z">
            <w:rPr>
              <w:noProof/>
            </w:rPr>
          </w:rPrChange>
        </w:rPr>
        <w:tab/>
      </w:r>
      <w:r w:rsidRPr="00DA798A">
        <w:rPr>
          <w:noProof/>
          <w:rPrChange w:id="24" w:author="michael schneider" w:date="2013-12-03T18:31:00Z">
            <w:rPr>
              <w:noProof/>
            </w:rPr>
          </w:rPrChange>
        </w:rPr>
        <w:fldChar w:fldCharType="begin"/>
      </w:r>
      <w:r w:rsidRPr="00DA798A">
        <w:rPr>
          <w:noProof/>
          <w:rPrChange w:id="25" w:author="michael schneider" w:date="2013-12-03T18:31:00Z">
            <w:rPr>
              <w:noProof/>
            </w:rPr>
          </w:rPrChange>
        </w:rPr>
        <w:instrText xml:space="preserve"> PAGEREF _Toc373846040 \h </w:instrText>
      </w:r>
      <w:r w:rsidRPr="00DA798A">
        <w:rPr>
          <w:noProof/>
          <w:rPrChange w:id="26" w:author="michael schneider" w:date="2013-12-03T18:31:00Z">
            <w:rPr>
              <w:noProof/>
            </w:rPr>
          </w:rPrChange>
        </w:rPr>
      </w:r>
      <w:r w:rsidRPr="00DA798A">
        <w:rPr>
          <w:noProof/>
          <w:rPrChange w:id="27" w:author="michael schneider" w:date="2013-12-03T18:31:00Z">
            <w:rPr>
              <w:noProof/>
            </w:rPr>
          </w:rPrChange>
        </w:rPr>
        <w:fldChar w:fldCharType="separate"/>
      </w:r>
      <w:r w:rsidRPr="00DA798A">
        <w:rPr>
          <w:noProof/>
          <w:rPrChange w:id="28" w:author="michael schneider" w:date="2013-12-03T18:31:00Z">
            <w:rPr>
              <w:noProof/>
            </w:rPr>
          </w:rPrChange>
        </w:rPr>
        <w:t>29</w:t>
      </w:r>
      <w:r w:rsidRPr="00DA798A">
        <w:rPr>
          <w:noProof/>
          <w:rPrChange w:id="29" w:author="michael schneider" w:date="2013-12-03T18:31:00Z">
            <w:rPr>
              <w:noProof/>
            </w:rPr>
          </w:rPrChange>
        </w:rPr>
        <w:fldChar w:fldCharType="end"/>
      </w:r>
    </w:p>
    <w:p w14:paraId="1DAEA3BC" w14:textId="27E1A9B0" w:rsidR="00FB1C8B" w:rsidRPr="00DA798A" w:rsidRDefault="00FB1C8B" w:rsidP="00DA798A">
      <w:pPr>
        <w:pStyle w:val="TOC1"/>
        <w:tabs>
          <w:tab w:val="left" w:pos="480"/>
          <w:tab w:val="right" w:leader="dot" w:pos="9350"/>
        </w:tabs>
        <w:rPr>
          <w:rFonts w:asciiTheme="minorHAnsi" w:eastAsiaTheme="minorEastAsia" w:hAnsiTheme="minorHAnsi" w:cstheme="minorBidi"/>
          <w:noProof/>
          <w:sz w:val="22"/>
          <w:szCs w:val="22"/>
          <w:rPrChange w:id="30" w:author="michael schneider" w:date="2013-12-03T18:31:00Z">
            <w:rPr>
              <w:rFonts w:asciiTheme="minorHAnsi" w:eastAsiaTheme="minorEastAsia" w:hAnsiTheme="minorHAnsi" w:cstheme="minorBidi"/>
              <w:noProof/>
              <w:sz w:val="22"/>
              <w:szCs w:val="22"/>
            </w:rPr>
          </w:rPrChange>
        </w:rPr>
        <w:pPrChange w:id="31" w:author="michael schneider" w:date="2013-12-03T18:31:00Z">
          <w:pPr>
            <w:pStyle w:val="TOC1"/>
            <w:tabs>
              <w:tab w:val="right" w:leader="dot" w:pos="9350"/>
            </w:tabs>
          </w:pPr>
        </w:pPrChange>
      </w:pPr>
      <w:del w:id="32" w:author="michael schneider" w:date="2013-12-03T18:31:00Z">
        <w:r w:rsidRPr="00DA798A" w:rsidDel="00DA798A">
          <w:rPr>
            <w:rFonts w:ascii="Tahoma" w:hAnsi="Tahoma" w:cs="Tahoma"/>
            <w:noProof/>
            <w:rPrChange w:id="33" w:author="michael schneider" w:date="2013-12-03T18:31:00Z">
              <w:rPr>
                <w:rFonts w:ascii="Tahoma" w:hAnsi="Tahoma" w:cs="Tahoma"/>
                <w:noProof/>
                <w:highlight w:val="yellow"/>
              </w:rPr>
            </w:rPrChange>
          </w:rPr>
          <w:delText>Appendix A: Glossary</w:delText>
        </w:r>
        <w:r w:rsidRPr="00DA798A" w:rsidDel="00DA798A">
          <w:rPr>
            <w:noProof/>
            <w:rPrChange w:id="34" w:author="michael schneider" w:date="2013-12-03T18:31:00Z">
              <w:rPr>
                <w:noProof/>
              </w:rPr>
            </w:rPrChange>
          </w:rPr>
          <w:tab/>
        </w:r>
        <w:r w:rsidRPr="00DA798A" w:rsidDel="00DA798A">
          <w:rPr>
            <w:noProof/>
            <w:rPrChange w:id="35" w:author="michael schneider" w:date="2013-12-03T18:31:00Z">
              <w:rPr>
                <w:noProof/>
              </w:rPr>
            </w:rPrChange>
          </w:rPr>
          <w:fldChar w:fldCharType="begin"/>
        </w:r>
        <w:r w:rsidRPr="00DA798A" w:rsidDel="00DA798A">
          <w:rPr>
            <w:noProof/>
            <w:rPrChange w:id="36" w:author="michael schneider" w:date="2013-12-03T18:31:00Z">
              <w:rPr>
                <w:noProof/>
              </w:rPr>
            </w:rPrChange>
          </w:rPr>
          <w:delInstrText xml:space="preserve"> PAGEREF _Toc373846041 \h </w:delInstrText>
        </w:r>
        <w:r w:rsidRPr="00DA798A" w:rsidDel="00DA798A">
          <w:rPr>
            <w:noProof/>
            <w:rPrChange w:id="37" w:author="michael schneider" w:date="2013-12-03T18:31:00Z">
              <w:rPr>
                <w:noProof/>
              </w:rPr>
            </w:rPrChange>
          </w:rPr>
        </w:r>
        <w:r w:rsidRPr="00DA798A" w:rsidDel="00DA798A">
          <w:rPr>
            <w:noProof/>
            <w:rPrChange w:id="38" w:author="michael schneider" w:date="2013-12-03T18:31:00Z">
              <w:rPr>
                <w:noProof/>
              </w:rPr>
            </w:rPrChange>
          </w:rPr>
          <w:fldChar w:fldCharType="separate"/>
        </w:r>
        <w:r w:rsidRPr="00DA798A" w:rsidDel="00DA798A">
          <w:rPr>
            <w:noProof/>
            <w:rPrChange w:id="39" w:author="michael schneider" w:date="2013-12-03T18:31:00Z">
              <w:rPr>
                <w:noProof/>
              </w:rPr>
            </w:rPrChange>
          </w:rPr>
          <w:delText>29</w:delText>
        </w:r>
        <w:r w:rsidRPr="00DA798A" w:rsidDel="00DA798A">
          <w:rPr>
            <w:noProof/>
            <w:rPrChange w:id="40" w:author="michael schneider" w:date="2013-12-03T18:31:00Z">
              <w:rPr>
                <w:noProof/>
              </w:rPr>
            </w:rPrChange>
          </w:rPr>
          <w:fldChar w:fldCharType="end"/>
        </w:r>
      </w:del>
    </w:p>
    <w:p w14:paraId="4FCC235C" w14:textId="469C349F" w:rsidR="00FB1C8B" w:rsidRPr="00DA798A" w:rsidDel="00DA798A" w:rsidRDefault="00FB1C8B">
      <w:pPr>
        <w:pStyle w:val="TOC1"/>
        <w:tabs>
          <w:tab w:val="right" w:leader="dot" w:pos="9350"/>
        </w:tabs>
        <w:rPr>
          <w:del w:id="41" w:author="michael schneider" w:date="2013-12-03T18:32:00Z"/>
          <w:rFonts w:asciiTheme="minorHAnsi" w:eastAsiaTheme="minorEastAsia" w:hAnsiTheme="minorHAnsi" w:cstheme="minorBidi"/>
          <w:noProof/>
          <w:sz w:val="22"/>
          <w:szCs w:val="22"/>
          <w:rPrChange w:id="42" w:author="michael schneider" w:date="2013-12-03T18:31:00Z">
            <w:rPr>
              <w:del w:id="43" w:author="michael schneider" w:date="2013-12-03T18:32:00Z"/>
              <w:rFonts w:asciiTheme="minorHAnsi" w:eastAsiaTheme="minorEastAsia" w:hAnsiTheme="minorHAnsi" w:cstheme="minorBidi"/>
              <w:noProof/>
              <w:sz w:val="22"/>
              <w:szCs w:val="22"/>
            </w:rPr>
          </w:rPrChange>
        </w:rPr>
      </w:pPr>
      <w:del w:id="44" w:author="michael schneider" w:date="2013-12-03T18:32:00Z">
        <w:r w:rsidRPr="00DA798A" w:rsidDel="00DA798A">
          <w:rPr>
            <w:rFonts w:ascii="Tahoma" w:hAnsi="Tahoma" w:cs="Tahoma"/>
            <w:noProof/>
            <w:rPrChange w:id="45" w:author="michael schneider" w:date="2013-12-03T18:31:00Z">
              <w:rPr>
                <w:rFonts w:ascii="Tahoma" w:hAnsi="Tahoma" w:cs="Tahoma"/>
                <w:noProof/>
                <w:highlight w:val="yellow"/>
              </w:rPr>
            </w:rPrChange>
          </w:rPr>
          <w:delText>Appendix B: Analysis Models</w:delText>
        </w:r>
        <w:r w:rsidRPr="00DA798A" w:rsidDel="00DA798A">
          <w:rPr>
            <w:noProof/>
            <w:rPrChange w:id="46" w:author="michael schneider" w:date="2013-12-03T18:31:00Z">
              <w:rPr>
                <w:noProof/>
              </w:rPr>
            </w:rPrChange>
          </w:rPr>
          <w:tab/>
        </w:r>
        <w:r w:rsidRPr="00DA798A" w:rsidDel="00DA798A">
          <w:rPr>
            <w:noProof/>
            <w:rPrChange w:id="47" w:author="michael schneider" w:date="2013-12-03T18:31:00Z">
              <w:rPr>
                <w:noProof/>
              </w:rPr>
            </w:rPrChange>
          </w:rPr>
          <w:fldChar w:fldCharType="begin"/>
        </w:r>
        <w:r w:rsidRPr="00DA798A" w:rsidDel="00DA798A">
          <w:rPr>
            <w:noProof/>
            <w:rPrChange w:id="48" w:author="michael schneider" w:date="2013-12-03T18:31:00Z">
              <w:rPr>
                <w:noProof/>
              </w:rPr>
            </w:rPrChange>
          </w:rPr>
          <w:delInstrText xml:space="preserve"> PAGEREF _Toc373846042 \h </w:delInstrText>
        </w:r>
        <w:r w:rsidRPr="00DA798A" w:rsidDel="00DA798A">
          <w:rPr>
            <w:noProof/>
            <w:rPrChange w:id="49" w:author="michael schneider" w:date="2013-12-03T18:31:00Z">
              <w:rPr>
                <w:noProof/>
              </w:rPr>
            </w:rPrChange>
          </w:rPr>
        </w:r>
        <w:r w:rsidRPr="00DA798A" w:rsidDel="00DA798A">
          <w:rPr>
            <w:noProof/>
            <w:rPrChange w:id="50" w:author="michael schneider" w:date="2013-12-03T18:31:00Z">
              <w:rPr>
                <w:noProof/>
              </w:rPr>
            </w:rPrChange>
          </w:rPr>
          <w:fldChar w:fldCharType="separate"/>
        </w:r>
        <w:r w:rsidRPr="00DA798A" w:rsidDel="00DA798A">
          <w:rPr>
            <w:noProof/>
            <w:rPrChange w:id="51" w:author="michael schneider" w:date="2013-12-03T18:31:00Z">
              <w:rPr>
                <w:noProof/>
              </w:rPr>
            </w:rPrChange>
          </w:rPr>
          <w:delText>29</w:delText>
        </w:r>
        <w:r w:rsidRPr="00DA798A" w:rsidDel="00DA798A">
          <w:rPr>
            <w:noProof/>
            <w:rPrChange w:id="52" w:author="michael schneider" w:date="2013-12-03T18:31:00Z">
              <w:rPr>
                <w:noProof/>
              </w:rPr>
            </w:rPrChange>
          </w:rPr>
          <w:fldChar w:fldCharType="end"/>
        </w:r>
      </w:del>
    </w:p>
    <w:p w14:paraId="657565DF" w14:textId="32962749" w:rsidR="00FB1C8B" w:rsidRDefault="00FB1C8B">
      <w:pPr>
        <w:pStyle w:val="TOC1"/>
        <w:tabs>
          <w:tab w:val="right" w:leader="dot" w:pos="9350"/>
        </w:tabs>
        <w:rPr>
          <w:rFonts w:asciiTheme="minorHAnsi" w:eastAsiaTheme="minorEastAsia" w:hAnsiTheme="minorHAnsi" w:cstheme="minorBidi"/>
          <w:noProof/>
          <w:sz w:val="22"/>
          <w:szCs w:val="22"/>
        </w:rPr>
      </w:pPr>
      <w:del w:id="53" w:author="michael schneider" w:date="2013-12-03T18:32:00Z">
        <w:r w:rsidRPr="00DA798A" w:rsidDel="00DA798A">
          <w:rPr>
            <w:rFonts w:ascii="Tahoma" w:hAnsi="Tahoma" w:cs="Tahoma"/>
            <w:noProof/>
            <w:rPrChange w:id="54" w:author="michael schneider" w:date="2013-12-03T18:31:00Z">
              <w:rPr>
                <w:rFonts w:ascii="Tahoma" w:hAnsi="Tahoma" w:cs="Tahoma"/>
                <w:noProof/>
                <w:highlight w:val="yellow"/>
              </w:rPr>
            </w:rPrChange>
          </w:rPr>
          <w:delText>Appendix C: To Be Determined List</w:delText>
        </w:r>
        <w:r w:rsidDel="00DA798A">
          <w:rPr>
            <w:noProof/>
          </w:rPr>
          <w:tab/>
        </w:r>
        <w:r w:rsidDel="00DA798A">
          <w:rPr>
            <w:noProof/>
          </w:rPr>
          <w:fldChar w:fldCharType="begin"/>
        </w:r>
        <w:r w:rsidDel="00DA798A">
          <w:rPr>
            <w:noProof/>
          </w:rPr>
          <w:delInstrText xml:space="preserve"> PAGEREF _Toc373846043 \h </w:delInstrText>
        </w:r>
        <w:r w:rsidDel="00DA798A">
          <w:rPr>
            <w:noProof/>
          </w:rPr>
        </w:r>
        <w:r w:rsidDel="00DA798A">
          <w:rPr>
            <w:noProof/>
          </w:rPr>
          <w:fldChar w:fldCharType="separate"/>
        </w:r>
        <w:r w:rsidDel="00DA798A">
          <w:rPr>
            <w:noProof/>
          </w:rPr>
          <w:delText>30</w:delText>
        </w:r>
        <w:r w:rsidDel="00DA798A">
          <w:rPr>
            <w:noProof/>
          </w:rPr>
          <w:fldChar w:fldCharType="end"/>
        </w:r>
      </w:del>
    </w:p>
    <w:p w14:paraId="68E5599C" w14:textId="77777777" w:rsidR="0088096E" w:rsidRPr="0088096E" w:rsidDel="00FB1C8B" w:rsidRDefault="0088096E" w:rsidP="0088096E">
      <w:pPr>
        <w:pStyle w:val="TOC1"/>
        <w:tabs>
          <w:tab w:val="left" w:pos="480"/>
          <w:tab w:val="right" w:leader="dot" w:pos="9350"/>
        </w:tabs>
        <w:rPr>
          <w:ins w:id="55" w:author="michael schneider" w:date="2013-12-03T09:14:00Z"/>
          <w:del w:id="56" w:author="michael schneider" w:date="2013-12-03T14:58:00Z"/>
          <w:rFonts w:ascii="Tahoma" w:eastAsiaTheme="minorEastAsia" w:hAnsi="Tahoma" w:cs="Tahoma"/>
          <w:noProof/>
          <w:sz w:val="22"/>
          <w:szCs w:val="22"/>
          <w:rPrChange w:id="57" w:author="michael schneider" w:date="2013-12-03T09:17:00Z">
            <w:rPr>
              <w:ins w:id="58" w:author="michael schneider" w:date="2013-12-03T09:14:00Z"/>
              <w:del w:id="59" w:author="michael schneider" w:date="2013-12-03T14:58:00Z"/>
              <w:rFonts w:asciiTheme="minorHAnsi" w:eastAsiaTheme="minorEastAsia" w:hAnsiTheme="minorHAnsi" w:cstheme="minorBidi"/>
              <w:noProof/>
              <w:sz w:val="22"/>
              <w:szCs w:val="22"/>
            </w:rPr>
          </w:rPrChange>
        </w:rPr>
      </w:pPr>
      <w:ins w:id="60" w:author="michael schneider" w:date="2013-12-03T09:14:00Z">
        <w:del w:id="61" w:author="michael schneider" w:date="2013-12-03T14:58:00Z">
          <w:r w:rsidRPr="0088096E" w:rsidDel="00FB1C8B">
            <w:rPr>
              <w:rFonts w:ascii="Tahoma" w:hAnsi="Tahoma" w:cs="Tahoma"/>
              <w:noProof/>
            </w:rPr>
            <w:delText>1.</w:delText>
          </w:r>
          <w:r w:rsidRPr="0088096E" w:rsidDel="00FB1C8B">
            <w:rPr>
              <w:rFonts w:ascii="Tahoma" w:eastAsiaTheme="minorEastAsia" w:hAnsi="Tahoma" w:cs="Tahoma"/>
              <w:noProof/>
              <w:sz w:val="22"/>
              <w:szCs w:val="22"/>
              <w:rPrChange w:id="6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3" w:author="michael schneider" w:date="2013-12-03T09:17:00Z">
                <w:rPr>
                  <w:rFonts w:ascii="Tahoma" w:hAnsi="Tahoma" w:cs="Tahoma"/>
                  <w:noProof/>
                </w:rPr>
              </w:rPrChange>
            </w:rPr>
            <w:delText>Introduction</w:delText>
          </w:r>
          <w:r w:rsidRPr="0088096E" w:rsidDel="00FB1C8B">
            <w:rPr>
              <w:rFonts w:ascii="Tahoma" w:hAnsi="Tahoma" w:cs="Tahoma"/>
              <w:noProof/>
              <w:rPrChange w:id="64" w:author="michael schneider" w:date="2013-12-03T09:17:00Z">
                <w:rPr>
                  <w:noProof/>
                </w:rPr>
              </w:rPrChange>
            </w:rPr>
            <w:tab/>
            <w:delText>5</w:delText>
          </w:r>
        </w:del>
      </w:ins>
    </w:p>
    <w:p w14:paraId="41ABB1FA" w14:textId="77777777" w:rsidR="0088096E" w:rsidRPr="0088096E" w:rsidDel="00FB1C8B" w:rsidRDefault="0088096E" w:rsidP="0088096E">
      <w:pPr>
        <w:pStyle w:val="TOC2"/>
        <w:tabs>
          <w:tab w:val="left" w:pos="960"/>
          <w:tab w:val="right" w:leader="dot" w:pos="9350"/>
        </w:tabs>
        <w:rPr>
          <w:ins w:id="65" w:author="michael schneider" w:date="2013-12-03T09:14:00Z"/>
          <w:del w:id="66" w:author="michael schneider" w:date="2013-12-03T14:58:00Z"/>
          <w:rFonts w:ascii="Tahoma" w:eastAsiaTheme="minorEastAsia" w:hAnsi="Tahoma" w:cs="Tahoma"/>
          <w:noProof/>
          <w:sz w:val="22"/>
          <w:szCs w:val="22"/>
          <w:rPrChange w:id="67" w:author="michael schneider" w:date="2013-12-03T09:17:00Z">
            <w:rPr>
              <w:ins w:id="68" w:author="michael schneider" w:date="2013-12-03T09:14:00Z"/>
              <w:del w:id="69" w:author="michael schneider" w:date="2013-12-03T14:58:00Z"/>
              <w:rFonts w:asciiTheme="minorHAnsi" w:eastAsiaTheme="minorEastAsia" w:hAnsiTheme="minorHAnsi" w:cstheme="minorBidi"/>
              <w:noProof/>
              <w:sz w:val="22"/>
              <w:szCs w:val="22"/>
            </w:rPr>
          </w:rPrChange>
        </w:rPr>
        <w:pPrChange w:id="70" w:author="michael schneider" w:date="2013-12-03T09:15:00Z">
          <w:pPr>
            <w:pStyle w:val="TOC2"/>
            <w:tabs>
              <w:tab w:val="left" w:pos="960"/>
              <w:tab w:val="right" w:leader="dot" w:pos="9350"/>
            </w:tabs>
          </w:pPr>
        </w:pPrChange>
      </w:pPr>
      <w:ins w:id="71" w:author="michael schneider" w:date="2013-12-03T09:14:00Z">
        <w:del w:id="72" w:author="michael schneider" w:date="2013-12-03T14:58:00Z">
          <w:r w:rsidRPr="0088096E" w:rsidDel="00FB1C8B">
            <w:rPr>
              <w:rFonts w:ascii="Tahoma" w:hAnsi="Tahoma" w:cs="Tahoma"/>
              <w:noProof/>
              <w:rPrChange w:id="73" w:author="michael schneider" w:date="2013-12-03T09:17:00Z">
                <w:rPr>
                  <w:rFonts w:ascii="Tahoma" w:hAnsi="Tahoma" w:cs="Tahoma"/>
                  <w:noProof/>
                </w:rPr>
              </w:rPrChange>
            </w:rPr>
            <w:delText>1.1</w:delText>
          </w:r>
          <w:r w:rsidRPr="0088096E" w:rsidDel="00FB1C8B">
            <w:rPr>
              <w:rFonts w:ascii="Tahoma" w:eastAsiaTheme="minorEastAsia" w:hAnsi="Tahoma" w:cs="Tahoma"/>
              <w:noProof/>
              <w:sz w:val="22"/>
              <w:szCs w:val="22"/>
              <w:rPrChange w:id="7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5" w:author="michael schneider" w:date="2013-12-03T09:17:00Z">
                <w:rPr>
                  <w:rFonts w:ascii="Tahoma" w:hAnsi="Tahoma" w:cs="Tahoma"/>
                  <w:noProof/>
                </w:rPr>
              </w:rPrChange>
            </w:rPr>
            <w:delText>Purpose</w:delText>
          </w:r>
          <w:r w:rsidRPr="0088096E" w:rsidDel="00FB1C8B">
            <w:rPr>
              <w:rFonts w:ascii="Tahoma" w:hAnsi="Tahoma" w:cs="Tahoma"/>
              <w:noProof/>
              <w:rPrChange w:id="76" w:author="michael schneider" w:date="2013-12-03T09:17:00Z">
                <w:rPr>
                  <w:noProof/>
                </w:rPr>
              </w:rPrChange>
            </w:rPr>
            <w:tab/>
            <w:delText>5</w:delText>
          </w:r>
        </w:del>
      </w:ins>
    </w:p>
    <w:p w14:paraId="72D7AAC5" w14:textId="77777777" w:rsidR="0088096E" w:rsidRPr="0088096E" w:rsidDel="00FB1C8B" w:rsidRDefault="0088096E" w:rsidP="0088096E">
      <w:pPr>
        <w:pStyle w:val="TOC2"/>
        <w:tabs>
          <w:tab w:val="left" w:pos="960"/>
          <w:tab w:val="right" w:leader="dot" w:pos="9350"/>
        </w:tabs>
        <w:rPr>
          <w:ins w:id="77" w:author="michael schneider" w:date="2013-12-03T09:14:00Z"/>
          <w:del w:id="78" w:author="michael schneider" w:date="2013-12-03T14:58:00Z"/>
          <w:rFonts w:ascii="Tahoma" w:eastAsiaTheme="minorEastAsia" w:hAnsi="Tahoma" w:cs="Tahoma"/>
          <w:noProof/>
          <w:sz w:val="22"/>
          <w:szCs w:val="22"/>
          <w:rPrChange w:id="79" w:author="michael schneider" w:date="2013-12-03T09:17:00Z">
            <w:rPr>
              <w:ins w:id="80" w:author="michael schneider" w:date="2013-12-03T09:14:00Z"/>
              <w:del w:id="81" w:author="michael schneider" w:date="2013-12-03T14:58:00Z"/>
              <w:rFonts w:asciiTheme="minorHAnsi" w:eastAsiaTheme="minorEastAsia" w:hAnsiTheme="minorHAnsi" w:cstheme="minorBidi"/>
              <w:noProof/>
              <w:sz w:val="22"/>
              <w:szCs w:val="22"/>
            </w:rPr>
          </w:rPrChange>
        </w:rPr>
        <w:pPrChange w:id="82" w:author="michael schneider" w:date="2013-12-03T09:15:00Z">
          <w:pPr>
            <w:pStyle w:val="TOC2"/>
            <w:tabs>
              <w:tab w:val="left" w:pos="960"/>
              <w:tab w:val="right" w:leader="dot" w:pos="9350"/>
            </w:tabs>
          </w:pPr>
        </w:pPrChange>
      </w:pPr>
      <w:ins w:id="83" w:author="michael schneider" w:date="2013-12-03T09:14:00Z">
        <w:del w:id="84" w:author="michael schneider" w:date="2013-12-03T14:58:00Z">
          <w:r w:rsidRPr="0088096E" w:rsidDel="00FB1C8B">
            <w:rPr>
              <w:rFonts w:ascii="Tahoma" w:hAnsi="Tahoma" w:cs="Tahoma"/>
              <w:noProof/>
              <w:rPrChange w:id="85" w:author="michael schneider" w:date="2013-12-03T09:17:00Z">
                <w:rPr>
                  <w:rFonts w:ascii="Tahoma" w:hAnsi="Tahoma" w:cs="Tahoma"/>
                  <w:noProof/>
                </w:rPr>
              </w:rPrChange>
            </w:rPr>
            <w:delText>1.2</w:delText>
          </w:r>
          <w:r w:rsidRPr="0088096E" w:rsidDel="00FB1C8B">
            <w:rPr>
              <w:rFonts w:ascii="Tahoma" w:eastAsiaTheme="minorEastAsia" w:hAnsi="Tahoma" w:cs="Tahoma"/>
              <w:noProof/>
              <w:sz w:val="22"/>
              <w:szCs w:val="22"/>
              <w:rPrChange w:id="8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7" w:author="michael schneider" w:date="2013-12-03T09:17:00Z">
                <w:rPr>
                  <w:rFonts w:ascii="Tahoma" w:hAnsi="Tahoma" w:cs="Tahoma"/>
                  <w:noProof/>
                </w:rPr>
              </w:rPrChange>
            </w:rPr>
            <w:delText>Document Conventions</w:delText>
          </w:r>
          <w:r w:rsidRPr="0088096E" w:rsidDel="00FB1C8B">
            <w:rPr>
              <w:rFonts w:ascii="Tahoma" w:hAnsi="Tahoma" w:cs="Tahoma"/>
              <w:noProof/>
              <w:rPrChange w:id="88" w:author="michael schneider" w:date="2013-12-03T09:17:00Z">
                <w:rPr>
                  <w:noProof/>
                </w:rPr>
              </w:rPrChange>
            </w:rPr>
            <w:tab/>
            <w:delText>5</w:delText>
          </w:r>
        </w:del>
      </w:ins>
    </w:p>
    <w:p w14:paraId="56BF376F" w14:textId="77777777" w:rsidR="0088096E" w:rsidRPr="0088096E" w:rsidDel="00FB1C8B" w:rsidRDefault="0088096E" w:rsidP="0088096E">
      <w:pPr>
        <w:pStyle w:val="TOC2"/>
        <w:tabs>
          <w:tab w:val="left" w:pos="960"/>
          <w:tab w:val="right" w:leader="dot" w:pos="9350"/>
        </w:tabs>
        <w:rPr>
          <w:ins w:id="89" w:author="michael schneider" w:date="2013-12-03T09:14:00Z"/>
          <w:del w:id="90" w:author="michael schneider" w:date="2013-12-03T14:58:00Z"/>
          <w:rFonts w:ascii="Tahoma" w:eastAsiaTheme="minorEastAsia" w:hAnsi="Tahoma" w:cs="Tahoma"/>
          <w:noProof/>
          <w:sz w:val="22"/>
          <w:szCs w:val="22"/>
          <w:rPrChange w:id="91" w:author="michael schneider" w:date="2013-12-03T09:17:00Z">
            <w:rPr>
              <w:ins w:id="92" w:author="michael schneider" w:date="2013-12-03T09:14:00Z"/>
              <w:del w:id="93" w:author="michael schneider" w:date="2013-12-03T14:58:00Z"/>
              <w:rFonts w:asciiTheme="minorHAnsi" w:eastAsiaTheme="minorEastAsia" w:hAnsiTheme="minorHAnsi" w:cstheme="minorBidi"/>
              <w:noProof/>
              <w:sz w:val="22"/>
              <w:szCs w:val="22"/>
            </w:rPr>
          </w:rPrChange>
        </w:rPr>
        <w:pPrChange w:id="94" w:author="michael schneider" w:date="2013-12-03T09:15:00Z">
          <w:pPr>
            <w:pStyle w:val="TOC2"/>
            <w:tabs>
              <w:tab w:val="left" w:pos="960"/>
              <w:tab w:val="right" w:leader="dot" w:pos="9350"/>
            </w:tabs>
          </w:pPr>
        </w:pPrChange>
      </w:pPr>
      <w:ins w:id="95" w:author="michael schneider" w:date="2013-12-03T09:14:00Z">
        <w:del w:id="96" w:author="michael schneider" w:date="2013-12-03T14:58:00Z">
          <w:r w:rsidRPr="0088096E" w:rsidDel="00FB1C8B">
            <w:rPr>
              <w:rFonts w:ascii="Tahoma" w:hAnsi="Tahoma" w:cs="Tahoma"/>
              <w:noProof/>
              <w:rPrChange w:id="97" w:author="michael schneider" w:date="2013-12-03T09:17:00Z">
                <w:rPr>
                  <w:rFonts w:ascii="Tahoma" w:hAnsi="Tahoma" w:cs="Tahoma"/>
                  <w:noProof/>
                </w:rPr>
              </w:rPrChange>
            </w:rPr>
            <w:delText>1.3</w:delText>
          </w:r>
          <w:r w:rsidRPr="0088096E" w:rsidDel="00FB1C8B">
            <w:rPr>
              <w:rFonts w:ascii="Tahoma" w:eastAsiaTheme="minorEastAsia" w:hAnsi="Tahoma" w:cs="Tahoma"/>
              <w:noProof/>
              <w:sz w:val="22"/>
              <w:szCs w:val="22"/>
              <w:rPrChange w:id="9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9" w:author="michael schneider" w:date="2013-12-03T09:17:00Z">
                <w:rPr>
                  <w:rFonts w:ascii="Tahoma" w:hAnsi="Tahoma" w:cs="Tahoma"/>
                  <w:noProof/>
                </w:rPr>
              </w:rPrChange>
            </w:rPr>
            <w:delText>Intended Audience and Reading Suggestions</w:delText>
          </w:r>
          <w:r w:rsidRPr="0088096E" w:rsidDel="00FB1C8B">
            <w:rPr>
              <w:rFonts w:ascii="Tahoma" w:hAnsi="Tahoma" w:cs="Tahoma"/>
              <w:noProof/>
              <w:rPrChange w:id="100" w:author="michael schneider" w:date="2013-12-03T09:17:00Z">
                <w:rPr>
                  <w:noProof/>
                </w:rPr>
              </w:rPrChange>
            </w:rPr>
            <w:tab/>
            <w:delText>5</w:delText>
          </w:r>
        </w:del>
      </w:ins>
    </w:p>
    <w:p w14:paraId="00BE7E83" w14:textId="77777777" w:rsidR="0088096E" w:rsidRPr="0088096E" w:rsidDel="00FB1C8B" w:rsidRDefault="0088096E" w:rsidP="0088096E">
      <w:pPr>
        <w:pStyle w:val="TOC2"/>
        <w:tabs>
          <w:tab w:val="left" w:pos="960"/>
          <w:tab w:val="right" w:leader="dot" w:pos="9350"/>
        </w:tabs>
        <w:rPr>
          <w:ins w:id="101" w:author="michael schneider" w:date="2013-12-03T09:14:00Z"/>
          <w:del w:id="102" w:author="michael schneider" w:date="2013-12-03T14:58:00Z"/>
          <w:rFonts w:ascii="Tahoma" w:eastAsiaTheme="minorEastAsia" w:hAnsi="Tahoma" w:cs="Tahoma"/>
          <w:noProof/>
          <w:sz w:val="22"/>
          <w:szCs w:val="22"/>
          <w:rPrChange w:id="103" w:author="michael schneider" w:date="2013-12-03T09:17:00Z">
            <w:rPr>
              <w:ins w:id="104" w:author="michael schneider" w:date="2013-12-03T09:14:00Z"/>
              <w:del w:id="105" w:author="michael schneider" w:date="2013-12-03T14:58:00Z"/>
              <w:rFonts w:asciiTheme="minorHAnsi" w:eastAsiaTheme="minorEastAsia" w:hAnsiTheme="minorHAnsi" w:cstheme="minorBidi"/>
              <w:noProof/>
              <w:sz w:val="22"/>
              <w:szCs w:val="22"/>
            </w:rPr>
          </w:rPrChange>
        </w:rPr>
        <w:pPrChange w:id="106" w:author="michael schneider" w:date="2013-12-03T09:15:00Z">
          <w:pPr>
            <w:pStyle w:val="TOC2"/>
            <w:tabs>
              <w:tab w:val="left" w:pos="960"/>
              <w:tab w:val="right" w:leader="dot" w:pos="9350"/>
            </w:tabs>
          </w:pPr>
        </w:pPrChange>
      </w:pPr>
      <w:ins w:id="107" w:author="michael schneider" w:date="2013-12-03T09:14:00Z">
        <w:del w:id="108" w:author="michael schneider" w:date="2013-12-03T14:58:00Z">
          <w:r w:rsidRPr="0088096E" w:rsidDel="00FB1C8B">
            <w:rPr>
              <w:rFonts w:ascii="Tahoma" w:hAnsi="Tahoma" w:cs="Tahoma"/>
              <w:noProof/>
              <w:rPrChange w:id="109" w:author="michael schneider" w:date="2013-12-03T09:17:00Z">
                <w:rPr>
                  <w:rFonts w:ascii="Tahoma" w:hAnsi="Tahoma" w:cs="Tahoma"/>
                  <w:noProof/>
                </w:rPr>
              </w:rPrChange>
            </w:rPr>
            <w:delText>1.4</w:delText>
          </w:r>
          <w:r w:rsidRPr="0088096E" w:rsidDel="00FB1C8B">
            <w:rPr>
              <w:rFonts w:ascii="Tahoma" w:eastAsiaTheme="minorEastAsia" w:hAnsi="Tahoma" w:cs="Tahoma"/>
              <w:noProof/>
              <w:sz w:val="22"/>
              <w:szCs w:val="22"/>
              <w:rPrChange w:id="11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11" w:author="michael schneider" w:date="2013-12-03T09:17:00Z">
                <w:rPr>
                  <w:rFonts w:ascii="Tahoma" w:hAnsi="Tahoma" w:cs="Tahoma"/>
                  <w:noProof/>
                </w:rPr>
              </w:rPrChange>
            </w:rPr>
            <w:delText>Product Scope</w:delText>
          </w:r>
          <w:r w:rsidRPr="0088096E" w:rsidDel="00FB1C8B">
            <w:rPr>
              <w:rFonts w:ascii="Tahoma" w:hAnsi="Tahoma" w:cs="Tahoma"/>
              <w:noProof/>
              <w:rPrChange w:id="112" w:author="michael schneider" w:date="2013-12-03T09:17:00Z">
                <w:rPr>
                  <w:noProof/>
                </w:rPr>
              </w:rPrChange>
            </w:rPr>
            <w:tab/>
            <w:delText>5</w:delText>
          </w:r>
        </w:del>
      </w:ins>
    </w:p>
    <w:p w14:paraId="27080B42" w14:textId="77777777" w:rsidR="0088096E" w:rsidRPr="0088096E" w:rsidDel="00FB1C8B" w:rsidRDefault="0088096E" w:rsidP="0088096E">
      <w:pPr>
        <w:pStyle w:val="TOC2"/>
        <w:tabs>
          <w:tab w:val="left" w:pos="960"/>
          <w:tab w:val="right" w:leader="dot" w:pos="9350"/>
        </w:tabs>
        <w:rPr>
          <w:ins w:id="113" w:author="michael schneider" w:date="2013-12-03T09:14:00Z"/>
          <w:del w:id="114" w:author="michael schneider" w:date="2013-12-03T14:58:00Z"/>
          <w:rFonts w:ascii="Tahoma" w:eastAsiaTheme="minorEastAsia" w:hAnsi="Tahoma" w:cs="Tahoma"/>
          <w:noProof/>
          <w:sz w:val="22"/>
          <w:szCs w:val="22"/>
          <w:rPrChange w:id="115" w:author="michael schneider" w:date="2013-12-03T09:17:00Z">
            <w:rPr>
              <w:ins w:id="116" w:author="michael schneider" w:date="2013-12-03T09:14:00Z"/>
              <w:del w:id="117" w:author="michael schneider" w:date="2013-12-03T14:58:00Z"/>
              <w:rFonts w:asciiTheme="minorHAnsi" w:eastAsiaTheme="minorEastAsia" w:hAnsiTheme="minorHAnsi" w:cstheme="minorBidi"/>
              <w:noProof/>
              <w:sz w:val="22"/>
              <w:szCs w:val="22"/>
            </w:rPr>
          </w:rPrChange>
        </w:rPr>
        <w:pPrChange w:id="118" w:author="michael schneider" w:date="2013-12-03T09:15:00Z">
          <w:pPr>
            <w:pStyle w:val="TOC2"/>
            <w:tabs>
              <w:tab w:val="left" w:pos="960"/>
              <w:tab w:val="right" w:leader="dot" w:pos="9350"/>
            </w:tabs>
          </w:pPr>
        </w:pPrChange>
      </w:pPr>
      <w:ins w:id="119" w:author="michael schneider" w:date="2013-12-03T09:14:00Z">
        <w:del w:id="120" w:author="michael schneider" w:date="2013-12-03T14:58:00Z">
          <w:r w:rsidRPr="0088096E" w:rsidDel="00FB1C8B">
            <w:rPr>
              <w:rFonts w:ascii="Tahoma" w:hAnsi="Tahoma" w:cs="Tahoma"/>
              <w:noProof/>
              <w:rPrChange w:id="121" w:author="michael schneider" w:date="2013-12-03T09:17:00Z">
                <w:rPr>
                  <w:rFonts w:ascii="Tahoma" w:hAnsi="Tahoma" w:cs="Tahoma"/>
                  <w:noProof/>
                </w:rPr>
              </w:rPrChange>
            </w:rPr>
            <w:delText>1.5</w:delText>
          </w:r>
          <w:r w:rsidRPr="0088096E" w:rsidDel="00FB1C8B">
            <w:rPr>
              <w:rFonts w:ascii="Tahoma" w:eastAsiaTheme="minorEastAsia" w:hAnsi="Tahoma" w:cs="Tahoma"/>
              <w:noProof/>
              <w:sz w:val="22"/>
              <w:szCs w:val="22"/>
              <w:rPrChange w:id="12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23" w:author="michael schneider" w:date="2013-12-03T09:17:00Z">
                <w:rPr>
                  <w:rFonts w:ascii="Tahoma" w:hAnsi="Tahoma" w:cs="Tahoma"/>
                  <w:noProof/>
                </w:rPr>
              </w:rPrChange>
            </w:rPr>
            <w:delText>References</w:delText>
          </w:r>
          <w:r w:rsidRPr="0088096E" w:rsidDel="00FB1C8B">
            <w:rPr>
              <w:rFonts w:ascii="Tahoma" w:hAnsi="Tahoma" w:cs="Tahoma"/>
              <w:noProof/>
              <w:rPrChange w:id="124" w:author="michael schneider" w:date="2013-12-03T09:17:00Z">
                <w:rPr>
                  <w:noProof/>
                </w:rPr>
              </w:rPrChange>
            </w:rPr>
            <w:tab/>
            <w:delText>6</w:delText>
          </w:r>
        </w:del>
      </w:ins>
    </w:p>
    <w:p w14:paraId="7AA4A822" w14:textId="77777777" w:rsidR="0088096E" w:rsidRPr="0088096E" w:rsidDel="00FB1C8B" w:rsidRDefault="0088096E" w:rsidP="0088096E">
      <w:pPr>
        <w:pStyle w:val="TOC1"/>
        <w:tabs>
          <w:tab w:val="left" w:pos="480"/>
          <w:tab w:val="right" w:leader="dot" w:pos="9350"/>
        </w:tabs>
        <w:rPr>
          <w:ins w:id="125" w:author="michael schneider" w:date="2013-12-03T09:14:00Z"/>
          <w:del w:id="126" w:author="michael schneider" w:date="2013-12-03T14:58:00Z"/>
          <w:rFonts w:ascii="Tahoma" w:eastAsiaTheme="minorEastAsia" w:hAnsi="Tahoma" w:cs="Tahoma"/>
          <w:noProof/>
          <w:sz w:val="22"/>
          <w:szCs w:val="22"/>
          <w:rPrChange w:id="127" w:author="michael schneider" w:date="2013-12-03T09:17:00Z">
            <w:rPr>
              <w:ins w:id="128" w:author="michael schneider" w:date="2013-12-03T09:14:00Z"/>
              <w:del w:id="129" w:author="michael schneider" w:date="2013-12-03T14:58:00Z"/>
              <w:rFonts w:asciiTheme="minorHAnsi" w:eastAsiaTheme="minorEastAsia" w:hAnsiTheme="minorHAnsi" w:cstheme="minorBidi"/>
              <w:noProof/>
              <w:sz w:val="22"/>
              <w:szCs w:val="22"/>
            </w:rPr>
          </w:rPrChange>
        </w:rPr>
        <w:pPrChange w:id="130" w:author="michael schneider" w:date="2013-12-03T09:15:00Z">
          <w:pPr>
            <w:pStyle w:val="TOC1"/>
            <w:tabs>
              <w:tab w:val="left" w:pos="480"/>
              <w:tab w:val="right" w:leader="dot" w:pos="9350"/>
            </w:tabs>
          </w:pPr>
        </w:pPrChange>
      </w:pPr>
      <w:ins w:id="131" w:author="michael schneider" w:date="2013-12-03T09:14:00Z">
        <w:del w:id="132" w:author="michael schneider" w:date="2013-12-03T14:58:00Z">
          <w:r w:rsidRPr="0088096E" w:rsidDel="00FB1C8B">
            <w:rPr>
              <w:rFonts w:ascii="Tahoma" w:hAnsi="Tahoma" w:cs="Tahoma"/>
              <w:noProof/>
              <w:rPrChange w:id="133" w:author="michael schneider" w:date="2013-12-03T09:17:00Z">
                <w:rPr>
                  <w:rFonts w:ascii="Tahoma" w:hAnsi="Tahoma" w:cs="Tahoma"/>
                  <w:noProof/>
                </w:rPr>
              </w:rPrChange>
            </w:rPr>
            <w:delText>2.</w:delText>
          </w:r>
          <w:r w:rsidRPr="0088096E" w:rsidDel="00FB1C8B">
            <w:rPr>
              <w:rFonts w:ascii="Tahoma" w:eastAsiaTheme="minorEastAsia" w:hAnsi="Tahoma" w:cs="Tahoma"/>
              <w:noProof/>
              <w:sz w:val="22"/>
              <w:szCs w:val="22"/>
              <w:rPrChange w:id="13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35" w:author="michael schneider" w:date="2013-12-03T09:17:00Z">
                <w:rPr>
                  <w:rFonts w:ascii="Tahoma" w:hAnsi="Tahoma" w:cs="Tahoma"/>
                  <w:noProof/>
                </w:rPr>
              </w:rPrChange>
            </w:rPr>
            <w:delText>Overall Description</w:delText>
          </w:r>
          <w:r w:rsidRPr="0088096E" w:rsidDel="00FB1C8B">
            <w:rPr>
              <w:rFonts w:ascii="Tahoma" w:hAnsi="Tahoma" w:cs="Tahoma"/>
              <w:noProof/>
              <w:rPrChange w:id="136" w:author="michael schneider" w:date="2013-12-03T09:17:00Z">
                <w:rPr>
                  <w:noProof/>
                </w:rPr>
              </w:rPrChange>
            </w:rPr>
            <w:tab/>
            <w:delText>6</w:delText>
          </w:r>
        </w:del>
      </w:ins>
    </w:p>
    <w:p w14:paraId="19D31ECC" w14:textId="77777777" w:rsidR="0088096E" w:rsidRPr="0088096E" w:rsidDel="00FB1C8B" w:rsidRDefault="0088096E" w:rsidP="0088096E">
      <w:pPr>
        <w:pStyle w:val="TOC2"/>
        <w:tabs>
          <w:tab w:val="left" w:pos="960"/>
          <w:tab w:val="right" w:leader="dot" w:pos="9350"/>
        </w:tabs>
        <w:rPr>
          <w:ins w:id="137" w:author="michael schneider" w:date="2013-12-03T09:14:00Z"/>
          <w:del w:id="138" w:author="michael schneider" w:date="2013-12-03T14:58:00Z"/>
          <w:rFonts w:ascii="Tahoma" w:eastAsiaTheme="minorEastAsia" w:hAnsi="Tahoma" w:cs="Tahoma"/>
          <w:noProof/>
          <w:sz w:val="22"/>
          <w:szCs w:val="22"/>
          <w:rPrChange w:id="139" w:author="michael schneider" w:date="2013-12-03T09:17:00Z">
            <w:rPr>
              <w:ins w:id="140" w:author="michael schneider" w:date="2013-12-03T09:14:00Z"/>
              <w:del w:id="141" w:author="michael schneider" w:date="2013-12-03T14:58:00Z"/>
              <w:rFonts w:asciiTheme="minorHAnsi" w:eastAsiaTheme="minorEastAsia" w:hAnsiTheme="minorHAnsi" w:cstheme="minorBidi"/>
              <w:noProof/>
              <w:sz w:val="22"/>
              <w:szCs w:val="22"/>
            </w:rPr>
          </w:rPrChange>
        </w:rPr>
        <w:pPrChange w:id="142" w:author="michael schneider" w:date="2013-12-03T09:15:00Z">
          <w:pPr>
            <w:pStyle w:val="TOC2"/>
            <w:tabs>
              <w:tab w:val="left" w:pos="960"/>
              <w:tab w:val="right" w:leader="dot" w:pos="9350"/>
            </w:tabs>
          </w:pPr>
        </w:pPrChange>
      </w:pPr>
      <w:ins w:id="143" w:author="michael schneider" w:date="2013-12-03T09:14:00Z">
        <w:del w:id="144" w:author="michael schneider" w:date="2013-12-03T14:58:00Z">
          <w:r w:rsidRPr="0088096E" w:rsidDel="00FB1C8B">
            <w:rPr>
              <w:rFonts w:ascii="Tahoma" w:hAnsi="Tahoma" w:cs="Tahoma"/>
              <w:noProof/>
              <w:rPrChange w:id="145" w:author="michael schneider" w:date="2013-12-03T09:17:00Z">
                <w:rPr>
                  <w:rFonts w:ascii="Tahoma" w:hAnsi="Tahoma" w:cs="Tahoma"/>
                  <w:noProof/>
                </w:rPr>
              </w:rPrChange>
            </w:rPr>
            <w:delText>2.1</w:delText>
          </w:r>
          <w:r w:rsidRPr="0088096E" w:rsidDel="00FB1C8B">
            <w:rPr>
              <w:rFonts w:ascii="Tahoma" w:eastAsiaTheme="minorEastAsia" w:hAnsi="Tahoma" w:cs="Tahoma"/>
              <w:noProof/>
              <w:sz w:val="22"/>
              <w:szCs w:val="22"/>
              <w:rPrChange w:id="14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47" w:author="michael schneider" w:date="2013-12-03T09:17:00Z">
                <w:rPr>
                  <w:rFonts w:ascii="Tahoma" w:hAnsi="Tahoma" w:cs="Tahoma"/>
                  <w:noProof/>
                </w:rPr>
              </w:rPrChange>
            </w:rPr>
            <w:delText>Product Perspective</w:delText>
          </w:r>
          <w:r w:rsidRPr="0088096E" w:rsidDel="00FB1C8B">
            <w:rPr>
              <w:rFonts w:ascii="Tahoma" w:hAnsi="Tahoma" w:cs="Tahoma"/>
              <w:noProof/>
              <w:rPrChange w:id="148" w:author="michael schneider" w:date="2013-12-03T09:17:00Z">
                <w:rPr>
                  <w:noProof/>
                </w:rPr>
              </w:rPrChange>
            </w:rPr>
            <w:tab/>
            <w:delText>6</w:delText>
          </w:r>
        </w:del>
      </w:ins>
    </w:p>
    <w:p w14:paraId="53512C55" w14:textId="77777777" w:rsidR="0088096E" w:rsidRPr="0088096E" w:rsidDel="00FB1C8B" w:rsidRDefault="0088096E" w:rsidP="0088096E">
      <w:pPr>
        <w:pStyle w:val="TOC2"/>
        <w:tabs>
          <w:tab w:val="left" w:pos="960"/>
          <w:tab w:val="right" w:leader="dot" w:pos="9350"/>
        </w:tabs>
        <w:rPr>
          <w:ins w:id="149" w:author="michael schneider" w:date="2013-12-03T09:14:00Z"/>
          <w:del w:id="150" w:author="michael schneider" w:date="2013-12-03T14:58:00Z"/>
          <w:rFonts w:ascii="Tahoma" w:eastAsiaTheme="minorEastAsia" w:hAnsi="Tahoma" w:cs="Tahoma"/>
          <w:noProof/>
          <w:sz w:val="22"/>
          <w:szCs w:val="22"/>
          <w:rPrChange w:id="151" w:author="michael schneider" w:date="2013-12-03T09:17:00Z">
            <w:rPr>
              <w:ins w:id="152" w:author="michael schneider" w:date="2013-12-03T09:14:00Z"/>
              <w:del w:id="153" w:author="michael schneider" w:date="2013-12-03T14:58:00Z"/>
              <w:rFonts w:asciiTheme="minorHAnsi" w:eastAsiaTheme="minorEastAsia" w:hAnsiTheme="minorHAnsi" w:cstheme="minorBidi"/>
              <w:noProof/>
              <w:sz w:val="22"/>
              <w:szCs w:val="22"/>
            </w:rPr>
          </w:rPrChange>
        </w:rPr>
        <w:pPrChange w:id="154" w:author="michael schneider" w:date="2013-12-03T09:15:00Z">
          <w:pPr>
            <w:pStyle w:val="TOC2"/>
            <w:tabs>
              <w:tab w:val="left" w:pos="960"/>
              <w:tab w:val="right" w:leader="dot" w:pos="9350"/>
            </w:tabs>
          </w:pPr>
        </w:pPrChange>
      </w:pPr>
      <w:ins w:id="155" w:author="michael schneider" w:date="2013-12-03T09:14:00Z">
        <w:del w:id="156" w:author="michael schneider" w:date="2013-12-03T14:58:00Z">
          <w:r w:rsidRPr="0088096E" w:rsidDel="00FB1C8B">
            <w:rPr>
              <w:rFonts w:ascii="Tahoma" w:hAnsi="Tahoma" w:cs="Tahoma"/>
              <w:noProof/>
              <w:rPrChange w:id="157" w:author="michael schneider" w:date="2013-12-03T09:17:00Z">
                <w:rPr>
                  <w:rFonts w:ascii="Tahoma" w:hAnsi="Tahoma" w:cs="Tahoma"/>
                  <w:noProof/>
                </w:rPr>
              </w:rPrChange>
            </w:rPr>
            <w:delText>2.2</w:delText>
          </w:r>
          <w:r w:rsidRPr="0088096E" w:rsidDel="00FB1C8B">
            <w:rPr>
              <w:rFonts w:ascii="Tahoma" w:eastAsiaTheme="minorEastAsia" w:hAnsi="Tahoma" w:cs="Tahoma"/>
              <w:noProof/>
              <w:sz w:val="22"/>
              <w:szCs w:val="22"/>
              <w:rPrChange w:id="15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59" w:author="michael schneider" w:date="2013-12-03T09:17:00Z">
                <w:rPr>
                  <w:rFonts w:ascii="Tahoma" w:hAnsi="Tahoma" w:cs="Tahoma"/>
                  <w:noProof/>
                </w:rPr>
              </w:rPrChange>
            </w:rPr>
            <w:delText>Product Functions</w:delText>
          </w:r>
          <w:r w:rsidRPr="0088096E" w:rsidDel="00FB1C8B">
            <w:rPr>
              <w:rFonts w:ascii="Tahoma" w:hAnsi="Tahoma" w:cs="Tahoma"/>
              <w:noProof/>
              <w:rPrChange w:id="160" w:author="michael schneider" w:date="2013-12-03T09:17:00Z">
                <w:rPr>
                  <w:noProof/>
                </w:rPr>
              </w:rPrChange>
            </w:rPr>
            <w:tab/>
            <w:delText>6</w:delText>
          </w:r>
        </w:del>
      </w:ins>
    </w:p>
    <w:p w14:paraId="6C1EA9DE" w14:textId="77777777" w:rsidR="0088096E" w:rsidRPr="0088096E" w:rsidDel="00FB1C8B" w:rsidRDefault="0088096E" w:rsidP="0088096E">
      <w:pPr>
        <w:pStyle w:val="TOC2"/>
        <w:tabs>
          <w:tab w:val="left" w:pos="960"/>
          <w:tab w:val="right" w:leader="dot" w:pos="9350"/>
        </w:tabs>
        <w:rPr>
          <w:ins w:id="161" w:author="michael schneider" w:date="2013-12-03T09:14:00Z"/>
          <w:del w:id="162" w:author="michael schneider" w:date="2013-12-03T14:58:00Z"/>
          <w:rFonts w:ascii="Tahoma" w:eastAsiaTheme="minorEastAsia" w:hAnsi="Tahoma" w:cs="Tahoma"/>
          <w:noProof/>
          <w:sz w:val="22"/>
          <w:szCs w:val="22"/>
          <w:rPrChange w:id="163" w:author="michael schneider" w:date="2013-12-03T09:17:00Z">
            <w:rPr>
              <w:ins w:id="164" w:author="michael schneider" w:date="2013-12-03T09:14:00Z"/>
              <w:del w:id="165" w:author="michael schneider" w:date="2013-12-03T14:58:00Z"/>
              <w:rFonts w:asciiTheme="minorHAnsi" w:eastAsiaTheme="minorEastAsia" w:hAnsiTheme="minorHAnsi" w:cstheme="minorBidi"/>
              <w:noProof/>
              <w:sz w:val="22"/>
              <w:szCs w:val="22"/>
            </w:rPr>
          </w:rPrChange>
        </w:rPr>
        <w:pPrChange w:id="166" w:author="michael schneider" w:date="2013-12-03T09:15:00Z">
          <w:pPr>
            <w:pStyle w:val="TOC2"/>
            <w:tabs>
              <w:tab w:val="left" w:pos="960"/>
              <w:tab w:val="right" w:leader="dot" w:pos="9350"/>
            </w:tabs>
          </w:pPr>
        </w:pPrChange>
      </w:pPr>
      <w:ins w:id="167" w:author="michael schneider" w:date="2013-12-03T09:14:00Z">
        <w:del w:id="168" w:author="michael schneider" w:date="2013-12-03T14:58:00Z">
          <w:r w:rsidRPr="0088096E" w:rsidDel="00FB1C8B">
            <w:rPr>
              <w:rFonts w:ascii="Tahoma" w:hAnsi="Tahoma" w:cs="Tahoma"/>
              <w:noProof/>
              <w:rPrChange w:id="169" w:author="michael schneider" w:date="2013-12-03T09:17:00Z">
                <w:rPr>
                  <w:rFonts w:ascii="Tahoma" w:hAnsi="Tahoma" w:cs="Tahoma"/>
                  <w:noProof/>
                </w:rPr>
              </w:rPrChange>
            </w:rPr>
            <w:delText>2.3</w:delText>
          </w:r>
          <w:r w:rsidRPr="0088096E" w:rsidDel="00FB1C8B">
            <w:rPr>
              <w:rFonts w:ascii="Tahoma" w:eastAsiaTheme="minorEastAsia" w:hAnsi="Tahoma" w:cs="Tahoma"/>
              <w:noProof/>
              <w:sz w:val="22"/>
              <w:szCs w:val="22"/>
              <w:rPrChange w:id="17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71" w:author="michael schneider" w:date="2013-12-03T09:17:00Z">
                <w:rPr>
                  <w:rFonts w:ascii="Tahoma" w:hAnsi="Tahoma" w:cs="Tahoma"/>
                  <w:noProof/>
                </w:rPr>
              </w:rPrChange>
            </w:rPr>
            <w:delText>User Classes and Characteristics</w:delText>
          </w:r>
          <w:r w:rsidRPr="0088096E" w:rsidDel="00FB1C8B">
            <w:rPr>
              <w:rFonts w:ascii="Tahoma" w:hAnsi="Tahoma" w:cs="Tahoma"/>
              <w:noProof/>
              <w:rPrChange w:id="172" w:author="michael schneider" w:date="2013-12-03T09:17:00Z">
                <w:rPr>
                  <w:noProof/>
                </w:rPr>
              </w:rPrChange>
            </w:rPr>
            <w:tab/>
            <w:delText>6</w:delText>
          </w:r>
        </w:del>
      </w:ins>
    </w:p>
    <w:p w14:paraId="6F67A68D" w14:textId="77777777" w:rsidR="0088096E" w:rsidRPr="0088096E" w:rsidDel="00FB1C8B" w:rsidRDefault="0088096E" w:rsidP="0088096E">
      <w:pPr>
        <w:pStyle w:val="TOC2"/>
        <w:tabs>
          <w:tab w:val="left" w:pos="960"/>
          <w:tab w:val="right" w:leader="dot" w:pos="9350"/>
        </w:tabs>
        <w:rPr>
          <w:ins w:id="173" w:author="michael schneider" w:date="2013-12-03T09:14:00Z"/>
          <w:del w:id="174" w:author="michael schneider" w:date="2013-12-03T14:58:00Z"/>
          <w:rFonts w:ascii="Tahoma" w:eastAsiaTheme="minorEastAsia" w:hAnsi="Tahoma" w:cs="Tahoma"/>
          <w:noProof/>
          <w:sz w:val="22"/>
          <w:szCs w:val="22"/>
          <w:rPrChange w:id="175" w:author="michael schneider" w:date="2013-12-03T09:17:00Z">
            <w:rPr>
              <w:ins w:id="176" w:author="michael schneider" w:date="2013-12-03T09:14:00Z"/>
              <w:del w:id="177" w:author="michael schneider" w:date="2013-12-03T14:58:00Z"/>
              <w:rFonts w:asciiTheme="minorHAnsi" w:eastAsiaTheme="minorEastAsia" w:hAnsiTheme="minorHAnsi" w:cstheme="minorBidi"/>
              <w:noProof/>
              <w:sz w:val="22"/>
              <w:szCs w:val="22"/>
            </w:rPr>
          </w:rPrChange>
        </w:rPr>
        <w:pPrChange w:id="178" w:author="michael schneider" w:date="2013-12-03T09:15:00Z">
          <w:pPr>
            <w:pStyle w:val="TOC2"/>
            <w:tabs>
              <w:tab w:val="left" w:pos="960"/>
              <w:tab w:val="right" w:leader="dot" w:pos="9350"/>
            </w:tabs>
          </w:pPr>
        </w:pPrChange>
      </w:pPr>
      <w:ins w:id="179" w:author="michael schneider" w:date="2013-12-03T09:14:00Z">
        <w:del w:id="180" w:author="michael schneider" w:date="2013-12-03T14:58:00Z">
          <w:r w:rsidRPr="0088096E" w:rsidDel="00FB1C8B">
            <w:rPr>
              <w:rFonts w:ascii="Tahoma" w:hAnsi="Tahoma" w:cs="Tahoma"/>
              <w:noProof/>
              <w:rPrChange w:id="181" w:author="michael schneider" w:date="2013-12-03T09:17:00Z">
                <w:rPr>
                  <w:rFonts w:ascii="Tahoma" w:hAnsi="Tahoma" w:cs="Tahoma"/>
                  <w:noProof/>
                </w:rPr>
              </w:rPrChange>
            </w:rPr>
            <w:delText>2.4</w:delText>
          </w:r>
          <w:r w:rsidRPr="0088096E" w:rsidDel="00FB1C8B">
            <w:rPr>
              <w:rFonts w:ascii="Tahoma" w:eastAsiaTheme="minorEastAsia" w:hAnsi="Tahoma" w:cs="Tahoma"/>
              <w:noProof/>
              <w:sz w:val="22"/>
              <w:szCs w:val="22"/>
              <w:rPrChange w:id="18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83" w:author="michael schneider" w:date="2013-12-03T09:17:00Z">
                <w:rPr>
                  <w:rFonts w:ascii="Tahoma" w:hAnsi="Tahoma" w:cs="Tahoma"/>
                  <w:noProof/>
                </w:rPr>
              </w:rPrChange>
            </w:rPr>
            <w:delText>Operating Environment</w:delText>
          </w:r>
          <w:r w:rsidRPr="0088096E" w:rsidDel="00FB1C8B">
            <w:rPr>
              <w:rFonts w:ascii="Tahoma" w:hAnsi="Tahoma" w:cs="Tahoma"/>
              <w:noProof/>
              <w:rPrChange w:id="184" w:author="michael schneider" w:date="2013-12-03T09:17:00Z">
                <w:rPr>
                  <w:noProof/>
                </w:rPr>
              </w:rPrChange>
            </w:rPr>
            <w:tab/>
            <w:delText>8</w:delText>
          </w:r>
        </w:del>
      </w:ins>
    </w:p>
    <w:p w14:paraId="766D67A1" w14:textId="77777777" w:rsidR="0088096E" w:rsidRPr="0088096E" w:rsidDel="00FB1C8B" w:rsidRDefault="0088096E" w:rsidP="0088096E">
      <w:pPr>
        <w:pStyle w:val="TOC2"/>
        <w:tabs>
          <w:tab w:val="left" w:pos="960"/>
          <w:tab w:val="right" w:leader="dot" w:pos="9350"/>
        </w:tabs>
        <w:rPr>
          <w:ins w:id="185" w:author="michael schneider" w:date="2013-12-03T09:14:00Z"/>
          <w:del w:id="186" w:author="michael schneider" w:date="2013-12-03T14:58:00Z"/>
          <w:rFonts w:ascii="Tahoma" w:eastAsiaTheme="minorEastAsia" w:hAnsi="Tahoma" w:cs="Tahoma"/>
          <w:noProof/>
          <w:sz w:val="22"/>
          <w:szCs w:val="22"/>
          <w:rPrChange w:id="187" w:author="michael schneider" w:date="2013-12-03T09:17:00Z">
            <w:rPr>
              <w:ins w:id="188" w:author="michael schneider" w:date="2013-12-03T09:14:00Z"/>
              <w:del w:id="189" w:author="michael schneider" w:date="2013-12-03T14:58:00Z"/>
              <w:rFonts w:asciiTheme="minorHAnsi" w:eastAsiaTheme="minorEastAsia" w:hAnsiTheme="minorHAnsi" w:cstheme="minorBidi"/>
              <w:noProof/>
              <w:sz w:val="22"/>
              <w:szCs w:val="22"/>
            </w:rPr>
          </w:rPrChange>
        </w:rPr>
        <w:pPrChange w:id="190" w:author="michael schneider" w:date="2013-12-03T09:15:00Z">
          <w:pPr>
            <w:pStyle w:val="TOC2"/>
            <w:tabs>
              <w:tab w:val="left" w:pos="960"/>
              <w:tab w:val="right" w:leader="dot" w:pos="9350"/>
            </w:tabs>
          </w:pPr>
        </w:pPrChange>
      </w:pPr>
      <w:ins w:id="191" w:author="michael schneider" w:date="2013-12-03T09:14:00Z">
        <w:del w:id="192" w:author="michael schneider" w:date="2013-12-03T14:58:00Z">
          <w:r w:rsidRPr="0088096E" w:rsidDel="00FB1C8B">
            <w:rPr>
              <w:rFonts w:ascii="Tahoma" w:hAnsi="Tahoma" w:cs="Tahoma"/>
              <w:noProof/>
              <w:rPrChange w:id="193" w:author="michael schneider" w:date="2013-12-03T09:17:00Z">
                <w:rPr>
                  <w:rFonts w:ascii="Tahoma" w:hAnsi="Tahoma" w:cs="Tahoma"/>
                  <w:noProof/>
                </w:rPr>
              </w:rPrChange>
            </w:rPr>
            <w:delText>2.5</w:delText>
          </w:r>
          <w:r w:rsidRPr="0088096E" w:rsidDel="00FB1C8B">
            <w:rPr>
              <w:rFonts w:ascii="Tahoma" w:eastAsiaTheme="minorEastAsia" w:hAnsi="Tahoma" w:cs="Tahoma"/>
              <w:noProof/>
              <w:sz w:val="22"/>
              <w:szCs w:val="22"/>
              <w:rPrChange w:id="19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95" w:author="michael schneider" w:date="2013-12-03T09:17:00Z">
                <w:rPr>
                  <w:rFonts w:ascii="Tahoma" w:hAnsi="Tahoma" w:cs="Tahoma"/>
                  <w:noProof/>
                </w:rPr>
              </w:rPrChange>
            </w:rPr>
            <w:delText>Design and Implementation Constraints</w:delText>
          </w:r>
          <w:r w:rsidRPr="0088096E" w:rsidDel="00FB1C8B">
            <w:rPr>
              <w:rFonts w:ascii="Tahoma" w:hAnsi="Tahoma" w:cs="Tahoma"/>
              <w:noProof/>
              <w:rPrChange w:id="196" w:author="michael schneider" w:date="2013-12-03T09:17:00Z">
                <w:rPr>
                  <w:noProof/>
                </w:rPr>
              </w:rPrChange>
            </w:rPr>
            <w:tab/>
            <w:delText>8</w:delText>
          </w:r>
        </w:del>
      </w:ins>
    </w:p>
    <w:p w14:paraId="5E2D87CB" w14:textId="77777777" w:rsidR="0088096E" w:rsidRPr="0088096E" w:rsidDel="00FB1C8B" w:rsidRDefault="0088096E" w:rsidP="0088096E">
      <w:pPr>
        <w:pStyle w:val="TOC2"/>
        <w:tabs>
          <w:tab w:val="left" w:pos="960"/>
          <w:tab w:val="right" w:leader="dot" w:pos="9350"/>
        </w:tabs>
        <w:rPr>
          <w:ins w:id="197" w:author="michael schneider" w:date="2013-12-03T09:14:00Z"/>
          <w:del w:id="198" w:author="michael schneider" w:date="2013-12-03T14:58:00Z"/>
          <w:rFonts w:ascii="Tahoma" w:eastAsiaTheme="minorEastAsia" w:hAnsi="Tahoma" w:cs="Tahoma"/>
          <w:noProof/>
          <w:sz w:val="22"/>
          <w:szCs w:val="22"/>
          <w:rPrChange w:id="199" w:author="michael schneider" w:date="2013-12-03T09:17:00Z">
            <w:rPr>
              <w:ins w:id="200" w:author="michael schneider" w:date="2013-12-03T09:14:00Z"/>
              <w:del w:id="201" w:author="michael schneider" w:date="2013-12-03T14:58:00Z"/>
              <w:rFonts w:asciiTheme="minorHAnsi" w:eastAsiaTheme="minorEastAsia" w:hAnsiTheme="minorHAnsi" w:cstheme="minorBidi"/>
              <w:noProof/>
              <w:sz w:val="22"/>
              <w:szCs w:val="22"/>
            </w:rPr>
          </w:rPrChange>
        </w:rPr>
        <w:pPrChange w:id="202" w:author="michael schneider" w:date="2013-12-03T09:15:00Z">
          <w:pPr>
            <w:pStyle w:val="TOC2"/>
            <w:tabs>
              <w:tab w:val="left" w:pos="960"/>
              <w:tab w:val="right" w:leader="dot" w:pos="9350"/>
            </w:tabs>
          </w:pPr>
        </w:pPrChange>
      </w:pPr>
      <w:ins w:id="203" w:author="michael schneider" w:date="2013-12-03T09:14:00Z">
        <w:del w:id="204" w:author="michael schneider" w:date="2013-12-03T14:58:00Z">
          <w:r w:rsidRPr="0088096E" w:rsidDel="00FB1C8B">
            <w:rPr>
              <w:rFonts w:ascii="Tahoma" w:hAnsi="Tahoma" w:cs="Tahoma"/>
              <w:noProof/>
              <w:rPrChange w:id="205" w:author="michael schneider" w:date="2013-12-03T09:17:00Z">
                <w:rPr>
                  <w:rFonts w:ascii="Tahoma" w:hAnsi="Tahoma" w:cs="Tahoma"/>
                  <w:noProof/>
                </w:rPr>
              </w:rPrChange>
            </w:rPr>
            <w:delText>2.6</w:delText>
          </w:r>
          <w:r w:rsidRPr="0088096E" w:rsidDel="00FB1C8B">
            <w:rPr>
              <w:rFonts w:ascii="Tahoma" w:eastAsiaTheme="minorEastAsia" w:hAnsi="Tahoma" w:cs="Tahoma"/>
              <w:noProof/>
              <w:sz w:val="22"/>
              <w:szCs w:val="22"/>
              <w:rPrChange w:id="20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07" w:author="michael schneider" w:date="2013-12-03T09:17:00Z">
                <w:rPr>
                  <w:rFonts w:ascii="Tahoma" w:hAnsi="Tahoma" w:cs="Tahoma"/>
                  <w:noProof/>
                </w:rPr>
              </w:rPrChange>
            </w:rPr>
            <w:delText>User Documentation</w:delText>
          </w:r>
          <w:r w:rsidRPr="0088096E" w:rsidDel="00FB1C8B">
            <w:rPr>
              <w:rFonts w:ascii="Tahoma" w:hAnsi="Tahoma" w:cs="Tahoma"/>
              <w:noProof/>
              <w:rPrChange w:id="208" w:author="michael schneider" w:date="2013-12-03T09:17:00Z">
                <w:rPr>
                  <w:noProof/>
                </w:rPr>
              </w:rPrChange>
            </w:rPr>
            <w:tab/>
            <w:delText>8</w:delText>
          </w:r>
        </w:del>
      </w:ins>
    </w:p>
    <w:p w14:paraId="13BF5DC7" w14:textId="77777777" w:rsidR="0088096E" w:rsidRPr="0088096E" w:rsidDel="00FB1C8B" w:rsidRDefault="0088096E" w:rsidP="0088096E">
      <w:pPr>
        <w:pStyle w:val="TOC2"/>
        <w:tabs>
          <w:tab w:val="left" w:pos="960"/>
          <w:tab w:val="right" w:leader="dot" w:pos="9350"/>
        </w:tabs>
        <w:rPr>
          <w:ins w:id="209" w:author="michael schneider" w:date="2013-12-03T09:14:00Z"/>
          <w:del w:id="210" w:author="michael schneider" w:date="2013-12-03T14:58:00Z"/>
          <w:rFonts w:ascii="Tahoma" w:eastAsiaTheme="minorEastAsia" w:hAnsi="Tahoma" w:cs="Tahoma"/>
          <w:noProof/>
          <w:sz w:val="22"/>
          <w:szCs w:val="22"/>
          <w:rPrChange w:id="211" w:author="michael schneider" w:date="2013-12-03T09:17:00Z">
            <w:rPr>
              <w:ins w:id="212" w:author="michael schneider" w:date="2013-12-03T09:14:00Z"/>
              <w:del w:id="213" w:author="michael schneider" w:date="2013-12-03T14:58:00Z"/>
              <w:rFonts w:asciiTheme="minorHAnsi" w:eastAsiaTheme="minorEastAsia" w:hAnsiTheme="minorHAnsi" w:cstheme="minorBidi"/>
              <w:noProof/>
              <w:sz w:val="22"/>
              <w:szCs w:val="22"/>
            </w:rPr>
          </w:rPrChange>
        </w:rPr>
        <w:pPrChange w:id="214" w:author="michael schneider" w:date="2013-12-03T09:15:00Z">
          <w:pPr>
            <w:pStyle w:val="TOC2"/>
            <w:tabs>
              <w:tab w:val="left" w:pos="960"/>
              <w:tab w:val="right" w:leader="dot" w:pos="9350"/>
            </w:tabs>
          </w:pPr>
        </w:pPrChange>
      </w:pPr>
      <w:ins w:id="215" w:author="michael schneider" w:date="2013-12-03T09:14:00Z">
        <w:del w:id="216" w:author="michael schneider" w:date="2013-12-03T14:58:00Z">
          <w:r w:rsidRPr="0088096E" w:rsidDel="00FB1C8B">
            <w:rPr>
              <w:rFonts w:ascii="Tahoma" w:hAnsi="Tahoma" w:cs="Tahoma"/>
              <w:noProof/>
              <w:rPrChange w:id="217" w:author="michael schneider" w:date="2013-12-03T09:17:00Z">
                <w:rPr>
                  <w:rFonts w:ascii="Tahoma" w:hAnsi="Tahoma" w:cs="Tahoma"/>
                  <w:noProof/>
                </w:rPr>
              </w:rPrChange>
            </w:rPr>
            <w:delText>2.7</w:delText>
          </w:r>
          <w:r w:rsidRPr="0088096E" w:rsidDel="00FB1C8B">
            <w:rPr>
              <w:rFonts w:ascii="Tahoma" w:eastAsiaTheme="minorEastAsia" w:hAnsi="Tahoma" w:cs="Tahoma"/>
              <w:noProof/>
              <w:sz w:val="22"/>
              <w:szCs w:val="22"/>
              <w:rPrChange w:id="21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19" w:author="michael schneider" w:date="2013-12-03T09:17:00Z">
                <w:rPr>
                  <w:rFonts w:ascii="Tahoma" w:hAnsi="Tahoma" w:cs="Tahoma"/>
                  <w:noProof/>
                </w:rPr>
              </w:rPrChange>
            </w:rPr>
            <w:delText>Assumptions and Dependencies</w:delText>
          </w:r>
          <w:r w:rsidRPr="0088096E" w:rsidDel="00FB1C8B">
            <w:rPr>
              <w:rFonts w:ascii="Tahoma" w:hAnsi="Tahoma" w:cs="Tahoma"/>
              <w:noProof/>
              <w:rPrChange w:id="220" w:author="michael schneider" w:date="2013-12-03T09:17:00Z">
                <w:rPr>
                  <w:noProof/>
                </w:rPr>
              </w:rPrChange>
            </w:rPr>
            <w:tab/>
            <w:delText>8</w:delText>
          </w:r>
        </w:del>
      </w:ins>
    </w:p>
    <w:p w14:paraId="2F7D4567" w14:textId="77777777" w:rsidR="0088096E" w:rsidRPr="0088096E" w:rsidDel="00FB1C8B" w:rsidRDefault="0088096E" w:rsidP="0088096E">
      <w:pPr>
        <w:pStyle w:val="TOC1"/>
        <w:tabs>
          <w:tab w:val="left" w:pos="480"/>
          <w:tab w:val="right" w:leader="dot" w:pos="9350"/>
        </w:tabs>
        <w:rPr>
          <w:ins w:id="221" w:author="michael schneider" w:date="2013-12-03T09:14:00Z"/>
          <w:del w:id="222" w:author="michael schneider" w:date="2013-12-03T14:58:00Z"/>
          <w:rFonts w:ascii="Tahoma" w:eastAsiaTheme="minorEastAsia" w:hAnsi="Tahoma" w:cs="Tahoma"/>
          <w:noProof/>
          <w:sz w:val="22"/>
          <w:szCs w:val="22"/>
          <w:rPrChange w:id="223" w:author="michael schneider" w:date="2013-12-03T09:17:00Z">
            <w:rPr>
              <w:ins w:id="224" w:author="michael schneider" w:date="2013-12-03T09:14:00Z"/>
              <w:del w:id="225" w:author="michael schneider" w:date="2013-12-03T14:58:00Z"/>
              <w:rFonts w:asciiTheme="minorHAnsi" w:eastAsiaTheme="minorEastAsia" w:hAnsiTheme="minorHAnsi" w:cstheme="minorBidi"/>
              <w:noProof/>
              <w:sz w:val="22"/>
              <w:szCs w:val="22"/>
            </w:rPr>
          </w:rPrChange>
        </w:rPr>
        <w:pPrChange w:id="226" w:author="michael schneider" w:date="2013-12-03T09:15:00Z">
          <w:pPr>
            <w:pStyle w:val="TOC1"/>
            <w:tabs>
              <w:tab w:val="left" w:pos="480"/>
              <w:tab w:val="right" w:leader="dot" w:pos="9350"/>
            </w:tabs>
          </w:pPr>
        </w:pPrChange>
      </w:pPr>
      <w:ins w:id="227" w:author="michael schneider" w:date="2013-12-03T09:14:00Z">
        <w:del w:id="228" w:author="michael schneider" w:date="2013-12-03T14:58:00Z">
          <w:r w:rsidRPr="0088096E" w:rsidDel="00FB1C8B">
            <w:rPr>
              <w:rFonts w:ascii="Tahoma" w:hAnsi="Tahoma" w:cs="Tahoma"/>
              <w:noProof/>
              <w:rPrChange w:id="229" w:author="michael schneider" w:date="2013-12-03T09:17:00Z">
                <w:rPr>
                  <w:rFonts w:ascii="Tahoma" w:hAnsi="Tahoma" w:cs="Tahoma"/>
                  <w:noProof/>
                </w:rPr>
              </w:rPrChange>
            </w:rPr>
            <w:delText>3.</w:delText>
          </w:r>
          <w:r w:rsidRPr="0088096E" w:rsidDel="00FB1C8B">
            <w:rPr>
              <w:rFonts w:ascii="Tahoma" w:eastAsiaTheme="minorEastAsia" w:hAnsi="Tahoma" w:cs="Tahoma"/>
              <w:noProof/>
              <w:sz w:val="22"/>
              <w:szCs w:val="22"/>
              <w:rPrChange w:id="23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31" w:author="michael schneider" w:date="2013-12-03T09:17:00Z">
                <w:rPr>
                  <w:rFonts w:ascii="Tahoma" w:hAnsi="Tahoma" w:cs="Tahoma"/>
                  <w:noProof/>
                </w:rPr>
              </w:rPrChange>
            </w:rPr>
            <w:delText>External Interface Requirements</w:delText>
          </w:r>
          <w:r w:rsidRPr="0088096E" w:rsidDel="00FB1C8B">
            <w:rPr>
              <w:rFonts w:ascii="Tahoma" w:hAnsi="Tahoma" w:cs="Tahoma"/>
              <w:noProof/>
              <w:rPrChange w:id="232" w:author="michael schneider" w:date="2013-12-03T09:17:00Z">
                <w:rPr>
                  <w:noProof/>
                </w:rPr>
              </w:rPrChange>
            </w:rPr>
            <w:tab/>
            <w:delText>9</w:delText>
          </w:r>
        </w:del>
      </w:ins>
    </w:p>
    <w:p w14:paraId="73DC5D67" w14:textId="77777777" w:rsidR="0088096E" w:rsidRPr="0088096E" w:rsidDel="00FB1C8B" w:rsidRDefault="0088096E" w:rsidP="0088096E">
      <w:pPr>
        <w:pStyle w:val="TOC2"/>
        <w:tabs>
          <w:tab w:val="left" w:pos="960"/>
          <w:tab w:val="right" w:leader="dot" w:pos="9350"/>
        </w:tabs>
        <w:rPr>
          <w:ins w:id="233" w:author="michael schneider" w:date="2013-12-03T09:14:00Z"/>
          <w:del w:id="234" w:author="michael schneider" w:date="2013-12-03T14:58:00Z"/>
          <w:rFonts w:ascii="Tahoma" w:eastAsiaTheme="minorEastAsia" w:hAnsi="Tahoma" w:cs="Tahoma"/>
          <w:noProof/>
          <w:sz w:val="22"/>
          <w:szCs w:val="22"/>
          <w:rPrChange w:id="235" w:author="michael schneider" w:date="2013-12-03T09:17:00Z">
            <w:rPr>
              <w:ins w:id="236" w:author="michael schneider" w:date="2013-12-03T09:14:00Z"/>
              <w:del w:id="237" w:author="michael schneider" w:date="2013-12-03T14:58:00Z"/>
              <w:rFonts w:asciiTheme="minorHAnsi" w:eastAsiaTheme="minorEastAsia" w:hAnsiTheme="minorHAnsi" w:cstheme="minorBidi"/>
              <w:noProof/>
              <w:sz w:val="22"/>
              <w:szCs w:val="22"/>
            </w:rPr>
          </w:rPrChange>
        </w:rPr>
        <w:pPrChange w:id="238" w:author="michael schneider" w:date="2013-12-03T09:15:00Z">
          <w:pPr>
            <w:pStyle w:val="TOC2"/>
            <w:tabs>
              <w:tab w:val="left" w:pos="960"/>
              <w:tab w:val="right" w:leader="dot" w:pos="9350"/>
            </w:tabs>
          </w:pPr>
        </w:pPrChange>
      </w:pPr>
      <w:ins w:id="239" w:author="michael schneider" w:date="2013-12-03T09:14:00Z">
        <w:del w:id="240" w:author="michael schneider" w:date="2013-12-03T14:58:00Z">
          <w:r w:rsidRPr="0088096E" w:rsidDel="00FB1C8B">
            <w:rPr>
              <w:rFonts w:ascii="Tahoma" w:hAnsi="Tahoma" w:cs="Tahoma"/>
              <w:noProof/>
              <w:rPrChange w:id="241" w:author="michael schneider" w:date="2013-12-03T09:17:00Z">
                <w:rPr>
                  <w:rFonts w:ascii="Tahoma" w:hAnsi="Tahoma" w:cs="Tahoma"/>
                  <w:noProof/>
                </w:rPr>
              </w:rPrChange>
            </w:rPr>
            <w:delText>3.1</w:delText>
          </w:r>
          <w:r w:rsidRPr="0088096E" w:rsidDel="00FB1C8B">
            <w:rPr>
              <w:rFonts w:ascii="Tahoma" w:eastAsiaTheme="minorEastAsia" w:hAnsi="Tahoma" w:cs="Tahoma"/>
              <w:noProof/>
              <w:sz w:val="22"/>
              <w:szCs w:val="22"/>
              <w:rPrChange w:id="24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43" w:author="michael schneider" w:date="2013-12-03T09:17:00Z">
                <w:rPr>
                  <w:rFonts w:ascii="Tahoma" w:hAnsi="Tahoma" w:cs="Tahoma"/>
                  <w:noProof/>
                </w:rPr>
              </w:rPrChange>
            </w:rPr>
            <w:delText>User Interfaces</w:delText>
          </w:r>
          <w:r w:rsidRPr="0088096E" w:rsidDel="00FB1C8B">
            <w:rPr>
              <w:rFonts w:ascii="Tahoma" w:hAnsi="Tahoma" w:cs="Tahoma"/>
              <w:noProof/>
              <w:rPrChange w:id="244" w:author="michael schneider" w:date="2013-12-03T09:17:00Z">
                <w:rPr>
                  <w:noProof/>
                </w:rPr>
              </w:rPrChange>
            </w:rPr>
            <w:tab/>
            <w:delText>9</w:delText>
          </w:r>
        </w:del>
      </w:ins>
    </w:p>
    <w:p w14:paraId="67F82237" w14:textId="77777777" w:rsidR="0088096E" w:rsidRPr="0088096E" w:rsidDel="00FB1C8B" w:rsidRDefault="0088096E" w:rsidP="0088096E">
      <w:pPr>
        <w:pStyle w:val="TOC2"/>
        <w:tabs>
          <w:tab w:val="left" w:pos="960"/>
          <w:tab w:val="right" w:leader="dot" w:pos="9350"/>
        </w:tabs>
        <w:rPr>
          <w:ins w:id="245" w:author="michael schneider" w:date="2013-12-03T09:14:00Z"/>
          <w:del w:id="246" w:author="michael schneider" w:date="2013-12-03T14:58:00Z"/>
          <w:rFonts w:ascii="Tahoma" w:eastAsiaTheme="minorEastAsia" w:hAnsi="Tahoma" w:cs="Tahoma"/>
          <w:noProof/>
          <w:sz w:val="22"/>
          <w:szCs w:val="22"/>
          <w:rPrChange w:id="247" w:author="michael schneider" w:date="2013-12-03T09:17:00Z">
            <w:rPr>
              <w:ins w:id="248" w:author="michael schneider" w:date="2013-12-03T09:14:00Z"/>
              <w:del w:id="249" w:author="michael schneider" w:date="2013-12-03T14:58:00Z"/>
              <w:rFonts w:asciiTheme="minorHAnsi" w:eastAsiaTheme="minorEastAsia" w:hAnsiTheme="minorHAnsi" w:cstheme="minorBidi"/>
              <w:noProof/>
              <w:sz w:val="22"/>
              <w:szCs w:val="22"/>
            </w:rPr>
          </w:rPrChange>
        </w:rPr>
        <w:pPrChange w:id="250" w:author="michael schneider" w:date="2013-12-03T09:15:00Z">
          <w:pPr>
            <w:pStyle w:val="TOC2"/>
            <w:tabs>
              <w:tab w:val="left" w:pos="960"/>
              <w:tab w:val="right" w:leader="dot" w:pos="9350"/>
            </w:tabs>
          </w:pPr>
        </w:pPrChange>
      </w:pPr>
      <w:ins w:id="251" w:author="michael schneider" w:date="2013-12-03T09:14:00Z">
        <w:del w:id="252" w:author="michael schneider" w:date="2013-12-03T14:58:00Z">
          <w:r w:rsidRPr="0088096E" w:rsidDel="00FB1C8B">
            <w:rPr>
              <w:rFonts w:ascii="Tahoma" w:hAnsi="Tahoma" w:cs="Tahoma"/>
              <w:noProof/>
              <w:rPrChange w:id="253" w:author="michael schneider" w:date="2013-12-03T09:17:00Z">
                <w:rPr>
                  <w:rFonts w:ascii="Tahoma" w:hAnsi="Tahoma" w:cs="Tahoma"/>
                  <w:noProof/>
                </w:rPr>
              </w:rPrChange>
            </w:rPr>
            <w:delText>3.2</w:delText>
          </w:r>
          <w:r w:rsidRPr="0088096E" w:rsidDel="00FB1C8B">
            <w:rPr>
              <w:rFonts w:ascii="Tahoma" w:eastAsiaTheme="minorEastAsia" w:hAnsi="Tahoma" w:cs="Tahoma"/>
              <w:noProof/>
              <w:sz w:val="22"/>
              <w:szCs w:val="22"/>
              <w:rPrChange w:id="25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55" w:author="michael schneider" w:date="2013-12-03T09:17:00Z">
                <w:rPr>
                  <w:rFonts w:ascii="Tahoma" w:hAnsi="Tahoma" w:cs="Tahoma"/>
                  <w:noProof/>
                </w:rPr>
              </w:rPrChange>
            </w:rPr>
            <w:delText>Hardware Interfaces</w:delText>
          </w:r>
          <w:r w:rsidRPr="0088096E" w:rsidDel="00FB1C8B">
            <w:rPr>
              <w:rFonts w:ascii="Tahoma" w:hAnsi="Tahoma" w:cs="Tahoma"/>
              <w:noProof/>
              <w:rPrChange w:id="256" w:author="michael schneider" w:date="2013-12-03T09:17:00Z">
                <w:rPr>
                  <w:noProof/>
                </w:rPr>
              </w:rPrChange>
            </w:rPr>
            <w:tab/>
            <w:delText>10</w:delText>
          </w:r>
        </w:del>
      </w:ins>
    </w:p>
    <w:p w14:paraId="3545841A" w14:textId="77777777" w:rsidR="0088096E" w:rsidRPr="0088096E" w:rsidDel="00FB1C8B" w:rsidRDefault="0088096E" w:rsidP="0088096E">
      <w:pPr>
        <w:pStyle w:val="TOC2"/>
        <w:tabs>
          <w:tab w:val="left" w:pos="960"/>
          <w:tab w:val="right" w:leader="dot" w:pos="9350"/>
        </w:tabs>
        <w:rPr>
          <w:ins w:id="257" w:author="michael schneider" w:date="2013-12-03T09:14:00Z"/>
          <w:del w:id="258" w:author="michael schneider" w:date="2013-12-03T14:58:00Z"/>
          <w:rFonts w:ascii="Tahoma" w:eastAsiaTheme="minorEastAsia" w:hAnsi="Tahoma" w:cs="Tahoma"/>
          <w:noProof/>
          <w:sz w:val="22"/>
          <w:szCs w:val="22"/>
          <w:rPrChange w:id="259" w:author="michael schneider" w:date="2013-12-03T09:17:00Z">
            <w:rPr>
              <w:ins w:id="260" w:author="michael schneider" w:date="2013-12-03T09:14:00Z"/>
              <w:del w:id="261" w:author="michael schneider" w:date="2013-12-03T14:58:00Z"/>
              <w:rFonts w:asciiTheme="minorHAnsi" w:eastAsiaTheme="minorEastAsia" w:hAnsiTheme="minorHAnsi" w:cstheme="minorBidi"/>
              <w:noProof/>
              <w:sz w:val="22"/>
              <w:szCs w:val="22"/>
            </w:rPr>
          </w:rPrChange>
        </w:rPr>
        <w:pPrChange w:id="262" w:author="michael schneider" w:date="2013-12-03T09:15:00Z">
          <w:pPr>
            <w:pStyle w:val="TOC2"/>
            <w:tabs>
              <w:tab w:val="left" w:pos="960"/>
              <w:tab w:val="right" w:leader="dot" w:pos="9350"/>
            </w:tabs>
          </w:pPr>
        </w:pPrChange>
      </w:pPr>
      <w:ins w:id="263" w:author="michael schneider" w:date="2013-12-03T09:14:00Z">
        <w:del w:id="264" w:author="michael schneider" w:date="2013-12-03T14:58:00Z">
          <w:r w:rsidRPr="0088096E" w:rsidDel="00FB1C8B">
            <w:rPr>
              <w:rFonts w:ascii="Tahoma" w:hAnsi="Tahoma" w:cs="Tahoma"/>
              <w:noProof/>
              <w:rPrChange w:id="265" w:author="michael schneider" w:date="2013-12-03T09:17:00Z">
                <w:rPr>
                  <w:rFonts w:ascii="Tahoma" w:hAnsi="Tahoma" w:cs="Tahoma"/>
                  <w:noProof/>
                </w:rPr>
              </w:rPrChange>
            </w:rPr>
            <w:delText>3.3</w:delText>
          </w:r>
          <w:r w:rsidRPr="0088096E" w:rsidDel="00FB1C8B">
            <w:rPr>
              <w:rFonts w:ascii="Tahoma" w:eastAsiaTheme="minorEastAsia" w:hAnsi="Tahoma" w:cs="Tahoma"/>
              <w:noProof/>
              <w:sz w:val="22"/>
              <w:szCs w:val="22"/>
              <w:rPrChange w:id="26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67" w:author="michael schneider" w:date="2013-12-03T09:17:00Z">
                <w:rPr>
                  <w:rFonts w:ascii="Tahoma" w:hAnsi="Tahoma" w:cs="Tahoma"/>
                  <w:noProof/>
                </w:rPr>
              </w:rPrChange>
            </w:rPr>
            <w:delText>Software Interfaces</w:delText>
          </w:r>
          <w:r w:rsidRPr="0088096E" w:rsidDel="00FB1C8B">
            <w:rPr>
              <w:rFonts w:ascii="Tahoma" w:hAnsi="Tahoma" w:cs="Tahoma"/>
              <w:noProof/>
              <w:rPrChange w:id="268" w:author="michael schneider" w:date="2013-12-03T09:17:00Z">
                <w:rPr>
                  <w:noProof/>
                </w:rPr>
              </w:rPrChange>
            </w:rPr>
            <w:tab/>
            <w:delText>10</w:delText>
          </w:r>
        </w:del>
      </w:ins>
    </w:p>
    <w:p w14:paraId="46E9B768" w14:textId="77777777" w:rsidR="0088096E" w:rsidRPr="0088096E" w:rsidDel="00FB1C8B" w:rsidRDefault="0088096E" w:rsidP="0088096E">
      <w:pPr>
        <w:pStyle w:val="TOC2"/>
        <w:tabs>
          <w:tab w:val="left" w:pos="960"/>
          <w:tab w:val="right" w:leader="dot" w:pos="9350"/>
        </w:tabs>
        <w:rPr>
          <w:ins w:id="269" w:author="michael schneider" w:date="2013-12-03T09:14:00Z"/>
          <w:del w:id="270" w:author="michael schneider" w:date="2013-12-03T14:58:00Z"/>
          <w:rFonts w:ascii="Tahoma" w:eastAsiaTheme="minorEastAsia" w:hAnsi="Tahoma" w:cs="Tahoma"/>
          <w:noProof/>
          <w:sz w:val="22"/>
          <w:szCs w:val="22"/>
          <w:rPrChange w:id="271" w:author="michael schneider" w:date="2013-12-03T09:17:00Z">
            <w:rPr>
              <w:ins w:id="272" w:author="michael schneider" w:date="2013-12-03T09:14:00Z"/>
              <w:del w:id="273" w:author="michael schneider" w:date="2013-12-03T14:58:00Z"/>
              <w:rFonts w:asciiTheme="minorHAnsi" w:eastAsiaTheme="minorEastAsia" w:hAnsiTheme="minorHAnsi" w:cstheme="minorBidi"/>
              <w:noProof/>
              <w:sz w:val="22"/>
              <w:szCs w:val="22"/>
            </w:rPr>
          </w:rPrChange>
        </w:rPr>
        <w:pPrChange w:id="274" w:author="michael schneider" w:date="2013-12-03T09:15:00Z">
          <w:pPr>
            <w:pStyle w:val="TOC2"/>
            <w:tabs>
              <w:tab w:val="left" w:pos="960"/>
              <w:tab w:val="right" w:leader="dot" w:pos="9350"/>
            </w:tabs>
          </w:pPr>
        </w:pPrChange>
      </w:pPr>
      <w:ins w:id="275" w:author="michael schneider" w:date="2013-12-03T09:14:00Z">
        <w:del w:id="276" w:author="michael schneider" w:date="2013-12-03T14:58:00Z">
          <w:r w:rsidRPr="0088096E" w:rsidDel="00FB1C8B">
            <w:rPr>
              <w:rFonts w:ascii="Tahoma" w:hAnsi="Tahoma" w:cs="Tahoma"/>
              <w:noProof/>
              <w:rPrChange w:id="277" w:author="michael schneider" w:date="2013-12-03T09:17:00Z">
                <w:rPr>
                  <w:rFonts w:ascii="Tahoma" w:hAnsi="Tahoma" w:cs="Tahoma"/>
                  <w:noProof/>
                </w:rPr>
              </w:rPrChange>
            </w:rPr>
            <w:delText>3.4</w:delText>
          </w:r>
          <w:r w:rsidRPr="0088096E" w:rsidDel="00FB1C8B">
            <w:rPr>
              <w:rFonts w:ascii="Tahoma" w:eastAsiaTheme="minorEastAsia" w:hAnsi="Tahoma" w:cs="Tahoma"/>
              <w:noProof/>
              <w:sz w:val="22"/>
              <w:szCs w:val="22"/>
              <w:rPrChange w:id="27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79" w:author="michael schneider" w:date="2013-12-03T09:17:00Z">
                <w:rPr>
                  <w:rFonts w:ascii="Tahoma" w:hAnsi="Tahoma" w:cs="Tahoma"/>
                  <w:noProof/>
                </w:rPr>
              </w:rPrChange>
            </w:rPr>
            <w:delText>Communications Interfaces</w:delText>
          </w:r>
          <w:r w:rsidRPr="0088096E" w:rsidDel="00FB1C8B">
            <w:rPr>
              <w:rFonts w:ascii="Tahoma" w:hAnsi="Tahoma" w:cs="Tahoma"/>
              <w:noProof/>
              <w:rPrChange w:id="280" w:author="michael schneider" w:date="2013-12-03T09:17:00Z">
                <w:rPr>
                  <w:noProof/>
                </w:rPr>
              </w:rPrChange>
            </w:rPr>
            <w:tab/>
            <w:delText>10</w:delText>
          </w:r>
        </w:del>
      </w:ins>
    </w:p>
    <w:p w14:paraId="0F2DE215" w14:textId="77777777" w:rsidR="0088096E" w:rsidRPr="0088096E" w:rsidDel="00FB1C8B" w:rsidRDefault="0088096E" w:rsidP="0088096E">
      <w:pPr>
        <w:pStyle w:val="TOC1"/>
        <w:tabs>
          <w:tab w:val="left" w:pos="480"/>
          <w:tab w:val="right" w:leader="dot" w:pos="9350"/>
        </w:tabs>
        <w:rPr>
          <w:ins w:id="281" w:author="michael schneider" w:date="2013-12-03T09:14:00Z"/>
          <w:del w:id="282" w:author="michael schneider" w:date="2013-12-03T14:58:00Z"/>
          <w:rFonts w:ascii="Tahoma" w:eastAsiaTheme="minorEastAsia" w:hAnsi="Tahoma" w:cs="Tahoma"/>
          <w:noProof/>
          <w:sz w:val="22"/>
          <w:szCs w:val="22"/>
          <w:rPrChange w:id="283" w:author="michael schneider" w:date="2013-12-03T09:17:00Z">
            <w:rPr>
              <w:ins w:id="284" w:author="michael schneider" w:date="2013-12-03T09:14:00Z"/>
              <w:del w:id="285" w:author="michael schneider" w:date="2013-12-03T14:58:00Z"/>
              <w:rFonts w:asciiTheme="minorHAnsi" w:eastAsiaTheme="minorEastAsia" w:hAnsiTheme="minorHAnsi" w:cstheme="minorBidi"/>
              <w:noProof/>
              <w:sz w:val="22"/>
              <w:szCs w:val="22"/>
            </w:rPr>
          </w:rPrChange>
        </w:rPr>
        <w:pPrChange w:id="286" w:author="michael schneider" w:date="2013-12-03T09:15:00Z">
          <w:pPr>
            <w:pStyle w:val="TOC1"/>
            <w:tabs>
              <w:tab w:val="left" w:pos="480"/>
              <w:tab w:val="right" w:leader="dot" w:pos="9350"/>
            </w:tabs>
          </w:pPr>
        </w:pPrChange>
      </w:pPr>
      <w:ins w:id="287" w:author="michael schneider" w:date="2013-12-03T09:14:00Z">
        <w:del w:id="288" w:author="michael schneider" w:date="2013-12-03T14:58:00Z">
          <w:r w:rsidRPr="0088096E" w:rsidDel="00FB1C8B">
            <w:rPr>
              <w:rFonts w:ascii="Tahoma" w:hAnsi="Tahoma" w:cs="Tahoma"/>
              <w:noProof/>
              <w:rPrChange w:id="289" w:author="michael schneider" w:date="2013-12-03T09:17:00Z">
                <w:rPr>
                  <w:rFonts w:ascii="Tahoma" w:hAnsi="Tahoma" w:cs="Tahoma"/>
                  <w:noProof/>
                </w:rPr>
              </w:rPrChange>
            </w:rPr>
            <w:delText>4.</w:delText>
          </w:r>
          <w:r w:rsidRPr="0088096E" w:rsidDel="00FB1C8B">
            <w:rPr>
              <w:rFonts w:ascii="Tahoma" w:eastAsiaTheme="minorEastAsia" w:hAnsi="Tahoma" w:cs="Tahoma"/>
              <w:noProof/>
              <w:sz w:val="22"/>
              <w:szCs w:val="22"/>
              <w:rPrChange w:id="29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291" w:author="michael schneider" w:date="2013-12-03T09:17:00Z">
                <w:rPr>
                  <w:rFonts w:ascii="Tahoma" w:hAnsi="Tahoma" w:cs="Tahoma"/>
                  <w:noProof/>
                </w:rPr>
              </w:rPrChange>
            </w:rPr>
            <w:delText>System Features</w:delText>
          </w:r>
          <w:r w:rsidRPr="0088096E" w:rsidDel="00FB1C8B">
            <w:rPr>
              <w:rFonts w:ascii="Tahoma" w:hAnsi="Tahoma" w:cs="Tahoma"/>
              <w:noProof/>
              <w:rPrChange w:id="292" w:author="michael schneider" w:date="2013-12-03T09:17:00Z">
                <w:rPr>
                  <w:noProof/>
                </w:rPr>
              </w:rPrChange>
            </w:rPr>
            <w:tab/>
            <w:delText>11</w:delText>
          </w:r>
        </w:del>
      </w:ins>
    </w:p>
    <w:p w14:paraId="6E46F62D" w14:textId="77777777" w:rsidR="0088096E" w:rsidRPr="0088096E" w:rsidDel="00FB1C8B" w:rsidRDefault="0088096E" w:rsidP="0088096E">
      <w:pPr>
        <w:pStyle w:val="TOC2"/>
        <w:tabs>
          <w:tab w:val="left" w:pos="960"/>
          <w:tab w:val="right" w:leader="dot" w:pos="9350"/>
        </w:tabs>
        <w:rPr>
          <w:ins w:id="293" w:author="michael schneider" w:date="2013-12-03T09:14:00Z"/>
          <w:del w:id="294" w:author="michael schneider" w:date="2013-12-03T14:58:00Z"/>
          <w:rFonts w:ascii="Tahoma" w:eastAsiaTheme="minorEastAsia" w:hAnsi="Tahoma" w:cs="Tahoma"/>
          <w:noProof/>
          <w:sz w:val="22"/>
          <w:szCs w:val="22"/>
          <w:rPrChange w:id="295" w:author="michael schneider" w:date="2013-12-03T09:17:00Z">
            <w:rPr>
              <w:ins w:id="296" w:author="michael schneider" w:date="2013-12-03T09:14:00Z"/>
              <w:del w:id="297" w:author="michael schneider" w:date="2013-12-03T14:58:00Z"/>
              <w:rFonts w:asciiTheme="minorHAnsi" w:eastAsiaTheme="minorEastAsia" w:hAnsiTheme="minorHAnsi" w:cstheme="minorBidi"/>
              <w:noProof/>
              <w:sz w:val="22"/>
              <w:szCs w:val="22"/>
            </w:rPr>
          </w:rPrChange>
        </w:rPr>
        <w:pPrChange w:id="298" w:author="michael schneider" w:date="2013-12-03T09:15:00Z">
          <w:pPr>
            <w:pStyle w:val="TOC2"/>
            <w:tabs>
              <w:tab w:val="left" w:pos="960"/>
              <w:tab w:val="right" w:leader="dot" w:pos="9350"/>
            </w:tabs>
          </w:pPr>
        </w:pPrChange>
      </w:pPr>
      <w:ins w:id="299" w:author="michael schneider" w:date="2013-12-03T09:14:00Z">
        <w:del w:id="300" w:author="michael schneider" w:date="2013-12-03T14:58:00Z">
          <w:r w:rsidRPr="0088096E" w:rsidDel="00FB1C8B">
            <w:rPr>
              <w:rFonts w:ascii="Tahoma" w:hAnsi="Tahoma" w:cs="Tahoma"/>
              <w:noProof/>
              <w:rPrChange w:id="301" w:author="michael schneider" w:date="2013-12-03T09:17:00Z">
                <w:rPr>
                  <w:rFonts w:ascii="Tahoma" w:hAnsi="Tahoma" w:cs="Tahoma"/>
                  <w:noProof/>
                </w:rPr>
              </w:rPrChange>
            </w:rPr>
            <w:delText>4.1</w:delText>
          </w:r>
          <w:r w:rsidRPr="0088096E" w:rsidDel="00FB1C8B">
            <w:rPr>
              <w:rFonts w:ascii="Tahoma" w:eastAsiaTheme="minorEastAsia" w:hAnsi="Tahoma" w:cs="Tahoma"/>
              <w:noProof/>
              <w:sz w:val="22"/>
              <w:szCs w:val="22"/>
              <w:rPrChange w:id="30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03" w:author="michael schneider" w:date="2013-12-03T09:17:00Z">
                <w:rPr>
                  <w:rFonts w:ascii="Tahoma" w:hAnsi="Tahoma" w:cs="Tahoma"/>
                  <w:noProof/>
                </w:rPr>
              </w:rPrChange>
            </w:rPr>
            <w:delText>The system will allow a customer to view blog posts by visiting a blog page.</w:delText>
          </w:r>
          <w:r w:rsidRPr="0088096E" w:rsidDel="00FB1C8B">
            <w:rPr>
              <w:rFonts w:ascii="Tahoma" w:hAnsi="Tahoma" w:cs="Tahoma"/>
              <w:noProof/>
              <w:rPrChange w:id="304" w:author="michael schneider" w:date="2013-12-03T09:17:00Z">
                <w:rPr>
                  <w:noProof/>
                </w:rPr>
              </w:rPrChange>
            </w:rPr>
            <w:tab/>
            <w:delText>11</w:delText>
          </w:r>
        </w:del>
      </w:ins>
    </w:p>
    <w:p w14:paraId="335EFF2E" w14:textId="77777777" w:rsidR="0088096E" w:rsidRPr="0088096E" w:rsidDel="00FB1C8B" w:rsidRDefault="0088096E" w:rsidP="0088096E">
      <w:pPr>
        <w:pStyle w:val="TOC2"/>
        <w:tabs>
          <w:tab w:val="left" w:pos="960"/>
          <w:tab w:val="right" w:leader="dot" w:pos="9350"/>
        </w:tabs>
        <w:rPr>
          <w:ins w:id="305" w:author="michael schneider" w:date="2013-12-03T09:14:00Z"/>
          <w:del w:id="306" w:author="michael schneider" w:date="2013-12-03T14:58:00Z"/>
          <w:rFonts w:ascii="Tahoma" w:eastAsiaTheme="minorEastAsia" w:hAnsi="Tahoma" w:cs="Tahoma"/>
          <w:noProof/>
          <w:sz w:val="22"/>
          <w:szCs w:val="22"/>
          <w:rPrChange w:id="307" w:author="michael schneider" w:date="2013-12-03T09:17:00Z">
            <w:rPr>
              <w:ins w:id="308" w:author="michael schneider" w:date="2013-12-03T09:14:00Z"/>
              <w:del w:id="309" w:author="michael schneider" w:date="2013-12-03T14:58:00Z"/>
              <w:rFonts w:asciiTheme="minorHAnsi" w:eastAsiaTheme="minorEastAsia" w:hAnsiTheme="minorHAnsi" w:cstheme="minorBidi"/>
              <w:noProof/>
              <w:sz w:val="22"/>
              <w:szCs w:val="22"/>
            </w:rPr>
          </w:rPrChange>
        </w:rPr>
        <w:pPrChange w:id="310" w:author="michael schneider" w:date="2013-12-03T09:15:00Z">
          <w:pPr>
            <w:pStyle w:val="TOC2"/>
            <w:tabs>
              <w:tab w:val="left" w:pos="960"/>
              <w:tab w:val="right" w:leader="dot" w:pos="9350"/>
            </w:tabs>
          </w:pPr>
        </w:pPrChange>
      </w:pPr>
      <w:ins w:id="311" w:author="michael schneider" w:date="2013-12-03T09:14:00Z">
        <w:del w:id="312" w:author="michael schneider" w:date="2013-12-03T14:58:00Z">
          <w:r w:rsidRPr="0088096E" w:rsidDel="00FB1C8B">
            <w:rPr>
              <w:rFonts w:ascii="Tahoma" w:hAnsi="Tahoma" w:cs="Tahoma"/>
              <w:noProof/>
              <w:rPrChange w:id="313" w:author="michael schneider" w:date="2013-12-03T09:17:00Z">
                <w:rPr>
                  <w:rFonts w:ascii="Tahoma" w:hAnsi="Tahoma" w:cs="Tahoma"/>
                  <w:noProof/>
                </w:rPr>
              </w:rPrChange>
            </w:rPr>
            <w:delText>4.2</w:delText>
          </w:r>
          <w:r w:rsidRPr="0088096E" w:rsidDel="00FB1C8B">
            <w:rPr>
              <w:rFonts w:ascii="Tahoma" w:eastAsiaTheme="minorEastAsia" w:hAnsi="Tahoma" w:cs="Tahoma"/>
              <w:noProof/>
              <w:sz w:val="22"/>
              <w:szCs w:val="22"/>
              <w:rPrChange w:id="31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15" w:author="michael schneider" w:date="2013-12-03T09:17:00Z">
                <w:rPr>
                  <w:rFonts w:ascii="Tahoma" w:hAnsi="Tahoma" w:cs="Tahoma"/>
                  <w:noProof/>
                </w:rPr>
              </w:rPrChange>
            </w:rPr>
            <w:delText>The system shall allow a customer to search a blog page by keyword when the customer issues a blog page query.</w:delText>
          </w:r>
          <w:r w:rsidRPr="0088096E" w:rsidDel="00FB1C8B">
            <w:rPr>
              <w:rFonts w:ascii="Tahoma" w:hAnsi="Tahoma" w:cs="Tahoma"/>
              <w:noProof/>
              <w:rPrChange w:id="316" w:author="michael schneider" w:date="2013-12-03T09:17:00Z">
                <w:rPr>
                  <w:noProof/>
                </w:rPr>
              </w:rPrChange>
            </w:rPr>
            <w:tab/>
            <w:delText>12</w:delText>
          </w:r>
        </w:del>
      </w:ins>
    </w:p>
    <w:p w14:paraId="5E7051AA" w14:textId="77777777" w:rsidR="0088096E" w:rsidRPr="0088096E" w:rsidDel="00FB1C8B" w:rsidRDefault="0088096E" w:rsidP="0088096E">
      <w:pPr>
        <w:pStyle w:val="TOC2"/>
        <w:tabs>
          <w:tab w:val="left" w:pos="960"/>
          <w:tab w:val="right" w:leader="dot" w:pos="9350"/>
        </w:tabs>
        <w:rPr>
          <w:ins w:id="317" w:author="michael schneider" w:date="2013-12-03T09:14:00Z"/>
          <w:del w:id="318" w:author="michael schneider" w:date="2013-12-03T14:58:00Z"/>
          <w:rFonts w:ascii="Tahoma" w:eastAsiaTheme="minorEastAsia" w:hAnsi="Tahoma" w:cs="Tahoma"/>
          <w:noProof/>
          <w:sz w:val="22"/>
          <w:szCs w:val="22"/>
          <w:rPrChange w:id="319" w:author="michael schneider" w:date="2013-12-03T09:17:00Z">
            <w:rPr>
              <w:ins w:id="320" w:author="michael schneider" w:date="2013-12-03T09:14:00Z"/>
              <w:del w:id="321" w:author="michael schneider" w:date="2013-12-03T14:58:00Z"/>
              <w:rFonts w:asciiTheme="minorHAnsi" w:eastAsiaTheme="minorEastAsia" w:hAnsiTheme="minorHAnsi" w:cstheme="minorBidi"/>
              <w:noProof/>
              <w:sz w:val="22"/>
              <w:szCs w:val="22"/>
            </w:rPr>
          </w:rPrChange>
        </w:rPr>
        <w:pPrChange w:id="322" w:author="michael schneider" w:date="2013-12-03T09:15:00Z">
          <w:pPr>
            <w:pStyle w:val="TOC2"/>
            <w:tabs>
              <w:tab w:val="left" w:pos="960"/>
              <w:tab w:val="right" w:leader="dot" w:pos="9350"/>
            </w:tabs>
          </w:pPr>
        </w:pPrChange>
      </w:pPr>
      <w:ins w:id="323" w:author="michael schneider" w:date="2013-12-03T09:14:00Z">
        <w:del w:id="324" w:author="michael schneider" w:date="2013-12-03T14:58:00Z">
          <w:r w:rsidRPr="0088096E" w:rsidDel="00FB1C8B">
            <w:rPr>
              <w:rFonts w:ascii="Tahoma" w:hAnsi="Tahoma" w:cs="Tahoma"/>
              <w:noProof/>
              <w:rPrChange w:id="325" w:author="michael schneider" w:date="2013-12-03T09:17:00Z">
                <w:rPr>
                  <w:rFonts w:ascii="Tahoma" w:hAnsi="Tahoma" w:cs="Tahoma"/>
                  <w:noProof/>
                </w:rPr>
              </w:rPrChange>
            </w:rPr>
            <w:delText>4.3</w:delText>
          </w:r>
          <w:r w:rsidRPr="0088096E" w:rsidDel="00FB1C8B">
            <w:rPr>
              <w:rFonts w:ascii="Tahoma" w:eastAsiaTheme="minorEastAsia" w:hAnsi="Tahoma" w:cs="Tahoma"/>
              <w:noProof/>
              <w:sz w:val="22"/>
              <w:szCs w:val="22"/>
              <w:rPrChange w:id="32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27" w:author="michael schneider" w:date="2013-12-03T09:17:00Z">
                <w:rPr>
                  <w:rFonts w:ascii="Tahoma" w:hAnsi="Tahoma" w:cs="Tahoma"/>
                  <w:noProof/>
                </w:rPr>
              </w:rPrChange>
            </w:rPr>
            <w:delText>The system shall allow a customer to view general information about the Jonesborough Farmer’s Market by accessing the home page, blog page, or Q &amp; A page.</w:delText>
          </w:r>
          <w:r w:rsidRPr="0088096E" w:rsidDel="00FB1C8B">
            <w:rPr>
              <w:rFonts w:ascii="Tahoma" w:hAnsi="Tahoma" w:cs="Tahoma"/>
              <w:noProof/>
              <w:rPrChange w:id="328" w:author="michael schneider" w:date="2013-12-03T09:17:00Z">
                <w:rPr>
                  <w:noProof/>
                </w:rPr>
              </w:rPrChange>
            </w:rPr>
            <w:tab/>
            <w:delText>13</w:delText>
          </w:r>
        </w:del>
      </w:ins>
    </w:p>
    <w:p w14:paraId="15F9CB51" w14:textId="77777777" w:rsidR="0088096E" w:rsidRPr="0088096E" w:rsidDel="00FB1C8B" w:rsidRDefault="0088096E" w:rsidP="0088096E">
      <w:pPr>
        <w:pStyle w:val="TOC2"/>
        <w:tabs>
          <w:tab w:val="left" w:pos="960"/>
          <w:tab w:val="right" w:leader="dot" w:pos="9350"/>
        </w:tabs>
        <w:rPr>
          <w:ins w:id="329" w:author="michael schneider" w:date="2013-12-03T09:14:00Z"/>
          <w:del w:id="330" w:author="michael schneider" w:date="2013-12-03T14:58:00Z"/>
          <w:rFonts w:ascii="Tahoma" w:eastAsiaTheme="minorEastAsia" w:hAnsi="Tahoma" w:cs="Tahoma"/>
          <w:noProof/>
          <w:sz w:val="22"/>
          <w:szCs w:val="22"/>
          <w:rPrChange w:id="331" w:author="michael schneider" w:date="2013-12-03T09:17:00Z">
            <w:rPr>
              <w:ins w:id="332" w:author="michael schneider" w:date="2013-12-03T09:14:00Z"/>
              <w:del w:id="333" w:author="michael schneider" w:date="2013-12-03T14:58:00Z"/>
              <w:rFonts w:asciiTheme="minorHAnsi" w:eastAsiaTheme="minorEastAsia" w:hAnsiTheme="minorHAnsi" w:cstheme="minorBidi"/>
              <w:noProof/>
              <w:sz w:val="22"/>
              <w:szCs w:val="22"/>
            </w:rPr>
          </w:rPrChange>
        </w:rPr>
        <w:pPrChange w:id="334" w:author="michael schneider" w:date="2013-12-03T09:15:00Z">
          <w:pPr>
            <w:pStyle w:val="TOC2"/>
            <w:tabs>
              <w:tab w:val="left" w:pos="960"/>
              <w:tab w:val="right" w:leader="dot" w:pos="9350"/>
            </w:tabs>
          </w:pPr>
        </w:pPrChange>
      </w:pPr>
      <w:ins w:id="335" w:author="michael schneider" w:date="2013-12-03T09:14:00Z">
        <w:del w:id="336" w:author="michael schneider" w:date="2013-12-03T14:58:00Z">
          <w:r w:rsidRPr="0088096E" w:rsidDel="00FB1C8B">
            <w:rPr>
              <w:rFonts w:ascii="Tahoma" w:hAnsi="Tahoma" w:cs="Tahoma"/>
              <w:noProof/>
              <w:rPrChange w:id="337" w:author="michael schneider" w:date="2013-12-03T09:17:00Z">
                <w:rPr>
                  <w:rFonts w:ascii="Tahoma" w:hAnsi="Tahoma" w:cs="Tahoma"/>
                  <w:noProof/>
                </w:rPr>
              </w:rPrChange>
            </w:rPr>
            <w:delText>4.4</w:delText>
          </w:r>
          <w:r w:rsidRPr="0088096E" w:rsidDel="00FB1C8B">
            <w:rPr>
              <w:rFonts w:ascii="Tahoma" w:eastAsiaTheme="minorEastAsia" w:hAnsi="Tahoma" w:cs="Tahoma"/>
              <w:noProof/>
              <w:sz w:val="22"/>
              <w:szCs w:val="22"/>
              <w:rPrChange w:id="33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339" w:author="michael schneider" w:date="2013-12-03T09:17:00Z">
                <w:rPr>
                  <w:rFonts w:ascii="Tahoma" w:hAnsi="Tahoma" w:cs="Tahoma"/>
                  <w:noProof/>
                  <w:highlight w:val="yellow"/>
                </w:rPr>
              </w:rPrChange>
            </w:rPr>
            <w:delText>The system shall allow an administrator to create a blog post when an administrator issues a “create new blog post” command.</w:delText>
          </w:r>
          <w:r w:rsidRPr="0088096E" w:rsidDel="00FB1C8B">
            <w:rPr>
              <w:rFonts w:ascii="Tahoma" w:hAnsi="Tahoma" w:cs="Tahoma"/>
              <w:noProof/>
              <w:rPrChange w:id="340" w:author="michael schneider" w:date="2013-12-03T09:17:00Z">
                <w:rPr>
                  <w:noProof/>
                </w:rPr>
              </w:rPrChange>
            </w:rPr>
            <w:tab/>
            <w:delText>13</w:delText>
          </w:r>
        </w:del>
      </w:ins>
    </w:p>
    <w:p w14:paraId="2AF98CC3" w14:textId="77777777" w:rsidR="0088096E" w:rsidRPr="0088096E" w:rsidDel="00FB1C8B" w:rsidRDefault="0088096E" w:rsidP="0088096E">
      <w:pPr>
        <w:pStyle w:val="TOC2"/>
        <w:tabs>
          <w:tab w:val="left" w:pos="960"/>
          <w:tab w:val="right" w:leader="dot" w:pos="9350"/>
        </w:tabs>
        <w:rPr>
          <w:ins w:id="341" w:author="michael schneider" w:date="2013-12-03T09:14:00Z"/>
          <w:del w:id="342" w:author="michael schneider" w:date="2013-12-03T14:58:00Z"/>
          <w:rFonts w:ascii="Tahoma" w:eastAsiaTheme="minorEastAsia" w:hAnsi="Tahoma" w:cs="Tahoma"/>
          <w:noProof/>
          <w:sz w:val="22"/>
          <w:szCs w:val="22"/>
          <w:rPrChange w:id="343" w:author="michael schneider" w:date="2013-12-03T09:17:00Z">
            <w:rPr>
              <w:ins w:id="344" w:author="michael schneider" w:date="2013-12-03T09:14:00Z"/>
              <w:del w:id="345" w:author="michael schneider" w:date="2013-12-03T14:58:00Z"/>
              <w:rFonts w:asciiTheme="minorHAnsi" w:eastAsiaTheme="minorEastAsia" w:hAnsiTheme="minorHAnsi" w:cstheme="minorBidi"/>
              <w:noProof/>
              <w:sz w:val="22"/>
              <w:szCs w:val="22"/>
            </w:rPr>
          </w:rPrChange>
        </w:rPr>
        <w:pPrChange w:id="346" w:author="michael schneider" w:date="2013-12-03T09:15:00Z">
          <w:pPr>
            <w:pStyle w:val="TOC2"/>
            <w:tabs>
              <w:tab w:val="left" w:pos="960"/>
              <w:tab w:val="right" w:leader="dot" w:pos="9350"/>
            </w:tabs>
          </w:pPr>
        </w:pPrChange>
      </w:pPr>
      <w:ins w:id="347" w:author="michael schneider" w:date="2013-12-03T09:14:00Z">
        <w:del w:id="348" w:author="michael schneider" w:date="2013-12-03T14:58:00Z">
          <w:r w:rsidRPr="0088096E" w:rsidDel="00FB1C8B">
            <w:rPr>
              <w:rFonts w:ascii="Tahoma" w:hAnsi="Tahoma" w:cs="Tahoma"/>
              <w:noProof/>
              <w:rPrChange w:id="349" w:author="michael schneider" w:date="2013-12-03T09:17:00Z">
                <w:rPr>
                  <w:rFonts w:ascii="Tahoma" w:hAnsi="Tahoma" w:cs="Tahoma"/>
                  <w:noProof/>
                </w:rPr>
              </w:rPrChange>
            </w:rPr>
            <w:delText>4.5</w:delText>
          </w:r>
          <w:r w:rsidRPr="0088096E" w:rsidDel="00FB1C8B">
            <w:rPr>
              <w:rFonts w:ascii="Tahoma" w:eastAsiaTheme="minorEastAsia" w:hAnsi="Tahoma" w:cs="Tahoma"/>
              <w:noProof/>
              <w:sz w:val="22"/>
              <w:szCs w:val="22"/>
              <w:rPrChange w:id="35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51" w:author="michael schneider" w:date="2013-12-03T09:17:00Z">
                <w:rPr>
                  <w:rFonts w:ascii="Tahoma" w:hAnsi="Tahoma" w:cs="Tahoma"/>
                  <w:noProof/>
                </w:rPr>
              </w:rPrChange>
            </w:rPr>
            <w:delText>The system shall allow a customer to login when the customer submits his or her login credentials.</w:delText>
          </w:r>
          <w:r w:rsidRPr="0088096E" w:rsidDel="00FB1C8B">
            <w:rPr>
              <w:rFonts w:ascii="Tahoma" w:hAnsi="Tahoma" w:cs="Tahoma"/>
              <w:noProof/>
              <w:rPrChange w:id="352" w:author="michael schneider" w:date="2013-12-03T09:17:00Z">
                <w:rPr>
                  <w:noProof/>
                </w:rPr>
              </w:rPrChange>
            </w:rPr>
            <w:tab/>
            <w:delText>13</w:delText>
          </w:r>
        </w:del>
      </w:ins>
    </w:p>
    <w:p w14:paraId="4299E05E" w14:textId="77777777" w:rsidR="0088096E" w:rsidRPr="0088096E" w:rsidDel="00FB1C8B" w:rsidRDefault="0088096E" w:rsidP="0088096E">
      <w:pPr>
        <w:pStyle w:val="TOC2"/>
        <w:tabs>
          <w:tab w:val="left" w:pos="960"/>
          <w:tab w:val="right" w:leader="dot" w:pos="9350"/>
        </w:tabs>
        <w:rPr>
          <w:ins w:id="353" w:author="michael schneider" w:date="2013-12-03T09:14:00Z"/>
          <w:del w:id="354" w:author="michael schneider" w:date="2013-12-03T14:58:00Z"/>
          <w:rFonts w:ascii="Tahoma" w:eastAsiaTheme="minorEastAsia" w:hAnsi="Tahoma" w:cs="Tahoma"/>
          <w:noProof/>
          <w:sz w:val="22"/>
          <w:szCs w:val="22"/>
          <w:rPrChange w:id="355" w:author="michael schneider" w:date="2013-12-03T09:17:00Z">
            <w:rPr>
              <w:ins w:id="356" w:author="michael schneider" w:date="2013-12-03T09:14:00Z"/>
              <w:del w:id="357" w:author="michael schneider" w:date="2013-12-03T14:58:00Z"/>
              <w:rFonts w:asciiTheme="minorHAnsi" w:eastAsiaTheme="minorEastAsia" w:hAnsiTheme="minorHAnsi" w:cstheme="minorBidi"/>
              <w:noProof/>
              <w:sz w:val="22"/>
              <w:szCs w:val="22"/>
            </w:rPr>
          </w:rPrChange>
        </w:rPr>
        <w:pPrChange w:id="358" w:author="michael schneider" w:date="2013-12-03T09:15:00Z">
          <w:pPr>
            <w:pStyle w:val="TOC2"/>
            <w:tabs>
              <w:tab w:val="left" w:pos="960"/>
              <w:tab w:val="right" w:leader="dot" w:pos="9350"/>
            </w:tabs>
          </w:pPr>
        </w:pPrChange>
      </w:pPr>
      <w:ins w:id="359" w:author="michael schneider" w:date="2013-12-03T09:14:00Z">
        <w:del w:id="360" w:author="michael schneider" w:date="2013-12-03T14:58:00Z">
          <w:r w:rsidRPr="0088096E" w:rsidDel="00FB1C8B">
            <w:rPr>
              <w:rFonts w:ascii="Tahoma" w:hAnsi="Tahoma" w:cs="Tahoma"/>
              <w:noProof/>
              <w:rPrChange w:id="361" w:author="michael schneider" w:date="2013-12-03T09:17:00Z">
                <w:rPr>
                  <w:rFonts w:ascii="Tahoma" w:hAnsi="Tahoma" w:cs="Tahoma"/>
                  <w:noProof/>
                </w:rPr>
              </w:rPrChange>
            </w:rPr>
            <w:delText>4.6</w:delText>
          </w:r>
          <w:r w:rsidRPr="0088096E" w:rsidDel="00FB1C8B">
            <w:rPr>
              <w:rFonts w:ascii="Tahoma" w:eastAsiaTheme="minorEastAsia" w:hAnsi="Tahoma" w:cs="Tahoma"/>
              <w:noProof/>
              <w:sz w:val="22"/>
              <w:szCs w:val="22"/>
              <w:rPrChange w:id="36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63" w:author="michael schneider" w:date="2013-12-03T09:17:00Z">
                <w:rPr>
                  <w:rFonts w:ascii="Tahoma" w:hAnsi="Tahoma" w:cs="Tahoma"/>
                  <w:noProof/>
                </w:rPr>
              </w:rPrChange>
            </w:rPr>
            <w:delText>The system shall allow a customer to create an account</w:delText>
          </w:r>
          <w:r w:rsidRPr="0088096E" w:rsidDel="00FB1C8B">
            <w:rPr>
              <w:rFonts w:ascii="Tahoma" w:hAnsi="Tahoma" w:cs="Tahoma"/>
              <w:noProof/>
              <w:rPrChange w:id="364" w:author="michael schneider" w:date="2013-12-03T09:17:00Z">
                <w:rPr>
                  <w:noProof/>
                </w:rPr>
              </w:rPrChange>
            </w:rPr>
            <w:tab/>
            <w:delText>13</w:delText>
          </w:r>
        </w:del>
      </w:ins>
    </w:p>
    <w:p w14:paraId="24415396" w14:textId="77777777" w:rsidR="0088096E" w:rsidRPr="0088096E" w:rsidDel="00FB1C8B" w:rsidRDefault="0088096E" w:rsidP="0088096E">
      <w:pPr>
        <w:pStyle w:val="TOC2"/>
        <w:tabs>
          <w:tab w:val="left" w:pos="960"/>
          <w:tab w:val="right" w:leader="dot" w:pos="9350"/>
        </w:tabs>
        <w:rPr>
          <w:ins w:id="365" w:author="michael schneider" w:date="2013-12-03T09:14:00Z"/>
          <w:del w:id="366" w:author="michael schneider" w:date="2013-12-03T14:58:00Z"/>
          <w:rFonts w:ascii="Tahoma" w:eastAsiaTheme="minorEastAsia" w:hAnsi="Tahoma" w:cs="Tahoma"/>
          <w:noProof/>
          <w:sz w:val="22"/>
          <w:szCs w:val="22"/>
          <w:rPrChange w:id="367" w:author="michael schneider" w:date="2013-12-03T09:17:00Z">
            <w:rPr>
              <w:ins w:id="368" w:author="michael schneider" w:date="2013-12-03T09:14:00Z"/>
              <w:del w:id="369" w:author="michael schneider" w:date="2013-12-03T14:58:00Z"/>
              <w:rFonts w:asciiTheme="minorHAnsi" w:eastAsiaTheme="minorEastAsia" w:hAnsiTheme="minorHAnsi" w:cstheme="minorBidi"/>
              <w:noProof/>
              <w:sz w:val="22"/>
              <w:szCs w:val="22"/>
            </w:rPr>
          </w:rPrChange>
        </w:rPr>
        <w:pPrChange w:id="370" w:author="michael schneider" w:date="2013-12-03T09:15:00Z">
          <w:pPr>
            <w:pStyle w:val="TOC2"/>
            <w:tabs>
              <w:tab w:val="left" w:pos="960"/>
              <w:tab w:val="right" w:leader="dot" w:pos="9350"/>
            </w:tabs>
          </w:pPr>
        </w:pPrChange>
      </w:pPr>
      <w:ins w:id="371" w:author="michael schneider" w:date="2013-12-03T09:14:00Z">
        <w:del w:id="372" w:author="michael schneider" w:date="2013-12-03T14:58:00Z">
          <w:r w:rsidRPr="0088096E" w:rsidDel="00FB1C8B">
            <w:rPr>
              <w:rFonts w:ascii="Tahoma" w:hAnsi="Tahoma" w:cs="Tahoma"/>
              <w:noProof/>
              <w:rPrChange w:id="373" w:author="michael schneider" w:date="2013-12-03T09:17:00Z">
                <w:rPr>
                  <w:rFonts w:ascii="Tahoma" w:hAnsi="Tahoma" w:cs="Tahoma"/>
                  <w:noProof/>
                </w:rPr>
              </w:rPrChange>
            </w:rPr>
            <w:delText>4.7</w:delText>
          </w:r>
          <w:r w:rsidRPr="0088096E" w:rsidDel="00FB1C8B">
            <w:rPr>
              <w:rFonts w:ascii="Tahoma" w:eastAsiaTheme="minorEastAsia" w:hAnsi="Tahoma" w:cs="Tahoma"/>
              <w:noProof/>
              <w:sz w:val="22"/>
              <w:szCs w:val="22"/>
              <w:rPrChange w:id="37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75" w:author="michael schneider" w:date="2013-12-03T09:17:00Z">
                <w:rPr>
                  <w:rFonts w:ascii="Tahoma" w:hAnsi="Tahoma" w:cs="Tahoma"/>
                  <w:noProof/>
                </w:rPr>
              </w:rPrChange>
            </w:rPr>
            <w:delText>The system shall allow a customer to view their order history</w:delText>
          </w:r>
          <w:r w:rsidRPr="0088096E" w:rsidDel="00FB1C8B">
            <w:rPr>
              <w:rFonts w:ascii="Tahoma" w:hAnsi="Tahoma" w:cs="Tahoma"/>
              <w:noProof/>
              <w:rPrChange w:id="376" w:author="michael schneider" w:date="2013-12-03T09:17:00Z">
                <w:rPr>
                  <w:noProof/>
                </w:rPr>
              </w:rPrChange>
            </w:rPr>
            <w:tab/>
            <w:delText>14</w:delText>
          </w:r>
        </w:del>
      </w:ins>
    </w:p>
    <w:p w14:paraId="7930685F" w14:textId="77777777" w:rsidR="0088096E" w:rsidRPr="0088096E" w:rsidDel="00FB1C8B" w:rsidRDefault="0088096E" w:rsidP="0088096E">
      <w:pPr>
        <w:pStyle w:val="TOC2"/>
        <w:tabs>
          <w:tab w:val="left" w:pos="960"/>
          <w:tab w:val="right" w:leader="dot" w:pos="9350"/>
        </w:tabs>
        <w:rPr>
          <w:ins w:id="377" w:author="michael schneider" w:date="2013-12-03T09:14:00Z"/>
          <w:del w:id="378" w:author="michael schneider" w:date="2013-12-03T14:58:00Z"/>
          <w:rFonts w:ascii="Tahoma" w:eastAsiaTheme="minorEastAsia" w:hAnsi="Tahoma" w:cs="Tahoma"/>
          <w:noProof/>
          <w:sz w:val="22"/>
          <w:szCs w:val="22"/>
          <w:rPrChange w:id="379" w:author="michael schneider" w:date="2013-12-03T09:17:00Z">
            <w:rPr>
              <w:ins w:id="380" w:author="michael schneider" w:date="2013-12-03T09:14:00Z"/>
              <w:del w:id="381" w:author="michael schneider" w:date="2013-12-03T14:58:00Z"/>
              <w:rFonts w:asciiTheme="minorHAnsi" w:eastAsiaTheme="minorEastAsia" w:hAnsiTheme="minorHAnsi" w:cstheme="minorBidi"/>
              <w:noProof/>
              <w:sz w:val="22"/>
              <w:szCs w:val="22"/>
            </w:rPr>
          </w:rPrChange>
        </w:rPr>
        <w:pPrChange w:id="382" w:author="michael schneider" w:date="2013-12-03T09:15:00Z">
          <w:pPr>
            <w:pStyle w:val="TOC2"/>
            <w:tabs>
              <w:tab w:val="left" w:pos="960"/>
              <w:tab w:val="right" w:leader="dot" w:pos="9350"/>
            </w:tabs>
          </w:pPr>
        </w:pPrChange>
      </w:pPr>
      <w:ins w:id="383" w:author="michael schneider" w:date="2013-12-03T09:14:00Z">
        <w:del w:id="384" w:author="michael schneider" w:date="2013-12-03T14:58:00Z">
          <w:r w:rsidRPr="0088096E" w:rsidDel="00FB1C8B">
            <w:rPr>
              <w:rFonts w:ascii="Tahoma" w:hAnsi="Tahoma" w:cs="Tahoma"/>
              <w:noProof/>
              <w:rPrChange w:id="385" w:author="michael schneider" w:date="2013-12-03T09:17:00Z">
                <w:rPr>
                  <w:rFonts w:ascii="Tahoma" w:hAnsi="Tahoma" w:cs="Tahoma"/>
                  <w:noProof/>
                </w:rPr>
              </w:rPrChange>
            </w:rPr>
            <w:delText>4.8</w:delText>
          </w:r>
          <w:r w:rsidRPr="0088096E" w:rsidDel="00FB1C8B">
            <w:rPr>
              <w:rFonts w:ascii="Tahoma" w:eastAsiaTheme="minorEastAsia" w:hAnsi="Tahoma" w:cs="Tahoma"/>
              <w:noProof/>
              <w:sz w:val="22"/>
              <w:szCs w:val="22"/>
              <w:rPrChange w:id="38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87" w:author="michael schneider" w:date="2013-12-03T09:17:00Z">
                <w:rPr>
                  <w:rFonts w:ascii="Tahoma" w:hAnsi="Tahoma" w:cs="Tahoma"/>
                  <w:noProof/>
                </w:rPr>
              </w:rPrChange>
            </w:rPr>
            <w:delText>The system shall allow a customer to reset a forgotten password</w:delText>
          </w:r>
          <w:r w:rsidRPr="0088096E" w:rsidDel="00FB1C8B">
            <w:rPr>
              <w:rFonts w:ascii="Tahoma" w:hAnsi="Tahoma" w:cs="Tahoma"/>
              <w:noProof/>
              <w:rPrChange w:id="388" w:author="michael schneider" w:date="2013-12-03T09:17:00Z">
                <w:rPr>
                  <w:noProof/>
                </w:rPr>
              </w:rPrChange>
            </w:rPr>
            <w:tab/>
            <w:delText>14</w:delText>
          </w:r>
        </w:del>
      </w:ins>
    </w:p>
    <w:p w14:paraId="5120FE45" w14:textId="77777777" w:rsidR="0088096E" w:rsidRPr="0088096E" w:rsidDel="00FB1C8B" w:rsidRDefault="0088096E" w:rsidP="0088096E">
      <w:pPr>
        <w:pStyle w:val="TOC2"/>
        <w:tabs>
          <w:tab w:val="left" w:pos="960"/>
          <w:tab w:val="right" w:leader="dot" w:pos="9350"/>
        </w:tabs>
        <w:rPr>
          <w:ins w:id="389" w:author="michael schneider" w:date="2013-12-03T09:14:00Z"/>
          <w:del w:id="390" w:author="michael schneider" w:date="2013-12-03T14:58:00Z"/>
          <w:rFonts w:ascii="Tahoma" w:eastAsiaTheme="minorEastAsia" w:hAnsi="Tahoma" w:cs="Tahoma"/>
          <w:noProof/>
          <w:sz w:val="22"/>
          <w:szCs w:val="22"/>
          <w:rPrChange w:id="391" w:author="michael schneider" w:date="2013-12-03T09:17:00Z">
            <w:rPr>
              <w:ins w:id="392" w:author="michael schneider" w:date="2013-12-03T09:14:00Z"/>
              <w:del w:id="393" w:author="michael schneider" w:date="2013-12-03T14:58:00Z"/>
              <w:rFonts w:asciiTheme="minorHAnsi" w:eastAsiaTheme="minorEastAsia" w:hAnsiTheme="minorHAnsi" w:cstheme="minorBidi"/>
              <w:noProof/>
              <w:sz w:val="22"/>
              <w:szCs w:val="22"/>
            </w:rPr>
          </w:rPrChange>
        </w:rPr>
        <w:pPrChange w:id="394" w:author="michael schneider" w:date="2013-12-03T09:15:00Z">
          <w:pPr>
            <w:pStyle w:val="TOC2"/>
            <w:tabs>
              <w:tab w:val="left" w:pos="960"/>
              <w:tab w:val="right" w:leader="dot" w:pos="9350"/>
            </w:tabs>
          </w:pPr>
        </w:pPrChange>
      </w:pPr>
      <w:ins w:id="395" w:author="michael schneider" w:date="2013-12-03T09:14:00Z">
        <w:del w:id="396" w:author="michael schneider" w:date="2013-12-03T14:58:00Z">
          <w:r w:rsidRPr="0088096E" w:rsidDel="00FB1C8B">
            <w:rPr>
              <w:rFonts w:ascii="Tahoma" w:hAnsi="Tahoma" w:cs="Tahoma"/>
              <w:noProof/>
              <w:rPrChange w:id="397" w:author="michael schneider" w:date="2013-12-03T09:17:00Z">
                <w:rPr>
                  <w:rFonts w:ascii="Tahoma" w:hAnsi="Tahoma" w:cs="Tahoma"/>
                  <w:noProof/>
                </w:rPr>
              </w:rPrChange>
            </w:rPr>
            <w:delText>4.9</w:delText>
          </w:r>
          <w:r w:rsidRPr="0088096E" w:rsidDel="00FB1C8B">
            <w:rPr>
              <w:rFonts w:ascii="Tahoma" w:eastAsiaTheme="minorEastAsia" w:hAnsi="Tahoma" w:cs="Tahoma"/>
              <w:noProof/>
              <w:sz w:val="22"/>
              <w:szCs w:val="22"/>
              <w:rPrChange w:id="39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399" w:author="michael schneider" w:date="2013-12-03T09:17:00Z">
                <w:rPr>
                  <w:rFonts w:ascii="Tahoma" w:hAnsi="Tahoma" w:cs="Tahoma"/>
                  <w:noProof/>
                </w:rPr>
              </w:rPrChange>
            </w:rPr>
            <w:delText>The system shall display available products when a customer issues the “display available products” command.</w:delText>
          </w:r>
          <w:r w:rsidRPr="0088096E" w:rsidDel="00FB1C8B">
            <w:rPr>
              <w:rFonts w:ascii="Tahoma" w:hAnsi="Tahoma" w:cs="Tahoma"/>
              <w:noProof/>
              <w:rPrChange w:id="400" w:author="michael schneider" w:date="2013-12-03T09:17:00Z">
                <w:rPr>
                  <w:noProof/>
                </w:rPr>
              </w:rPrChange>
            </w:rPr>
            <w:tab/>
            <w:delText>14</w:delText>
          </w:r>
        </w:del>
      </w:ins>
    </w:p>
    <w:p w14:paraId="79C77D59" w14:textId="77777777" w:rsidR="0088096E" w:rsidRPr="0088096E" w:rsidDel="00FB1C8B" w:rsidRDefault="0088096E" w:rsidP="0088096E">
      <w:pPr>
        <w:pStyle w:val="TOC2"/>
        <w:tabs>
          <w:tab w:val="left" w:pos="960"/>
          <w:tab w:val="right" w:leader="dot" w:pos="9350"/>
        </w:tabs>
        <w:rPr>
          <w:ins w:id="401" w:author="michael schneider" w:date="2013-12-03T09:14:00Z"/>
          <w:del w:id="402" w:author="michael schneider" w:date="2013-12-03T14:58:00Z"/>
          <w:rFonts w:ascii="Tahoma" w:eastAsiaTheme="minorEastAsia" w:hAnsi="Tahoma" w:cs="Tahoma"/>
          <w:noProof/>
          <w:sz w:val="22"/>
          <w:szCs w:val="22"/>
          <w:rPrChange w:id="403" w:author="michael schneider" w:date="2013-12-03T09:17:00Z">
            <w:rPr>
              <w:ins w:id="404" w:author="michael schneider" w:date="2013-12-03T09:14:00Z"/>
              <w:del w:id="405" w:author="michael schneider" w:date="2013-12-03T14:58:00Z"/>
              <w:rFonts w:asciiTheme="minorHAnsi" w:eastAsiaTheme="minorEastAsia" w:hAnsiTheme="minorHAnsi" w:cstheme="minorBidi"/>
              <w:noProof/>
              <w:sz w:val="22"/>
              <w:szCs w:val="22"/>
            </w:rPr>
          </w:rPrChange>
        </w:rPr>
        <w:pPrChange w:id="406" w:author="michael schneider" w:date="2013-12-03T09:15:00Z">
          <w:pPr>
            <w:pStyle w:val="TOC2"/>
            <w:tabs>
              <w:tab w:val="left" w:pos="960"/>
              <w:tab w:val="right" w:leader="dot" w:pos="9350"/>
            </w:tabs>
          </w:pPr>
        </w:pPrChange>
      </w:pPr>
      <w:ins w:id="407" w:author="michael schneider" w:date="2013-12-03T09:14:00Z">
        <w:del w:id="408" w:author="michael schneider" w:date="2013-12-03T14:58:00Z">
          <w:r w:rsidRPr="0088096E" w:rsidDel="00FB1C8B">
            <w:rPr>
              <w:rFonts w:ascii="Tahoma" w:hAnsi="Tahoma" w:cs="Tahoma"/>
              <w:noProof/>
              <w:rPrChange w:id="409" w:author="michael schneider" w:date="2013-12-03T09:17:00Z">
                <w:rPr>
                  <w:rFonts w:ascii="Tahoma" w:hAnsi="Tahoma" w:cs="Tahoma"/>
                  <w:noProof/>
                </w:rPr>
              </w:rPrChange>
            </w:rPr>
            <w:delText>4.10</w:delText>
          </w:r>
          <w:r w:rsidRPr="0088096E" w:rsidDel="00FB1C8B">
            <w:rPr>
              <w:rFonts w:ascii="Tahoma" w:eastAsiaTheme="minorEastAsia" w:hAnsi="Tahoma" w:cs="Tahoma"/>
              <w:noProof/>
              <w:sz w:val="22"/>
              <w:szCs w:val="22"/>
              <w:rPrChange w:id="41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411" w:author="michael schneider" w:date="2013-12-03T09:17:00Z">
                <w:rPr>
                  <w:rFonts w:ascii="Tahoma" w:hAnsi="Tahoma" w:cs="Tahoma"/>
                  <w:noProof/>
                </w:rPr>
              </w:rPrChange>
            </w:rPr>
            <w:delText>The system shall allow a Customer to purchase available products from the market.</w:delText>
          </w:r>
          <w:r w:rsidRPr="0088096E" w:rsidDel="00FB1C8B">
            <w:rPr>
              <w:rFonts w:ascii="Tahoma" w:hAnsi="Tahoma" w:cs="Tahoma"/>
              <w:noProof/>
              <w:rPrChange w:id="412" w:author="michael schneider" w:date="2013-12-03T09:17:00Z">
                <w:rPr>
                  <w:noProof/>
                </w:rPr>
              </w:rPrChange>
            </w:rPr>
            <w:tab/>
            <w:delText>14</w:delText>
          </w:r>
        </w:del>
      </w:ins>
    </w:p>
    <w:p w14:paraId="7520A8D4" w14:textId="77777777" w:rsidR="0088096E" w:rsidRPr="0088096E" w:rsidDel="00FB1C8B" w:rsidRDefault="0088096E" w:rsidP="0088096E">
      <w:pPr>
        <w:pStyle w:val="TOC2"/>
        <w:tabs>
          <w:tab w:val="left" w:pos="960"/>
          <w:tab w:val="right" w:leader="dot" w:pos="9350"/>
        </w:tabs>
        <w:rPr>
          <w:ins w:id="413" w:author="michael schneider" w:date="2013-12-03T09:14:00Z"/>
          <w:del w:id="414" w:author="michael schneider" w:date="2013-12-03T14:58:00Z"/>
          <w:rFonts w:ascii="Tahoma" w:eastAsiaTheme="minorEastAsia" w:hAnsi="Tahoma" w:cs="Tahoma"/>
          <w:noProof/>
          <w:sz w:val="22"/>
          <w:szCs w:val="22"/>
          <w:rPrChange w:id="415" w:author="michael schneider" w:date="2013-12-03T09:17:00Z">
            <w:rPr>
              <w:ins w:id="416" w:author="michael schneider" w:date="2013-12-03T09:14:00Z"/>
              <w:del w:id="417" w:author="michael schneider" w:date="2013-12-03T14:58:00Z"/>
              <w:rFonts w:asciiTheme="minorHAnsi" w:eastAsiaTheme="minorEastAsia" w:hAnsiTheme="minorHAnsi" w:cstheme="minorBidi"/>
              <w:noProof/>
              <w:sz w:val="22"/>
              <w:szCs w:val="22"/>
            </w:rPr>
          </w:rPrChange>
        </w:rPr>
        <w:pPrChange w:id="418" w:author="michael schneider" w:date="2013-12-03T09:15:00Z">
          <w:pPr>
            <w:pStyle w:val="TOC2"/>
            <w:tabs>
              <w:tab w:val="left" w:pos="960"/>
              <w:tab w:val="right" w:leader="dot" w:pos="9350"/>
            </w:tabs>
          </w:pPr>
        </w:pPrChange>
      </w:pPr>
      <w:ins w:id="419" w:author="michael schneider" w:date="2013-12-03T09:14:00Z">
        <w:del w:id="420" w:author="michael schneider" w:date="2013-12-03T14:58:00Z">
          <w:r w:rsidRPr="0088096E" w:rsidDel="00FB1C8B">
            <w:rPr>
              <w:rFonts w:ascii="Tahoma" w:hAnsi="Tahoma" w:cs="Tahoma"/>
              <w:noProof/>
              <w:rPrChange w:id="421" w:author="michael schneider" w:date="2013-12-03T09:17:00Z">
                <w:rPr>
                  <w:rFonts w:ascii="Tahoma" w:hAnsi="Tahoma" w:cs="Tahoma"/>
                  <w:noProof/>
                </w:rPr>
              </w:rPrChange>
            </w:rPr>
            <w:delText>4.11</w:delText>
          </w:r>
          <w:r w:rsidRPr="0088096E" w:rsidDel="00FB1C8B">
            <w:rPr>
              <w:rFonts w:ascii="Tahoma" w:eastAsiaTheme="minorEastAsia" w:hAnsi="Tahoma" w:cs="Tahoma"/>
              <w:noProof/>
              <w:sz w:val="22"/>
              <w:szCs w:val="22"/>
              <w:rPrChange w:id="42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423" w:author="michael schneider" w:date="2013-12-03T09:17:00Z">
                <w:rPr>
                  <w:rFonts w:ascii="Tahoma" w:hAnsi="Tahoma" w:cs="Tahoma"/>
                  <w:noProof/>
                </w:rPr>
              </w:rPrChange>
            </w:rPr>
            <w:delText>The system shall allow a customer to search for a specific product when a customer sends a product query to the system.</w:delText>
          </w:r>
          <w:r w:rsidRPr="0088096E" w:rsidDel="00FB1C8B">
            <w:rPr>
              <w:rFonts w:ascii="Tahoma" w:hAnsi="Tahoma" w:cs="Tahoma"/>
              <w:noProof/>
              <w:rPrChange w:id="424" w:author="michael schneider" w:date="2013-12-03T09:17:00Z">
                <w:rPr>
                  <w:noProof/>
                </w:rPr>
              </w:rPrChange>
            </w:rPr>
            <w:tab/>
            <w:delText>17</w:delText>
          </w:r>
        </w:del>
      </w:ins>
    </w:p>
    <w:p w14:paraId="00F9C3A2" w14:textId="77777777" w:rsidR="0088096E" w:rsidRPr="0088096E" w:rsidDel="00FB1C8B" w:rsidRDefault="0088096E" w:rsidP="0088096E">
      <w:pPr>
        <w:pStyle w:val="TOC2"/>
        <w:tabs>
          <w:tab w:val="left" w:pos="960"/>
          <w:tab w:val="right" w:leader="dot" w:pos="9350"/>
        </w:tabs>
        <w:rPr>
          <w:ins w:id="425" w:author="michael schneider" w:date="2013-12-03T09:14:00Z"/>
          <w:del w:id="426" w:author="michael schneider" w:date="2013-12-03T14:58:00Z"/>
          <w:rFonts w:ascii="Tahoma" w:eastAsiaTheme="minorEastAsia" w:hAnsi="Tahoma" w:cs="Tahoma"/>
          <w:noProof/>
          <w:sz w:val="22"/>
          <w:szCs w:val="22"/>
          <w:rPrChange w:id="427" w:author="michael schneider" w:date="2013-12-03T09:17:00Z">
            <w:rPr>
              <w:ins w:id="428" w:author="michael schneider" w:date="2013-12-03T09:14:00Z"/>
              <w:del w:id="429" w:author="michael schneider" w:date="2013-12-03T14:58:00Z"/>
              <w:rFonts w:asciiTheme="minorHAnsi" w:eastAsiaTheme="minorEastAsia" w:hAnsiTheme="minorHAnsi" w:cstheme="minorBidi"/>
              <w:noProof/>
              <w:sz w:val="22"/>
              <w:szCs w:val="22"/>
            </w:rPr>
          </w:rPrChange>
        </w:rPr>
        <w:pPrChange w:id="430" w:author="michael schneider" w:date="2013-12-03T09:15:00Z">
          <w:pPr>
            <w:pStyle w:val="TOC2"/>
            <w:tabs>
              <w:tab w:val="left" w:pos="960"/>
              <w:tab w:val="right" w:leader="dot" w:pos="9350"/>
            </w:tabs>
          </w:pPr>
        </w:pPrChange>
      </w:pPr>
      <w:ins w:id="431" w:author="michael schneider" w:date="2013-12-03T09:14:00Z">
        <w:del w:id="432" w:author="michael schneider" w:date="2013-12-03T14:58:00Z">
          <w:r w:rsidRPr="0088096E" w:rsidDel="00FB1C8B">
            <w:rPr>
              <w:rFonts w:ascii="Tahoma" w:hAnsi="Tahoma" w:cs="Tahoma"/>
              <w:noProof/>
              <w:highlight w:val="yellow"/>
              <w:rPrChange w:id="433" w:author="michael schneider" w:date="2013-12-03T09:17:00Z">
                <w:rPr>
                  <w:rFonts w:ascii="Tahoma" w:hAnsi="Tahoma" w:cs="Tahoma"/>
                  <w:noProof/>
                  <w:highlight w:val="yellow"/>
                </w:rPr>
              </w:rPrChange>
            </w:rPr>
            <w:delText>4.12</w:delText>
          </w:r>
          <w:r w:rsidRPr="0088096E" w:rsidDel="00FB1C8B">
            <w:rPr>
              <w:rFonts w:ascii="Tahoma" w:eastAsiaTheme="minorEastAsia" w:hAnsi="Tahoma" w:cs="Tahoma"/>
              <w:noProof/>
              <w:sz w:val="22"/>
              <w:szCs w:val="22"/>
              <w:rPrChange w:id="43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435"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436" w:author="michael schneider" w:date="2013-12-03T09:17:00Z">
                <w:rPr>
                  <w:noProof/>
                </w:rPr>
              </w:rPrChange>
            </w:rPr>
            <w:tab/>
            <w:delText>19</w:delText>
          </w:r>
        </w:del>
      </w:ins>
    </w:p>
    <w:p w14:paraId="08D2BFA6" w14:textId="77777777" w:rsidR="0088096E" w:rsidRPr="0088096E" w:rsidDel="00FB1C8B" w:rsidRDefault="0088096E" w:rsidP="0088096E">
      <w:pPr>
        <w:pStyle w:val="TOC2"/>
        <w:tabs>
          <w:tab w:val="left" w:pos="960"/>
          <w:tab w:val="right" w:leader="dot" w:pos="9350"/>
        </w:tabs>
        <w:rPr>
          <w:ins w:id="437" w:author="michael schneider" w:date="2013-12-03T09:14:00Z"/>
          <w:del w:id="438" w:author="michael schneider" w:date="2013-12-03T14:58:00Z"/>
          <w:rFonts w:ascii="Tahoma" w:eastAsiaTheme="minorEastAsia" w:hAnsi="Tahoma" w:cs="Tahoma"/>
          <w:noProof/>
          <w:sz w:val="22"/>
          <w:szCs w:val="22"/>
          <w:rPrChange w:id="439" w:author="michael schneider" w:date="2013-12-03T09:17:00Z">
            <w:rPr>
              <w:ins w:id="440" w:author="michael schneider" w:date="2013-12-03T09:14:00Z"/>
              <w:del w:id="441" w:author="michael schneider" w:date="2013-12-03T14:58:00Z"/>
              <w:rFonts w:asciiTheme="minorHAnsi" w:eastAsiaTheme="minorEastAsia" w:hAnsiTheme="minorHAnsi" w:cstheme="minorBidi"/>
              <w:noProof/>
              <w:sz w:val="22"/>
              <w:szCs w:val="22"/>
            </w:rPr>
          </w:rPrChange>
        </w:rPr>
        <w:pPrChange w:id="442" w:author="michael schneider" w:date="2013-12-03T09:15:00Z">
          <w:pPr>
            <w:pStyle w:val="TOC2"/>
            <w:tabs>
              <w:tab w:val="left" w:pos="960"/>
              <w:tab w:val="right" w:leader="dot" w:pos="9350"/>
            </w:tabs>
          </w:pPr>
        </w:pPrChange>
      </w:pPr>
      <w:ins w:id="443" w:author="michael schneider" w:date="2013-12-03T09:14:00Z">
        <w:del w:id="444" w:author="michael schneider" w:date="2013-12-03T14:58:00Z">
          <w:r w:rsidRPr="0088096E" w:rsidDel="00FB1C8B">
            <w:rPr>
              <w:rFonts w:ascii="Tahoma" w:hAnsi="Tahoma" w:cs="Tahoma"/>
              <w:noProof/>
              <w:highlight w:val="yellow"/>
              <w:rPrChange w:id="445" w:author="michael schneider" w:date="2013-12-03T09:17:00Z">
                <w:rPr>
                  <w:rFonts w:ascii="Tahoma" w:hAnsi="Tahoma" w:cs="Tahoma"/>
                  <w:noProof/>
                  <w:highlight w:val="yellow"/>
                </w:rPr>
              </w:rPrChange>
            </w:rPr>
            <w:delText>4.13</w:delText>
          </w:r>
          <w:r w:rsidRPr="0088096E" w:rsidDel="00FB1C8B">
            <w:rPr>
              <w:rFonts w:ascii="Tahoma" w:eastAsiaTheme="minorEastAsia" w:hAnsi="Tahoma" w:cs="Tahoma"/>
              <w:noProof/>
              <w:sz w:val="22"/>
              <w:szCs w:val="22"/>
              <w:rPrChange w:id="44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447"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448" w:author="michael schneider" w:date="2013-12-03T09:17:00Z">
                <w:rPr>
                  <w:noProof/>
                </w:rPr>
              </w:rPrChange>
            </w:rPr>
            <w:tab/>
            <w:delText>19</w:delText>
          </w:r>
        </w:del>
      </w:ins>
    </w:p>
    <w:p w14:paraId="180EF3B6" w14:textId="77777777" w:rsidR="0088096E" w:rsidRPr="0088096E" w:rsidDel="00FB1C8B" w:rsidRDefault="0088096E" w:rsidP="0088096E">
      <w:pPr>
        <w:pStyle w:val="TOC2"/>
        <w:tabs>
          <w:tab w:val="left" w:pos="960"/>
          <w:tab w:val="right" w:leader="dot" w:pos="9350"/>
        </w:tabs>
        <w:rPr>
          <w:ins w:id="449" w:author="michael schneider" w:date="2013-12-03T09:14:00Z"/>
          <w:del w:id="450" w:author="michael schneider" w:date="2013-12-03T14:58:00Z"/>
          <w:rFonts w:ascii="Tahoma" w:eastAsiaTheme="minorEastAsia" w:hAnsi="Tahoma" w:cs="Tahoma"/>
          <w:noProof/>
          <w:sz w:val="22"/>
          <w:szCs w:val="22"/>
          <w:rPrChange w:id="451" w:author="michael schneider" w:date="2013-12-03T09:17:00Z">
            <w:rPr>
              <w:ins w:id="452" w:author="michael schneider" w:date="2013-12-03T09:14:00Z"/>
              <w:del w:id="453" w:author="michael schneider" w:date="2013-12-03T14:58:00Z"/>
              <w:rFonts w:asciiTheme="minorHAnsi" w:eastAsiaTheme="minorEastAsia" w:hAnsiTheme="minorHAnsi" w:cstheme="minorBidi"/>
              <w:noProof/>
              <w:sz w:val="22"/>
              <w:szCs w:val="22"/>
            </w:rPr>
          </w:rPrChange>
        </w:rPr>
        <w:pPrChange w:id="454" w:author="michael schneider" w:date="2013-12-03T09:15:00Z">
          <w:pPr>
            <w:pStyle w:val="TOC2"/>
            <w:tabs>
              <w:tab w:val="left" w:pos="960"/>
              <w:tab w:val="right" w:leader="dot" w:pos="9350"/>
            </w:tabs>
          </w:pPr>
        </w:pPrChange>
      </w:pPr>
      <w:ins w:id="455" w:author="michael schneider" w:date="2013-12-03T09:14:00Z">
        <w:del w:id="456" w:author="michael schneider" w:date="2013-12-03T14:58:00Z">
          <w:r w:rsidRPr="0088096E" w:rsidDel="00FB1C8B">
            <w:rPr>
              <w:rFonts w:ascii="Tahoma" w:hAnsi="Tahoma" w:cs="Tahoma"/>
              <w:noProof/>
              <w:highlight w:val="yellow"/>
              <w:rPrChange w:id="457" w:author="michael schneider" w:date="2013-12-03T09:17:00Z">
                <w:rPr>
                  <w:rFonts w:ascii="Tahoma" w:hAnsi="Tahoma" w:cs="Tahoma"/>
                  <w:noProof/>
                  <w:highlight w:val="yellow"/>
                </w:rPr>
              </w:rPrChange>
            </w:rPr>
            <w:delText>4.14</w:delText>
          </w:r>
          <w:r w:rsidRPr="0088096E" w:rsidDel="00FB1C8B">
            <w:rPr>
              <w:rFonts w:ascii="Tahoma" w:eastAsiaTheme="minorEastAsia" w:hAnsi="Tahoma" w:cs="Tahoma"/>
              <w:noProof/>
              <w:sz w:val="22"/>
              <w:szCs w:val="22"/>
              <w:rPrChange w:id="45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459"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460" w:author="michael schneider" w:date="2013-12-03T09:17:00Z">
                <w:rPr>
                  <w:noProof/>
                </w:rPr>
              </w:rPrChange>
            </w:rPr>
            <w:tab/>
            <w:delText>19</w:delText>
          </w:r>
        </w:del>
      </w:ins>
    </w:p>
    <w:p w14:paraId="10A85923" w14:textId="77777777" w:rsidR="0088096E" w:rsidRPr="0088096E" w:rsidDel="00FB1C8B" w:rsidRDefault="0088096E" w:rsidP="0088096E">
      <w:pPr>
        <w:pStyle w:val="TOC2"/>
        <w:tabs>
          <w:tab w:val="left" w:pos="960"/>
          <w:tab w:val="right" w:leader="dot" w:pos="9350"/>
        </w:tabs>
        <w:rPr>
          <w:ins w:id="461" w:author="michael schneider" w:date="2013-12-03T09:14:00Z"/>
          <w:del w:id="462" w:author="michael schneider" w:date="2013-12-03T14:58:00Z"/>
          <w:rFonts w:ascii="Tahoma" w:eastAsiaTheme="minorEastAsia" w:hAnsi="Tahoma" w:cs="Tahoma"/>
          <w:noProof/>
          <w:sz w:val="22"/>
          <w:szCs w:val="22"/>
          <w:rPrChange w:id="463" w:author="michael schneider" w:date="2013-12-03T09:17:00Z">
            <w:rPr>
              <w:ins w:id="464" w:author="michael schneider" w:date="2013-12-03T09:14:00Z"/>
              <w:del w:id="465" w:author="michael schneider" w:date="2013-12-03T14:58:00Z"/>
              <w:rFonts w:asciiTheme="minorHAnsi" w:eastAsiaTheme="minorEastAsia" w:hAnsiTheme="minorHAnsi" w:cstheme="minorBidi"/>
              <w:noProof/>
              <w:sz w:val="22"/>
              <w:szCs w:val="22"/>
            </w:rPr>
          </w:rPrChange>
        </w:rPr>
        <w:pPrChange w:id="466" w:author="michael schneider" w:date="2013-12-03T09:15:00Z">
          <w:pPr>
            <w:pStyle w:val="TOC2"/>
            <w:tabs>
              <w:tab w:val="left" w:pos="960"/>
              <w:tab w:val="right" w:leader="dot" w:pos="9350"/>
            </w:tabs>
          </w:pPr>
        </w:pPrChange>
      </w:pPr>
      <w:ins w:id="467" w:author="michael schneider" w:date="2013-12-03T09:14:00Z">
        <w:del w:id="468" w:author="michael schneider" w:date="2013-12-03T14:58:00Z">
          <w:r w:rsidRPr="0088096E" w:rsidDel="00FB1C8B">
            <w:rPr>
              <w:rFonts w:ascii="Tahoma" w:hAnsi="Tahoma" w:cs="Tahoma"/>
              <w:noProof/>
              <w:highlight w:val="yellow"/>
              <w:rPrChange w:id="469" w:author="michael schneider" w:date="2013-12-03T09:17:00Z">
                <w:rPr>
                  <w:rFonts w:ascii="Tahoma" w:hAnsi="Tahoma" w:cs="Tahoma"/>
                  <w:noProof/>
                  <w:highlight w:val="yellow"/>
                </w:rPr>
              </w:rPrChange>
            </w:rPr>
            <w:delText>4.15</w:delText>
          </w:r>
          <w:r w:rsidRPr="0088096E" w:rsidDel="00FB1C8B">
            <w:rPr>
              <w:rFonts w:ascii="Tahoma" w:eastAsiaTheme="minorEastAsia" w:hAnsi="Tahoma" w:cs="Tahoma"/>
              <w:noProof/>
              <w:sz w:val="22"/>
              <w:szCs w:val="22"/>
              <w:rPrChange w:id="47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471"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472" w:author="michael schneider" w:date="2013-12-03T09:17:00Z">
                <w:rPr>
                  <w:noProof/>
                </w:rPr>
              </w:rPrChange>
            </w:rPr>
            <w:tab/>
            <w:delText>19</w:delText>
          </w:r>
        </w:del>
      </w:ins>
    </w:p>
    <w:p w14:paraId="25703E8A" w14:textId="77777777" w:rsidR="0088096E" w:rsidRPr="0088096E" w:rsidDel="00FB1C8B" w:rsidRDefault="0088096E" w:rsidP="0088096E">
      <w:pPr>
        <w:pStyle w:val="TOC2"/>
        <w:tabs>
          <w:tab w:val="left" w:pos="960"/>
          <w:tab w:val="right" w:leader="dot" w:pos="9350"/>
        </w:tabs>
        <w:rPr>
          <w:ins w:id="473" w:author="michael schneider" w:date="2013-12-03T09:14:00Z"/>
          <w:del w:id="474" w:author="michael schneider" w:date="2013-12-03T14:58:00Z"/>
          <w:rFonts w:ascii="Tahoma" w:eastAsiaTheme="minorEastAsia" w:hAnsi="Tahoma" w:cs="Tahoma"/>
          <w:noProof/>
          <w:sz w:val="22"/>
          <w:szCs w:val="22"/>
          <w:rPrChange w:id="475" w:author="michael schneider" w:date="2013-12-03T09:17:00Z">
            <w:rPr>
              <w:ins w:id="476" w:author="michael schneider" w:date="2013-12-03T09:14:00Z"/>
              <w:del w:id="477" w:author="michael schneider" w:date="2013-12-03T14:58:00Z"/>
              <w:rFonts w:asciiTheme="minorHAnsi" w:eastAsiaTheme="minorEastAsia" w:hAnsiTheme="minorHAnsi" w:cstheme="minorBidi"/>
              <w:noProof/>
              <w:sz w:val="22"/>
              <w:szCs w:val="22"/>
            </w:rPr>
          </w:rPrChange>
        </w:rPr>
        <w:pPrChange w:id="478" w:author="michael schneider" w:date="2013-12-03T09:15:00Z">
          <w:pPr>
            <w:pStyle w:val="TOC2"/>
            <w:tabs>
              <w:tab w:val="left" w:pos="960"/>
              <w:tab w:val="right" w:leader="dot" w:pos="9350"/>
            </w:tabs>
          </w:pPr>
        </w:pPrChange>
      </w:pPr>
      <w:ins w:id="479" w:author="michael schneider" w:date="2013-12-03T09:14:00Z">
        <w:del w:id="480" w:author="michael schneider" w:date="2013-12-03T14:58:00Z">
          <w:r w:rsidRPr="0088096E" w:rsidDel="00FB1C8B">
            <w:rPr>
              <w:rFonts w:ascii="Tahoma" w:hAnsi="Tahoma" w:cs="Tahoma"/>
              <w:noProof/>
              <w:rPrChange w:id="481" w:author="michael schneider" w:date="2013-12-03T09:17:00Z">
                <w:rPr>
                  <w:rFonts w:ascii="Tahoma" w:hAnsi="Tahoma" w:cs="Tahoma"/>
                  <w:noProof/>
                </w:rPr>
              </w:rPrChange>
            </w:rPr>
            <w:delText>4.16</w:delText>
          </w:r>
          <w:r w:rsidRPr="0088096E" w:rsidDel="00FB1C8B">
            <w:rPr>
              <w:rFonts w:ascii="Tahoma" w:eastAsiaTheme="minorEastAsia" w:hAnsi="Tahoma" w:cs="Tahoma"/>
              <w:noProof/>
              <w:sz w:val="22"/>
              <w:szCs w:val="22"/>
              <w:rPrChange w:id="48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483" w:author="michael schneider" w:date="2013-12-03T09:17:00Z">
                <w:rPr>
                  <w:rFonts w:ascii="Tahoma" w:hAnsi="Tahoma" w:cs="Tahoma"/>
                  <w:noProof/>
                </w:rPr>
              </w:rPrChange>
            </w:rPr>
            <w:delText>The system shall allow a user to view information on becoming a volunteer by visiting the View Volunteer Information webpage.</w:delText>
          </w:r>
          <w:r w:rsidRPr="0088096E" w:rsidDel="00FB1C8B">
            <w:rPr>
              <w:rFonts w:ascii="Tahoma" w:hAnsi="Tahoma" w:cs="Tahoma"/>
              <w:noProof/>
              <w:rPrChange w:id="484" w:author="michael schneider" w:date="2013-12-03T09:17:00Z">
                <w:rPr>
                  <w:noProof/>
                </w:rPr>
              </w:rPrChange>
            </w:rPr>
            <w:tab/>
            <w:delText>19</w:delText>
          </w:r>
        </w:del>
      </w:ins>
    </w:p>
    <w:p w14:paraId="5E1BF369" w14:textId="77777777" w:rsidR="0088096E" w:rsidRPr="0088096E" w:rsidDel="00FB1C8B" w:rsidRDefault="0088096E" w:rsidP="0088096E">
      <w:pPr>
        <w:pStyle w:val="TOC2"/>
        <w:tabs>
          <w:tab w:val="left" w:pos="960"/>
          <w:tab w:val="right" w:leader="dot" w:pos="9350"/>
        </w:tabs>
        <w:rPr>
          <w:ins w:id="485" w:author="michael schneider" w:date="2013-12-03T09:14:00Z"/>
          <w:del w:id="486" w:author="michael schneider" w:date="2013-12-03T14:58:00Z"/>
          <w:rFonts w:ascii="Tahoma" w:eastAsiaTheme="minorEastAsia" w:hAnsi="Tahoma" w:cs="Tahoma"/>
          <w:noProof/>
          <w:sz w:val="22"/>
          <w:szCs w:val="22"/>
          <w:rPrChange w:id="487" w:author="michael schneider" w:date="2013-12-03T09:17:00Z">
            <w:rPr>
              <w:ins w:id="488" w:author="michael schneider" w:date="2013-12-03T09:14:00Z"/>
              <w:del w:id="489" w:author="michael schneider" w:date="2013-12-03T14:58:00Z"/>
              <w:rFonts w:asciiTheme="minorHAnsi" w:eastAsiaTheme="minorEastAsia" w:hAnsiTheme="minorHAnsi" w:cstheme="minorBidi"/>
              <w:noProof/>
              <w:sz w:val="22"/>
              <w:szCs w:val="22"/>
            </w:rPr>
          </w:rPrChange>
        </w:rPr>
        <w:pPrChange w:id="490" w:author="michael schneider" w:date="2013-12-03T09:15:00Z">
          <w:pPr>
            <w:pStyle w:val="TOC2"/>
            <w:tabs>
              <w:tab w:val="left" w:pos="960"/>
              <w:tab w:val="right" w:leader="dot" w:pos="9350"/>
            </w:tabs>
          </w:pPr>
        </w:pPrChange>
      </w:pPr>
      <w:ins w:id="491" w:author="michael schneider" w:date="2013-12-03T09:14:00Z">
        <w:del w:id="492" w:author="michael schneider" w:date="2013-12-03T14:58:00Z">
          <w:r w:rsidRPr="0088096E" w:rsidDel="00FB1C8B">
            <w:rPr>
              <w:rFonts w:ascii="Tahoma" w:hAnsi="Tahoma" w:cs="Tahoma"/>
              <w:noProof/>
              <w:rPrChange w:id="493" w:author="michael schneider" w:date="2013-12-03T09:17:00Z">
                <w:rPr>
                  <w:rFonts w:ascii="Tahoma" w:hAnsi="Tahoma" w:cs="Tahoma"/>
                  <w:noProof/>
                </w:rPr>
              </w:rPrChange>
            </w:rPr>
            <w:delText>4.17</w:delText>
          </w:r>
          <w:r w:rsidRPr="0088096E" w:rsidDel="00FB1C8B">
            <w:rPr>
              <w:rFonts w:ascii="Tahoma" w:eastAsiaTheme="minorEastAsia" w:hAnsi="Tahoma" w:cs="Tahoma"/>
              <w:noProof/>
              <w:sz w:val="22"/>
              <w:szCs w:val="22"/>
              <w:rPrChange w:id="49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495" w:author="michael schneider" w:date="2013-12-03T09:17:00Z">
                <w:rPr>
                  <w:rFonts w:ascii="Tahoma" w:hAnsi="Tahoma" w:cs="Tahoma"/>
                  <w:noProof/>
                </w:rPr>
              </w:rPrChange>
            </w:rPr>
            <w:delText>The system shall allow a user to sign up as a volunteer from the View Volunteer Information webpage.</w:delText>
          </w:r>
          <w:r w:rsidRPr="0088096E" w:rsidDel="00FB1C8B">
            <w:rPr>
              <w:rFonts w:ascii="Tahoma" w:hAnsi="Tahoma" w:cs="Tahoma"/>
              <w:noProof/>
              <w:rPrChange w:id="496" w:author="michael schneider" w:date="2013-12-03T09:17:00Z">
                <w:rPr>
                  <w:noProof/>
                </w:rPr>
              </w:rPrChange>
            </w:rPr>
            <w:tab/>
            <w:delText>19</w:delText>
          </w:r>
        </w:del>
      </w:ins>
    </w:p>
    <w:p w14:paraId="7155D8F9" w14:textId="77777777" w:rsidR="0088096E" w:rsidRPr="0088096E" w:rsidDel="00FB1C8B" w:rsidRDefault="0088096E" w:rsidP="0088096E">
      <w:pPr>
        <w:pStyle w:val="TOC2"/>
        <w:tabs>
          <w:tab w:val="left" w:pos="960"/>
          <w:tab w:val="right" w:leader="dot" w:pos="9350"/>
        </w:tabs>
        <w:rPr>
          <w:ins w:id="497" w:author="michael schneider" w:date="2013-12-03T09:14:00Z"/>
          <w:del w:id="498" w:author="michael schneider" w:date="2013-12-03T14:58:00Z"/>
          <w:rFonts w:ascii="Tahoma" w:eastAsiaTheme="minorEastAsia" w:hAnsi="Tahoma" w:cs="Tahoma"/>
          <w:noProof/>
          <w:sz w:val="22"/>
          <w:szCs w:val="22"/>
          <w:rPrChange w:id="499" w:author="michael schneider" w:date="2013-12-03T09:17:00Z">
            <w:rPr>
              <w:ins w:id="500" w:author="michael schneider" w:date="2013-12-03T09:14:00Z"/>
              <w:del w:id="501" w:author="michael schneider" w:date="2013-12-03T14:58:00Z"/>
              <w:rFonts w:asciiTheme="minorHAnsi" w:eastAsiaTheme="minorEastAsia" w:hAnsiTheme="minorHAnsi" w:cstheme="minorBidi"/>
              <w:noProof/>
              <w:sz w:val="22"/>
              <w:szCs w:val="22"/>
            </w:rPr>
          </w:rPrChange>
        </w:rPr>
        <w:pPrChange w:id="502" w:author="michael schneider" w:date="2013-12-03T09:15:00Z">
          <w:pPr>
            <w:pStyle w:val="TOC2"/>
            <w:tabs>
              <w:tab w:val="left" w:pos="960"/>
              <w:tab w:val="right" w:leader="dot" w:pos="9350"/>
            </w:tabs>
          </w:pPr>
        </w:pPrChange>
      </w:pPr>
      <w:ins w:id="503" w:author="michael schneider" w:date="2013-12-03T09:14:00Z">
        <w:del w:id="504" w:author="michael schneider" w:date="2013-12-03T14:58:00Z">
          <w:r w:rsidRPr="0088096E" w:rsidDel="00FB1C8B">
            <w:rPr>
              <w:rFonts w:ascii="Tahoma" w:hAnsi="Tahoma" w:cs="Tahoma"/>
              <w:noProof/>
              <w:rPrChange w:id="505" w:author="michael schneider" w:date="2013-12-03T09:17:00Z">
                <w:rPr>
                  <w:rFonts w:ascii="Tahoma" w:hAnsi="Tahoma" w:cs="Tahoma"/>
                  <w:noProof/>
                </w:rPr>
              </w:rPrChange>
            </w:rPr>
            <w:delText>4.18</w:delText>
          </w:r>
          <w:r w:rsidRPr="0088096E" w:rsidDel="00FB1C8B">
            <w:rPr>
              <w:rFonts w:ascii="Tahoma" w:eastAsiaTheme="minorEastAsia" w:hAnsi="Tahoma" w:cs="Tahoma"/>
              <w:noProof/>
              <w:sz w:val="22"/>
              <w:szCs w:val="22"/>
              <w:rPrChange w:id="50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07" w:author="michael schneider" w:date="2013-12-03T09:17:00Z">
                <w:rPr>
                  <w:rFonts w:ascii="Tahoma" w:hAnsi="Tahoma" w:cs="Tahoma"/>
                  <w:noProof/>
                </w:rPr>
              </w:rPrChange>
            </w:rPr>
            <w:delText>The system shall allow a volunteer to view the days and times scheduled to do volunteer work by visiting the View Volunteer Schedule webpage.</w:delText>
          </w:r>
          <w:r w:rsidRPr="0088096E" w:rsidDel="00FB1C8B">
            <w:rPr>
              <w:rFonts w:ascii="Tahoma" w:hAnsi="Tahoma" w:cs="Tahoma"/>
              <w:noProof/>
              <w:rPrChange w:id="508" w:author="michael schneider" w:date="2013-12-03T09:17:00Z">
                <w:rPr>
                  <w:noProof/>
                </w:rPr>
              </w:rPrChange>
            </w:rPr>
            <w:tab/>
            <w:delText>22</w:delText>
          </w:r>
        </w:del>
      </w:ins>
    </w:p>
    <w:p w14:paraId="0571B81B" w14:textId="77777777" w:rsidR="0088096E" w:rsidRPr="0088096E" w:rsidDel="00FB1C8B" w:rsidRDefault="0088096E" w:rsidP="0088096E">
      <w:pPr>
        <w:pStyle w:val="TOC2"/>
        <w:tabs>
          <w:tab w:val="left" w:pos="960"/>
          <w:tab w:val="right" w:leader="dot" w:pos="9350"/>
        </w:tabs>
        <w:rPr>
          <w:ins w:id="509" w:author="michael schneider" w:date="2013-12-03T09:14:00Z"/>
          <w:del w:id="510" w:author="michael schneider" w:date="2013-12-03T14:58:00Z"/>
          <w:rFonts w:ascii="Tahoma" w:eastAsiaTheme="minorEastAsia" w:hAnsi="Tahoma" w:cs="Tahoma"/>
          <w:noProof/>
          <w:sz w:val="22"/>
          <w:szCs w:val="22"/>
          <w:rPrChange w:id="511" w:author="michael schneider" w:date="2013-12-03T09:17:00Z">
            <w:rPr>
              <w:ins w:id="512" w:author="michael schneider" w:date="2013-12-03T09:14:00Z"/>
              <w:del w:id="513" w:author="michael schneider" w:date="2013-12-03T14:58:00Z"/>
              <w:rFonts w:asciiTheme="minorHAnsi" w:eastAsiaTheme="minorEastAsia" w:hAnsiTheme="minorHAnsi" w:cstheme="minorBidi"/>
              <w:noProof/>
              <w:sz w:val="22"/>
              <w:szCs w:val="22"/>
            </w:rPr>
          </w:rPrChange>
        </w:rPr>
        <w:pPrChange w:id="514" w:author="michael schneider" w:date="2013-12-03T09:15:00Z">
          <w:pPr>
            <w:pStyle w:val="TOC2"/>
            <w:tabs>
              <w:tab w:val="left" w:pos="960"/>
              <w:tab w:val="right" w:leader="dot" w:pos="9350"/>
            </w:tabs>
          </w:pPr>
        </w:pPrChange>
      </w:pPr>
      <w:ins w:id="515" w:author="michael schneider" w:date="2013-12-03T09:14:00Z">
        <w:del w:id="516" w:author="michael schneider" w:date="2013-12-03T14:58:00Z">
          <w:r w:rsidRPr="0088096E" w:rsidDel="00FB1C8B">
            <w:rPr>
              <w:rFonts w:ascii="Tahoma" w:hAnsi="Tahoma" w:cs="Tahoma"/>
              <w:noProof/>
              <w:rPrChange w:id="517" w:author="michael schneider" w:date="2013-12-03T09:17:00Z">
                <w:rPr>
                  <w:rFonts w:ascii="Tahoma" w:hAnsi="Tahoma" w:cs="Tahoma"/>
                  <w:noProof/>
                </w:rPr>
              </w:rPrChange>
            </w:rPr>
            <w:delText>4.19</w:delText>
          </w:r>
          <w:r w:rsidRPr="0088096E" w:rsidDel="00FB1C8B">
            <w:rPr>
              <w:rFonts w:ascii="Tahoma" w:eastAsiaTheme="minorEastAsia" w:hAnsi="Tahoma" w:cs="Tahoma"/>
              <w:noProof/>
              <w:sz w:val="22"/>
              <w:szCs w:val="22"/>
              <w:rPrChange w:id="51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19" w:author="michael schneider" w:date="2013-12-03T09:17:00Z">
                <w:rPr>
                  <w:rFonts w:ascii="Tahoma" w:hAnsi="Tahoma" w:cs="Tahoma"/>
                  <w:noProof/>
                </w:rPr>
              </w:rPrChange>
            </w:rPr>
            <w:delText>The system shall allow a grower to add a new product type when the grower issues an “add new product type” command.</w:delText>
          </w:r>
          <w:r w:rsidRPr="0088096E" w:rsidDel="00FB1C8B">
            <w:rPr>
              <w:rFonts w:ascii="Tahoma" w:hAnsi="Tahoma" w:cs="Tahoma"/>
              <w:noProof/>
              <w:rPrChange w:id="520" w:author="michael schneider" w:date="2013-12-03T09:17:00Z">
                <w:rPr>
                  <w:noProof/>
                </w:rPr>
              </w:rPrChange>
            </w:rPr>
            <w:tab/>
            <w:delText>23</w:delText>
          </w:r>
        </w:del>
      </w:ins>
    </w:p>
    <w:p w14:paraId="76B089CB" w14:textId="77777777" w:rsidR="0088096E" w:rsidRPr="0088096E" w:rsidDel="00FB1C8B" w:rsidRDefault="0088096E" w:rsidP="0088096E">
      <w:pPr>
        <w:pStyle w:val="TOC2"/>
        <w:tabs>
          <w:tab w:val="left" w:pos="960"/>
          <w:tab w:val="right" w:leader="dot" w:pos="9350"/>
        </w:tabs>
        <w:rPr>
          <w:ins w:id="521" w:author="michael schneider" w:date="2013-12-03T09:14:00Z"/>
          <w:del w:id="522" w:author="michael schneider" w:date="2013-12-03T14:58:00Z"/>
          <w:rFonts w:ascii="Tahoma" w:eastAsiaTheme="minorEastAsia" w:hAnsi="Tahoma" w:cs="Tahoma"/>
          <w:noProof/>
          <w:sz w:val="22"/>
          <w:szCs w:val="22"/>
          <w:rPrChange w:id="523" w:author="michael schneider" w:date="2013-12-03T09:17:00Z">
            <w:rPr>
              <w:ins w:id="524" w:author="michael schneider" w:date="2013-12-03T09:14:00Z"/>
              <w:del w:id="525" w:author="michael schneider" w:date="2013-12-03T14:58:00Z"/>
              <w:rFonts w:asciiTheme="minorHAnsi" w:eastAsiaTheme="minorEastAsia" w:hAnsiTheme="minorHAnsi" w:cstheme="minorBidi"/>
              <w:noProof/>
              <w:sz w:val="22"/>
              <w:szCs w:val="22"/>
            </w:rPr>
          </w:rPrChange>
        </w:rPr>
        <w:pPrChange w:id="526" w:author="michael schneider" w:date="2013-12-03T09:15:00Z">
          <w:pPr>
            <w:pStyle w:val="TOC2"/>
            <w:tabs>
              <w:tab w:val="left" w:pos="960"/>
              <w:tab w:val="right" w:leader="dot" w:pos="9350"/>
            </w:tabs>
          </w:pPr>
        </w:pPrChange>
      </w:pPr>
      <w:ins w:id="527" w:author="michael schneider" w:date="2013-12-03T09:14:00Z">
        <w:del w:id="528" w:author="michael schneider" w:date="2013-12-03T14:58:00Z">
          <w:r w:rsidRPr="0088096E" w:rsidDel="00FB1C8B">
            <w:rPr>
              <w:rFonts w:ascii="Tahoma" w:hAnsi="Tahoma" w:cs="Tahoma"/>
              <w:noProof/>
              <w:rPrChange w:id="529" w:author="michael schneider" w:date="2013-12-03T09:17:00Z">
                <w:rPr>
                  <w:rFonts w:ascii="Tahoma" w:hAnsi="Tahoma" w:cs="Tahoma"/>
                  <w:noProof/>
                </w:rPr>
              </w:rPrChange>
            </w:rPr>
            <w:delText>4.20</w:delText>
          </w:r>
          <w:r w:rsidRPr="0088096E" w:rsidDel="00FB1C8B">
            <w:rPr>
              <w:rFonts w:ascii="Tahoma" w:eastAsiaTheme="minorEastAsia" w:hAnsi="Tahoma" w:cs="Tahoma"/>
              <w:noProof/>
              <w:sz w:val="22"/>
              <w:szCs w:val="22"/>
              <w:rPrChange w:id="53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31" w:author="michael schneider" w:date="2013-12-03T09:17:00Z">
                <w:rPr>
                  <w:rFonts w:ascii="Tahoma" w:hAnsi="Tahoma" w:cs="Tahoma"/>
                  <w:noProof/>
                </w:rPr>
              </w:rPrChange>
            </w:rPr>
            <w:delText>The system shall allow a grower to create a product invoice when the grower issues a “create product invoice” command.</w:delText>
          </w:r>
          <w:r w:rsidRPr="0088096E" w:rsidDel="00FB1C8B">
            <w:rPr>
              <w:rFonts w:ascii="Tahoma" w:hAnsi="Tahoma" w:cs="Tahoma"/>
              <w:noProof/>
              <w:rPrChange w:id="532" w:author="michael schneider" w:date="2013-12-03T09:17:00Z">
                <w:rPr>
                  <w:noProof/>
                </w:rPr>
              </w:rPrChange>
            </w:rPr>
            <w:tab/>
            <w:delText>24</w:delText>
          </w:r>
        </w:del>
      </w:ins>
    </w:p>
    <w:p w14:paraId="6DA33478" w14:textId="77777777" w:rsidR="0088096E" w:rsidRPr="0088096E" w:rsidDel="00FB1C8B" w:rsidRDefault="0088096E" w:rsidP="0088096E">
      <w:pPr>
        <w:pStyle w:val="TOC2"/>
        <w:tabs>
          <w:tab w:val="left" w:pos="960"/>
          <w:tab w:val="right" w:leader="dot" w:pos="9350"/>
        </w:tabs>
        <w:rPr>
          <w:ins w:id="533" w:author="michael schneider" w:date="2013-12-03T09:14:00Z"/>
          <w:del w:id="534" w:author="michael schneider" w:date="2013-12-03T14:58:00Z"/>
          <w:rFonts w:ascii="Tahoma" w:eastAsiaTheme="minorEastAsia" w:hAnsi="Tahoma" w:cs="Tahoma"/>
          <w:noProof/>
          <w:sz w:val="22"/>
          <w:szCs w:val="22"/>
          <w:rPrChange w:id="535" w:author="michael schneider" w:date="2013-12-03T09:17:00Z">
            <w:rPr>
              <w:ins w:id="536" w:author="michael schneider" w:date="2013-12-03T09:14:00Z"/>
              <w:del w:id="537" w:author="michael schneider" w:date="2013-12-03T14:58:00Z"/>
              <w:rFonts w:asciiTheme="minorHAnsi" w:eastAsiaTheme="minorEastAsia" w:hAnsiTheme="minorHAnsi" w:cstheme="minorBidi"/>
              <w:noProof/>
              <w:sz w:val="22"/>
              <w:szCs w:val="22"/>
            </w:rPr>
          </w:rPrChange>
        </w:rPr>
        <w:pPrChange w:id="538" w:author="michael schneider" w:date="2013-12-03T09:15:00Z">
          <w:pPr>
            <w:pStyle w:val="TOC2"/>
            <w:tabs>
              <w:tab w:val="left" w:pos="960"/>
              <w:tab w:val="right" w:leader="dot" w:pos="9350"/>
            </w:tabs>
          </w:pPr>
        </w:pPrChange>
      </w:pPr>
      <w:ins w:id="539" w:author="michael schneider" w:date="2013-12-03T09:14:00Z">
        <w:del w:id="540" w:author="michael schneider" w:date="2013-12-03T14:58:00Z">
          <w:r w:rsidRPr="0088096E" w:rsidDel="00FB1C8B">
            <w:rPr>
              <w:rFonts w:ascii="Tahoma" w:hAnsi="Tahoma" w:cs="Tahoma"/>
              <w:noProof/>
              <w:rPrChange w:id="541" w:author="michael schneider" w:date="2013-12-03T09:17:00Z">
                <w:rPr>
                  <w:rFonts w:ascii="Tahoma" w:hAnsi="Tahoma" w:cs="Tahoma"/>
                  <w:noProof/>
                </w:rPr>
              </w:rPrChange>
            </w:rPr>
            <w:delText>4.21</w:delText>
          </w:r>
          <w:r w:rsidRPr="0088096E" w:rsidDel="00FB1C8B">
            <w:rPr>
              <w:rFonts w:ascii="Tahoma" w:eastAsiaTheme="minorEastAsia" w:hAnsi="Tahoma" w:cs="Tahoma"/>
              <w:noProof/>
              <w:sz w:val="22"/>
              <w:szCs w:val="22"/>
              <w:rPrChange w:id="54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43" w:author="michael schneider" w:date="2013-12-03T09:17:00Z">
                <w:rPr>
                  <w:rFonts w:ascii="Tahoma" w:hAnsi="Tahoma" w:cs="Tahoma"/>
                  <w:noProof/>
                </w:rPr>
              </w:rPrChange>
            </w:rPr>
            <w:delText>The system shall allow a grower to view product invoice history when the grower issues a “view product invoice history” command.</w:delText>
          </w:r>
          <w:r w:rsidRPr="0088096E" w:rsidDel="00FB1C8B">
            <w:rPr>
              <w:rFonts w:ascii="Tahoma" w:hAnsi="Tahoma" w:cs="Tahoma"/>
              <w:noProof/>
              <w:rPrChange w:id="544" w:author="michael schneider" w:date="2013-12-03T09:17:00Z">
                <w:rPr>
                  <w:noProof/>
                </w:rPr>
              </w:rPrChange>
            </w:rPr>
            <w:tab/>
            <w:delText>27</w:delText>
          </w:r>
        </w:del>
      </w:ins>
    </w:p>
    <w:p w14:paraId="2920C606" w14:textId="77777777" w:rsidR="0088096E" w:rsidRPr="0088096E" w:rsidDel="00FB1C8B" w:rsidRDefault="0088096E" w:rsidP="0088096E">
      <w:pPr>
        <w:pStyle w:val="TOC2"/>
        <w:tabs>
          <w:tab w:val="left" w:pos="960"/>
          <w:tab w:val="right" w:leader="dot" w:pos="9350"/>
        </w:tabs>
        <w:rPr>
          <w:ins w:id="545" w:author="michael schneider" w:date="2013-12-03T09:14:00Z"/>
          <w:del w:id="546" w:author="michael schneider" w:date="2013-12-03T14:58:00Z"/>
          <w:rFonts w:ascii="Tahoma" w:eastAsiaTheme="minorEastAsia" w:hAnsi="Tahoma" w:cs="Tahoma"/>
          <w:noProof/>
          <w:sz w:val="22"/>
          <w:szCs w:val="22"/>
          <w:rPrChange w:id="547" w:author="michael schneider" w:date="2013-12-03T09:17:00Z">
            <w:rPr>
              <w:ins w:id="548" w:author="michael schneider" w:date="2013-12-03T09:14:00Z"/>
              <w:del w:id="549" w:author="michael schneider" w:date="2013-12-03T14:58:00Z"/>
              <w:rFonts w:asciiTheme="minorHAnsi" w:eastAsiaTheme="minorEastAsia" w:hAnsiTheme="minorHAnsi" w:cstheme="minorBidi"/>
              <w:noProof/>
              <w:sz w:val="22"/>
              <w:szCs w:val="22"/>
            </w:rPr>
          </w:rPrChange>
        </w:rPr>
        <w:pPrChange w:id="550" w:author="michael schneider" w:date="2013-12-03T09:15:00Z">
          <w:pPr>
            <w:pStyle w:val="TOC2"/>
            <w:tabs>
              <w:tab w:val="left" w:pos="960"/>
              <w:tab w:val="right" w:leader="dot" w:pos="9350"/>
            </w:tabs>
          </w:pPr>
        </w:pPrChange>
      </w:pPr>
      <w:ins w:id="551" w:author="michael schneider" w:date="2013-12-03T09:14:00Z">
        <w:del w:id="552" w:author="michael schneider" w:date="2013-12-03T14:58:00Z">
          <w:r w:rsidRPr="0088096E" w:rsidDel="00FB1C8B">
            <w:rPr>
              <w:rFonts w:ascii="Tahoma" w:hAnsi="Tahoma" w:cs="Tahoma"/>
              <w:noProof/>
              <w:rPrChange w:id="553" w:author="michael schneider" w:date="2013-12-03T09:17:00Z">
                <w:rPr>
                  <w:rFonts w:ascii="Tahoma" w:hAnsi="Tahoma" w:cs="Tahoma"/>
                  <w:noProof/>
                </w:rPr>
              </w:rPrChange>
            </w:rPr>
            <w:delText>4.22</w:delText>
          </w:r>
          <w:r w:rsidRPr="0088096E" w:rsidDel="00FB1C8B">
            <w:rPr>
              <w:rFonts w:ascii="Tahoma" w:eastAsiaTheme="minorEastAsia" w:hAnsi="Tahoma" w:cs="Tahoma"/>
              <w:noProof/>
              <w:sz w:val="22"/>
              <w:szCs w:val="22"/>
              <w:rPrChange w:id="55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55" w:author="michael schneider" w:date="2013-12-03T09:17:00Z">
                <w:rPr>
                  <w:rFonts w:ascii="Tahoma" w:hAnsi="Tahoma" w:cs="Tahoma"/>
                  <w:noProof/>
                </w:rPr>
              </w:rPrChange>
            </w:rPr>
            <w:delText>The system shall allow a grower to view his or her payment history when a grower issues a “view payment history” command.</w:delText>
          </w:r>
          <w:r w:rsidRPr="0088096E" w:rsidDel="00FB1C8B">
            <w:rPr>
              <w:rFonts w:ascii="Tahoma" w:hAnsi="Tahoma" w:cs="Tahoma"/>
              <w:noProof/>
              <w:rPrChange w:id="556" w:author="michael schneider" w:date="2013-12-03T09:17:00Z">
                <w:rPr>
                  <w:noProof/>
                </w:rPr>
              </w:rPrChange>
            </w:rPr>
            <w:tab/>
            <w:delText>28</w:delText>
          </w:r>
        </w:del>
      </w:ins>
    </w:p>
    <w:p w14:paraId="69599358" w14:textId="77777777" w:rsidR="0088096E" w:rsidRPr="0088096E" w:rsidDel="00FB1C8B" w:rsidRDefault="0088096E" w:rsidP="0088096E">
      <w:pPr>
        <w:pStyle w:val="TOC2"/>
        <w:tabs>
          <w:tab w:val="left" w:pos="960"/>
          <w:tab w:val="right" w:leader="dot" w:pos="9350"/>
        </w:tabs>
        <w:rPr>
          <w:ins w:id="557" w:author="michael schneider" w:date="2013-12-03T09:14:00Z"/>
          <w:del w:id="558" w:author="michael schneider" w:date="2013-12-03T14:58:00Z"/>
          <w:rFonts w:ascii="Tahoma" w:eastAsiaTheme="minorEastAsia" w:hAnsi="Tahoma" w:cs="Tahoma"/>
          <w:noProof/>
          <w:sz w:val="22"/>
          <w:szCs w:val="22"/>
          <w:rPrChange w:id="559" w:author="michael schneider" w:date="2013-12-03T09:17:00Z">
            <w:rPr>
              <w:ins w:id="560" w:author="michael schneider" w:date="2013-12-03T09:14:00Z"/>
              <w:del w:id="561" w:author="michael schneider" w:date="2013-12-03T14:58:00Z"/>
              <w:rFonts w:asciiTheme="minorHAnsi" w:eastAsiaTheme="minorEastAsia" w:hAnsiTheme="minorHAnsi" w:cstheme="minorBidi"/>
              <w:noProof/>
              <w:sz w:val="22"/>
              <w:szCs w:val="22"/>
            </w:rPr>
          </w:rPrChange>
        </w:rPr>
        <w:pPrChange w:id="562" w:author="michael schneider" w:date="2013-12-03T09:15:00Z">
          <w:pPr>
            <w:pStyle w:val="TOC2"/>
            <w:tabs>
              <w:tab w:val="left" w:pos="960"/>
              <w:tab w:val="right" w:leader="dot" w:pos="9350"/>
            </w:tabs>
          </w:pPr>
        </w:pPrChange>
      </w:pPr>
      <w:ins w:id="563" w:author="michael schneider" w:date="2013-12-03T09:14:00Z">
        <w:del w:id="564" w:author="michael schneider" w:date="2013-12-03T14:58:00Z">
          <w:r w:rsidRPr="0088096E" w:rsidDel="00FB1C8B">
            <w:rPr>
              <w:rFonts w:ascii="Tahoma" w:hAnsi="Tahoma" w:cs="Tahoma"/>
              <w:noProof/>
              <w:rPrChange w:id="565" w:author="michael schneider" w:date="2013-12-03T09:17:00Z">
                <w:rPr>
                  <w:rFonts w:ascii="Tahoma" w:hAnsi="Tahoma" w:cs="Tahoma"/>
                  <w:noProof/>
                </w:rPr>
              </w:rPrChange>
            </w:rPr>
            <w:delText>4.23</w:delText>
          </w:r>
          <w:r w:rsidRPr="0088096E" w:rsidDel="00FB1C8B">
            <w:rPr>
              <w:rFonts w:ascii="Tahoma" w:eastAsiaTheme="minorEastAsia" w:hAnsi="Tahoma" w:cs="Tahoma"/>
              <w:noProof/>
              <w:sz w:val="22"/>
              <w:szCs w:val="22"/>
              <w:rPrChange w:id="56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67" w:author="michael schneider" w:date="2013-12-03T09:17:00Z">
                <w:rPr>
                  <w:rFonts w:ascii="Tahoma" w:hAnsi="Tahoma" w:cs="Tahoma"/>
                  <w:noProof/>
                </w:rPr>
              </w:rPrChange>
            </w:rPr>
            <w:delText>The system shall allow administrators to schedule volunteers when an administrator issues the “schedule volunteers” command.</w:delText>
          </w:r>
          <w:r w:rsidRPr="0088096E" w:rsidDel="00FB1C8B">
            <w:rPr>
              <w:rFonts w:ascii="Tahoma" w:hAnsi="Tahoma" w:cs="Tahoma"/>
              <w:noProof/>
              <w:rPrChange w:id="568" w:author="michael schneider" w:date="2013-12-03T09:17:00Z">
                <w:rPr>
                  <w:noProof/>
                </w:rPr>
              </w:rPrChange>
            </w:rPr>
            <w:tab/>
            <w:delText>29</w:delText>
          </w:r>
        </w:del>
      </w:ins>
    </w:p>
    <w:p w14:paraId="2C767588" w14:textId="77777777" w:rsidR="0088096E" w:rsidRPr="0088096E" w:rsidDel="00FB1C8B" w:rsidRDefault="0088096E" w:rsidP="0088096E">
      <w:pPr>
        <w:pStyle w:val="TOC1"/>
        <w:tabs>
          <w:tab w:val="left" w:pos="480"/>
          <w:tab w:val="right" w:leader="dot" w:pos="9350"/>
        </w:tabs>
        <w:rPr>
          <w:ins w:id="569" w:author="michael schneider" w:date="2013-12-03T09:14:00Z"/>
          <w:del w:id="570" w:author="michael schneider" w:date="2013-12-03T14:58:00Z"/>
          <w:rFonts w:ascii="Tahoma" w:eastAsiaTheme="minorEastAsia" w:hAnsi="Tahoma" w:cs="Tahoma"/>
          <w:noProof/>
          <w:sz w:val="22"/>
          <w:szCs w:val="22"/>
          <w:rPrChange w:id="571" w:author="michael schneider" w:date="2013-12-03T09:17:00Z">
            <w:rPr>
              <w:ins w:id="572" w:author="michael schneider" w:date="2013-12-03T09:14:00Z"/>
              <w:del w:id="573" w:author="michael schneider" w:date="2013-12-03T14:58:00Z"/>
              <w:rFonts w:asciiTheme="minorHAnsi" w:eastAsiaTheme="minorEastAsia" w:hAnsiTheme="minorHAnsi" w:cstheme="minorBidi"/>
              <w:noProof/>
              <w:sz w:val="22"/>
              <w:szCs w:val="22"/>
            </w:rPr>
          </w:rPrChange>
        </w:rPr>
        <w:pPrChange w:id="574" w:author="michael schneider" w:date="2013-12-03T09:15:00Z">
          <w:pPr>
            <w:pStyle w:val="TOC1"/>
            <w:tabs>
              <w:tab w:val="left" w:pos="480"/>
              <w:tab w:val="right" w:leader="dot" w:pos="9350"/>
            </w:tabs>
          </w:pPr>
        </w:pPrChange>
      </w:pPr>
      <w:ins w:id="575" w:author="michael schneider" w:date="2013-12-03T09:14:00Z">
        <w:del w:id="576" w:author="michael schneider" w:date="2013-12-03T14:58:00Z">
          <w:r w:rsidRPr="0088096E" w:rsidDel="00FB1C8B">
            <w:rPr>
              <w:rFonts w:ascii="Tahoma" w:hAnsi="Tahoma" w:cs="Tahoma"/>
              <w:noProof/>
              <w:rPrChange w:id="577" w:author="michael schneider" w:date="2013-12-03T09:17:00Z">
                <w:rPr>
                  <w:rFonts w:ascii="Tahoma" w:hAnsi="Tahoma" w:cs="Tahoma"/>
                  <w:noProof/>
                </w:rPr>
              </w:rPrChange>
            </w:rPr>
            <w:delText>5.</w:delText>
          </w:r>
          <w:r w:rsidRPr="0088096E" w:rsidDel="00FB1C8B">
            <w:rPr>
              <w:rFonts w:ascii="Tahoma" w:eastAsiaTheme="minorEastAsia" w:hAnsi="Tahoma" w:cs="Tahoma"/>
              <w:noProof/>
              <w:sz w:val="22"/>
              <w:szCs w:val="22"/>
              <w:rPrChange w:id="57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79" w:author="michael schneider" w:date="2013-12-03T09:17:00Z">
                <w:rPr>
                  <w:rFonts w:ascii="Tahoma" w:hAnsi="Tahoma" w:cs="Tahoma"/>
                  <w:noProof/>
                </w:rPr>
              </w:rPrChange>
            </w:rPr>
            <w:delText>Other Nonfunctional Requirements</w:delText>
          </w:r>
          <w:r w:rsidRPr="0088096E" w:rsidDel="00FB1C8B">
            <w:rPr>
              <w:rFonts w:ascii="Tahoma" w:hAnsi="Tahoma" w:cs="Tahoma"/>
              <w:noProof/>
              <w:rPrChange w:id="580" w:author="michael schneider" w:date="2013-12-03T09:17:00Z">
                <w:rPr>
                  <w:noProof/>
                </w:rPr>
              </w:rPrChange>
            </w:rPr>
            <w:tab/>
            <w:delText>31</w:delText>
          </w:r>
        </w:del>
      </w:ins>
    </w:p>
    <w:p w14:paraId="57879EB9" w14:textId="77777777" w:rsidR="0088096E" w:rsidRPr="0088096E" w:rsidDel="00FB1C8B" w:rsidRDefault="0088096E" w:rsidP="0088096E">
      <w:pPr>
        <w:pStyle w:val="TOC2"/>
        <w:tabs>
          <w:tab w:val="left" w:pos="960"/>
          <w:tab w:val="right" w:leader="dot" w:pos="9350"/>
        </w:tabs>
        <w:rPr>
          <w:ins w:id="581" w:author="michael schneider" w:date="2013-12-03T09:14:00Z"/>
          <w:del w:id="582" w:author="michael schneider" w:date="2013-12-03T14:58:00Z"/>
          <w:rFonts w:ascii="Tahoma" w:eastAsiaTheme="minorEastAsia" w:hAnsi="Tahoma" w:cs="Tahoma"/>
          <w:noProof/>
          <w:sz w:val="22"/>
          <w:szCs w:val="22"/>
          <w:rPrChange w:id="583" w:author="michael schneider" w:date="2013-12-03T09:17:00Z">
            <w:rPr>
              <w:ins w:id="584" w:author="michael schneider" w:date="2013-12-03T09:14:00Z"/>
              <w:del w:id="585" w:author="michael schneider" w:date="2013-12-03T14:58:00Z"/>
              <w:rFonts w:asciiTheme="minorHAnsi" w:eastAsiaTheme="minorEastAsia" w:hAnsiTheme="minorHAnsi" w:cstheme="minorBidi"/>
              <w:noProof/>
              <w:sz w:val="22"/>
              <w:szCs w:val="22"/>
            </w:rPr>
          </w:rPrChange>
        </w:rPr>
        <w:pPrChange w:id="586" w:author="michael schneider" w:date="2013-12-03T09:15:00Z">
          <w:pPr>
            <w:pStyle w:val="TOC2"/>
            <w:tabs>
              <w:tab w:val="left" w:pos="960"/>
              <w:tab w:val="right" w:leader="dot" w:pos="9350"/>
            </w:tabs>
          </w:pPr>
        </w:pPrChange>
      </w:pPr>
      <w:ins w:id="587" w:author="michael schneider" w:date="2013-12-03T09:14:00Z">
        <w:del w:id="588" w:author="michael schneider" w:date="2013-12-03T14:58:00Z">
          <w:r w:rsidRPr="0088096E" w:rsidDel="00FB1C8B">
            <w:rPr>
              <w:rFonts w:ascii="Tahoma" w:hAnsi="Tahoma" w:cs="Tahoma"/>
              <w:noProof/>
              <w:rPrChange w:id="589" w:author="michael schneider" w:date="2013-12-03T09:17:00Z">
                <w:rPr>
                  <w:rFonts w:ascii="Tahoma" w:hAnsi="Tahoma" w:cs="Tahoma"/>
                  <w:noProof/>
                </w:rPr>
              </w:rPrChange>
            </w:rPr>
            <w:delText>5.1</w:delText>
          </w:r>
          <w:r w:rsidRPr="0088096E" w:rsidDel="00FB1C8B">
            <w:rPr>
              <w:rFonts w:ascii="Tahoma" w:eastAsiaTheme="minorEastAsia" w:hAnsi="Tahoma" w:cs="Tahoma"/>
              <w:noProof/>
              <w:sz w:val="22"/>
              <w:szCs w:val="22"/>
              <w:rPrChange w:id="59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591" w:author="michael schneider" w:date="2013-12-03T09:17:00Z">
                <w:rPr>
                  <w:rFonts w:ascii="Tahoma" w:hAnsi="Tahoma" w:cs="Tahoma"/>
                  <w:noProof/>
                </w:rPr>
              </w:rPrChange>
            </w:rPr>
            <w:delText>Performance Requirements</w:delText>
          </w:r>
          <w:r w:rsidRPr="0088096E" w:rsidDel="00FB1C8B">
            <w:rPr>
              <w:rFonts w:ascii="Tahoma" w:hAnsi="Tahoma" w:cs="Tahoma"/>
              <w:noProof/>
              <w:rPrChange w:id="592" w:author="michael schneider" w:date="2013-12-03T09:17:00Z">
                <w:rPr>
                  <w:noProof/>
                </w:rPr>
              </w:rPrChange>
            </w:rPr>
            <w:tab/>
            <w:delText>31</w:delText>
          </w:r>
        </w:del>
      </w:ins>
    </w:p>
    <w:p w14:paraId="08E10184" w14:textId="77777777" w:rsidR="0088096E" w:rsidRPr="0088096E" w:rsidDel="00FB1C8B" w:rsidRDefault="0088096E" w:rsidP="0088096E">
      <w:pPr>
        <w:pStyle w:val="TOC2"/>
        <w:tabs>
          <w:tab w:val="left" w:pos="960"/>
          <w:tab w:val="right" w:leader="dot" w:pos="9350"/>
        </w:tabs>
        <w:rPr>
          <w:ins w:id="593" w:author="michael schneider" w:date="2013-12-03T09:14:00Z"/>
          <w:del w:id="594" w:author="michael schneider" w:date="2013-12-03T14:58:00Z"/>
          <w:rFonts w:ascii="Tahoma" w:eastAsiaTheme="minorEastAsia" w:hAnsi="Tahoma" w:cs="Tahoma"/>
          <w:noProof/>
          <w:sz w:val="22"/>
          <w:szCs w:val="22"/>
          <w:rPrChange w:id="595" w:author="michael schneider" w:date="2013-12-03T09:17:00Z">
            <w:rPr>
              <w:ins w:id="596" w:author="michael schneider" w:date="2013-12-03T09:14:00Z"/>
              <w:del w:id="597" w:author="michael schneider" w:date="2013-12-03T14:58:00Z"/>
              <w:rFonts w:asciiTheme="minorHAnsi" w:eastAsiaTheme="minorEastAsia" w:hAnsiTheme="minorHAnsi" w:cstheme="minorBidi"/>
              <w:noProof/>
              <w:sz w:val="22"/>
              <w:szCs w:val="22"/>
            </w:rPr>
          </w:rPrChange>
        </w:rPr>
        <w:pPrChange w:id="598" w:author="michael schneider" w:date="2013-12-03T09:15:00Z">
          <w:pPr>
            <w:pStyle w:val="TOC2"/>
            <w:tabs>
              <w:tab w:val="left" w:pos="960"/>
              <w:tab w:val="right" w:leader="dot" w:pos="9350"/>
            </w:tabs>
          </w:pPr>
        </w:pPrChange>
      </w:pPr>
      <w:ins w:id="599" w:author="michael schneider" w:date="2013-12-03T09:14:00Z">
        <w:del w:id="600" w:author="michael schneider" w:date="2013-12-03T14:58:00Z">
          <w:r w:rsidRPr="0088096E" w:rsidDel="00FB1C8B">
            <w:rPr>
              <w:rFonts w:ascii="Tahoma" w:hAnsi="Tahoma" w:cs="Tahoma"/>
              <w:noProof/>
              <w:rPrChange w:id="601" w:author="michael schneider" w:date="2013-12-03T09:17:00Z">
                <w:rPr>
                  <w:rFonts w:ascii="Tahoma" w:hAnsi="Tahoma" w:cs="Tahoma"/>
                  <w:noProof/>
                </w:rPr>
              </w:rPrChange>
            </w:rPr>
            <w:delText>5.2</w:delText>
          </w:r>
          <w:r w:rsidRPr="0088096E" w:rsidDel="00FB1C8B">
            <w:rPr>
              <w:rFonts w:ascii="Tahoma" w:eastAsiaTheme="minorEastAsia" w:hAnsi="Tahoma" w:cs="Tahoma"/>
              <w:noProof/>
              <w:sz w:val="22"/>
              <w:szCs w:val="22"/>
              <w:rPrChange w:id="60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03" w:author="michael schneider" w:date="2013-12-03T09:17:00Z">
                <w:rPr>
                  <w:rFonts w:ascii="Tahoma" w:hAnsi="Tahoma" w:cs="Tahoma"/>
                  <w:noProof/>
                </w:rPr>
              </w:rPrChange>
            </w:rPr>
            <w:delText>Safety Requirements</w:delText>
          </w:r>
          <w:r w:rsidRPr="0088096E" w:rsidDel="00FB1C8B">
            <w:rPr>
              <w:rFonts w:ascii="Tahoma" w:hAnsi="Tahoma" w:cs="Tahoma"/>
              <w:noProof/>
              <w:rPrChange w:id="604" w:author="michael schneider" w:date="2013-12-03T09:17:00Z">
                <w:rPr>
                  <w:noProof/>
                </w:rPr>
              </w:rPrChange>
            </w:rPr>
            <w:tab/>
            <w:delText>31</w:delText>
          </w:r>
        </w:del>
      </w:ins>
    </w:p>
    <w:p w14:paraId="3B03E46B" w14:textId="77777777" w:rsidR="0088096E" w:rsidRPr="0088096E" w:rsidDel="00FB1C8B" w:rsidRDefault="0088096E" w:rsidP="0088096E">
      <w:pPr>
        <w:pStyle w:val="TOC2"/>
        <w:tabs>
          <w:tab w:val="left" w:pos="960"/>
          <w:tab w:val="right" w:leader="dot" w:pos="9350"/>
        </w:tabs>
        <w:rPr>
          <w:ins w:id="605" w:author="michael schneider" w:date="2013-12-03T09:14:00Z"/>
          <w:del w:id="606" w:author="michael schneider" w:date="2013-12-03T14:58:00Z"/>
          <w:rFonts w:ascii="Tahoma" w:eastAsiaTheme="minorEastAsia" w:hAnsi="Tahoma" w:cs="Tahoma"/>
          <w:noProof/>
          <w:sz w:val="22"/>
          <w:szCs w:val="22"/>
          <w:rPrChange w:id="607" w:author="michael schneider" w:date="2013-12-03T09:17:00Z">
            <w:rPr>
              <w:ins w:id="608" w:author="michael schneider" w:date="2013-12-03T09:14:00Z"/>
              <w:del w:id="609" w:author="michael schneider" w:date="2013-12-03T14:58:00Z"/>
              <w:rFonts w:asciiTheme="minorHAnsi" w:eastAsiaTheme="minorEastAsia" w:hAnsiTheme="minorHAnsi" w:cstheme="minorBidi"/>
              <w:noProof/>
              <w:sz w:val="22"/>
              <w:szCs w:val="22"/>
            </w:rPr>
          </w:rPrChange>
        </w:rPr>
        <w:pPrChange w:id="610" w:author="michael schneider" w:date="2013-12-03T09:15:00Z">
          <w:pPr>
            <w:pStyle w:val="TOC2"/>
            <w:tabs>
              <w:tab w:val="left" w:pos="960"/>
              <w:tab w:val="right" w:leader="dot" w:pos="9350"/>
            </w:tabs>
          </w:pPr>
        </w:pPrChange>
      </w:pPr>
      <w:ins w:id="611" w:author="michael schneider" w:date="2013-12-03T09:14:00Z">
        <w:del w:id="612" w:author="michael schneider" w:date="2013-12-03T14:58:00Z">
          <w:r w:rsidRPr="0088096E" w:rsidDel="00FB1C8B">
            <w:rPr>
              <w:rFonts w:ascii="Tahoma" w:hAnsi="Tahoma" w:cs="Tahoma"/>
              <w:noProof/>
              <w:rPrChange w:id="613" w:author="michael schneider" w:date="2013-12-03T09:17:00Z">
                <w:rPr>
                  <w:rFonts w:ascii="Tahoma" w:hAnsi="Tahoma" w:cs="Tahoma"/>
                  <w:noProof/>
                </w:rPr>
              </w:rPrChange>
            </w:rPr>
            <w:delText>5.3</w:delText>
          </w:r>
          <w:r w:rsidRPr="0088096E" w:rsidDel="00FB1C8B">
            <w:rPr>
              <w:rFonts w:ascii="Tahoma" w:eastAsiaTheme="minorEastAsia" w:hAnsi="Tahoma" w:cs="Tahoma"/>
              <w:noProof/>
              <w:sz w:val="22"/>
              <w:szCs w:val="22"/>
              <w:rPrChange w:id="61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15" w:author="michael schneider" w:date="2013-12-03T09:17:00Z">
                <w:rPr>
                  <w:rFonts w:ascii="Tahoma" w:hAnsi="Tahoma" w:cs="Tahoma"/>
                  <w:noProof/>
                </w:rPr>
              </w:rPrChange>
            </w:rPr>
            <w:delText>Security Requirements</w:delText>
          </w:r>
          <w:r w:rsidRPr="0088096E" w:rsidDel="00FB1C8B">
            <w:rPr>
              <w:rFonts w:ascii="Tahoma" w:hAnsi="Tahoma" w:cs="Tahoma"/>
              <w:noProof/>
              <w:rPrChange w:id="616" w:author="michael schneider" w:date="2013-12-03T09:17:00Z">
                <w:rPr>
                  <w:noProof/>
                </w:rPr>
              </w:rPrChange>
            </w:rPr>
            <w:tab/>
            <w:delText>32</w:delText>
          </w:r>
        </w:del>
      </w:ins>
    </w:p>
    <w:p w14:paraId="1F5EB0F1" w14:textId="77777777" w:rsidR="0088096E" w:rsidRPr="0088096E" w:rsidDel="00FB1C8B" w:rsidRDefault="0088096E" w:rsidP="0088096E">
      <w:pPr>
        <w:pStyle w:val="TOC2"/>
        <w:tabs>
          <w:tab w:val="left" w:pos="960"/>
          <w:tab w:val="right" w:leader="dot" w:pos="9350"/>
        </w:tabs>
        <w:rPr>
          <w:ins w:id="617" w:author="michael schneider" w:date="2013-12-03T09:14:00Z"/>
          <w:del w:id="618" w:author="michael schneider" w:date="2013-12-03T14:58:00Z"/>
          <w:rFonts w:ascii="Tahoma" w:eastAsiaTheme="minorEastAsia" w:hAnsi="Tahoma" w:cs="Tahoma"/>
          <w:noProof/>
          <w:sz w:val="22"/>
          <w:szCs w:val="22"/>
          <w:rPrChange w:id="619" w:author="michael schneider" w:date="2013-12-03T09:17:00Z">
            <w:rPr>
              <w:ins w:id="620" w:author="michael schneider" w:date="2013-12-03T09:14:00Z"/>
              <w:del w:id="621" w:author="michael schneider" w:date="2013-12-03T14:58:00Z"/>
              <w:rFonts w:asciiTheme="minorHAnsi" w:eastAsiaTheme="minorEastAsia" w:hAnsiTheme="minorHAnsi" w:cstheme="minorBidi"/>
              <w:noProof/>
              <w:sz w:val="22"/>
              <w:szCs w:val="22"/>
            </w:rPr>
          </w:rPrChange>
        </w:rPr>
        <w:pPrChange w:id="622" w:author="michael schneider" w:date="2013-12-03T09:15:00Z">
          <w:pPr>
            <w:pStyle w:val="TOC2"/>
            <w:tabs>
              <w:tab w:val="left" w:pos="960"/>
              <w:tab w:val="right" w:leader="dot" w:pos="9350"/>
            </w:tabs>
          </w:pPr>
        </w:pPrChange>
      </w:pPr>
      <w:ins w:id="623" w:author="michael schneider" w:date="2013-12-03T09:14:00Z">
        <w:del w:id="624" w:author="michael schneider" w:date="2013-12-03T14:58:00Z">
          <w:r w:rsidRPr="0088096E" w:rsidDel="00FB1C8B">
            <w:rPr>
              <w:rFonts w:ascii="Tahoma" w:hAnsi="Tahoma" w:cs="Tahoma"/>
              <w:noProof/>
              <w:rPrChange w:id="625" w:author="michael schneider" w:date="2013-12-03T09:17:00Z">
                <w:rPr>
                  <w:rFonts w:ascii="Tahoma" w:hAnsi="Tahoma" w:cs="Tahoma"/>
                  <w:noProof/>
                </w:rPr>
              </w:rPrChange>
            </w:rPr>
            <w:delText>5.4</w:delText>
          </w:r>
          <w:r w:rsidRPr="0088096E" w:rsidDel="00FB1C8B">
            <w:rPr>
              <w:rFonts w:ascii="Tahoma" w:eastAsiaTheme="minorEastAsia" w:hAnsi="Tahoma" w:cs="Tahoma"/>
              <w:noProof/>
              <w:sz w:val="22"/>
              <w:szCs w:val="22"/>
              <w:rPrChange w:id="62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27" w:author="michael schneider" w:date="2013-12-03T09:17:00Z">
                <w:rPr>
                  <w:rFonts w:ascii="Tahoma" w:hAnsi="Tahoma" w:cs="Tahoma"/>
                  <w:noProof/>
                </w:rPr>
              </w:rPrChange>
            </w:rPr>
            <w:delText>Software Quality Attributes</w:delText>
          </w:r>
          <w:r w:rsidRPr="0088096E" w:rsidDel="00FB1C8B">
            <w:rPr>
              <w:rFonts w:ascii="Tahoma" w:hAnsi="Tahoma" w:cs="Tahoma"/>
              <w:noProof/>
              <w:rPrChange w:id="628" w:author="michael schneider" w:date="2013-12-03T09:17:00Z">
                <w:rPr>
                  <w:noProof/>
                </w:rPr>
              </w:rPrChange>
            </w:rPr>
            <w:tab/>
            <w:delText>32</w:delText>
          </w:r>
        </w:del>
      </w:ins>
    </w:p>
    <w:p w14:paraId="0EB6DFC0" w14:textId="77777777" w:rsidR="0088096E" w:rsidRPr="0088096E" w:rsidDel="00FB1C8B" w:rsidRDefault="0088096E" w:rsidP="0088096E">
      <w:pPr>
        <w:pStyle w:val="TOC2"/>
        <w:tabs>
          <w:tab w:val="left" w:pos="960"/>
          <w:tab w:val="right" w:leader="dot" w:pos="9350"/>
        </w:tabs>
        <w:rPr>
          <w:ins w:id="629" w:author="michael schneider" w:date="2013-12-03T09:14:00Z"/>
          <w:del w:id="630" w:author="michael schneider" w:date="2013-12-03T14:58:00Z"/>
          <w:rFonts w:ascii="Tahoma" w:eastAsiaTheme="minorEastAsia" w:hAnsi="Tahoma" w:cs="Tahoma"/>
          <w:noProof/>
          <w:sz w:val="22"/>
          <w:szCs w:val="22"/>
          <w:rPrChange w:id="631" w:author="michael schneider" w:date="2013-12-03T09:17:00Z">
            <w:rPr>
              <w:ins w:id="632" w:author="michael schneider" w:date="2013-12-03T09:14:00Z"/>
              <w:del w:id="633" w:author="michael schneider" w:date="2013-12-03T14:58:00Z"/>
              <w:rFonts w:asciiTheme="minorHAnsi" w:eastAsiaTheme="minorEastAsia" w:hAnsiTheme="minorHAnsi" w:cstheme="minorBidi"/>
              <w:noProof/>
              <w:sz w:val="22"/>
              <w:szCs w:val="22"/>
            </w:rPr>
          </w:rPrChange>
        </w:rPr>
        <w:pPrChange w:id="634" w:author="michael schneider" w:date="2013-12-03T09:15:00Z">
          <w:pPr>
            <w:pStyle w:val="TOC2"/>
            <w:tabs>
              <w:tab w:val="left" w:pos="960"/>
              <w:tab w:val="right" w:leader="dot" w:pos="9350"/>
            </w:tabs>
          </w:pPr>
        </w:pPrChange>
      </w:pPr>
      <w:ins w:id="635" w:author="michael schneider" w:date="2013-12-03T09:14:00Z">
        <w:del w:id="636" w:author="michael schneider" w:date="2013-12-03T14:58:00Z">
          <w:r w:rsidRPr="0088096E" w:rsidDel="00FB1C8B">
            <w:rPr>
              <w:rFonts w:ascii="Tahoma" w:hAnsi="Tahoma" w:cs="Tahoma"/>
              <w:noProof/>
              <w:highlight w:val="yellow"/>
              <w:rPrChange w:id="637" w:author="michael schneider" w:date="2013-12-03T09:17:00Z">
                <w:rPr>
                  <w:rFonts w:ascii="Tahoma" w:hAnsi="Tahoma" w:cs="Tahoma"/>
                  <w:noProof/>
                  <w:highlight w:val="yellow"/>
                </w:rPr>
              </w:rPrChange>
            </w:rPr>
            <w:delText>5.5</w:delText>
          </w:r>
          <w:r w:rsidRPr="0088096E" w:rsidDel="00FB1C8B">
            <w:rPr>
              <w:rFonts w:ascii="Tahoma" w:eastAsiaTheme="minorEastAsia" w:hAnsi="Tahoma" w:cs="Tahoma"/>
              <w:noProof/>
              <w:sz w:val="22"/>
              <w:szCs w:val="22"/>
              <w:rPrChange w:id="63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639" w:author="michael schneider" w:date="2013-12-03T09:17:00Z">
                <w:rPr>
                  <w:rFonts w:ascii="Tahoma" w:hAnsi="Tahoma" w:cs="Tahoma"/>
                  <w:noProof/>
                  <w:highlight w:val="yellow"/>
                </w:rPr>
              </w:rPrChange>
            </w:rPr>
            <w:delText>Business Rules</w:delText>
          </w:r>
          <w:r w:rsidRPr="0088096E" w:rsidDel="00FB1C8B">
            <w:rPr>
              <w:rFonts w:ascii="Tahoma" w:hAnsi="Tahoma" w:cs="Tahoma"/>
              <w:noProof/>
              <w:rPrChange w:id="640" w:author="michael schneider" w:date="2013-12-03T09:17:00Z">
                <w:rPr>
                  <w:noProof/>
                </w:rPr>
              </w:rPrChange>
            </w:rPr>
            <w:tab/>
            <w:delText>32</w:delText>
          </w:r>
        </w:del>
      </w:ins>
    </w:p>
    <w:p w14:paraId="18B28632" w14:textId="77777777" w:rsidR="0088096E" w:rsidRPr="0088096E" w:rsidDel="00FB1C8B" w:rsidRDefault="0088096E" w:rsidP="0088096E">
      <w:pPr>
        <w:pStyle w:val="TOC1"/>
        <w:tabs>
          <w:tab w:val="left" w:pos="480"/>
          <w:tab w:val="right" w:leader="dot" w:pos="9350"/>
        </w:tabs>
        <w:rPr>
          <w:ins w:id="641" w:author="michael schneider" w:date="2013-12-03T09:14:00Z"/>
          <w:del w:id="642" w:author="michael schneider" w:date="2013-12-03T14:58:00Z"/>
          <w:rFonts w:ascii="Tahoma" w:eastAsiaTheme="minorEastAsia" w:hAnsi="Tahoma" w:cs="Tahoma"/>
          <w:noProof/>
          <w:sz w:val="22"/>
          <w:szCs w:val="22"/>
          <w:rPrChange w:id="643" w:author="michael schneider" w:date="2013-12-03T09:17:00Z">
            <w:rPr>
              <w:ins w:id="644" w:author="michael schneider" w:date="2013-12-03T09:14:00Z"/>
              <w:del w:id="645" w:author="michael schneider" w:date="2013-12-03T14:58:00Z"/>
              <w:rFonts w:asciiTheme="minorHAnsi" w:eastAsiaTheme="minorEastAsia" w:hAnsiTheme="minorHAnsi" w:cstheme="minorBidi"/>
              <w:noProof/>
              <w:sz w:val="22"/>
              <w:szCs w:val="22"/>
            </w:rPr>
          </w:rPrChange>
        </w:rPr>
        <w:pPrChange w:id="646" w:author="michael schneider" w:date="2013-12-03T09:15:00Z">
          <w:pPr>
            <w:pStyle w:val="TOC1"/>
            <w:tabs>
              <w:tab w:val="left" w:pos="480"/>
              <w:tab w:val="right" w:leader="dot" w:pos="9350"/>
            </w:tabs>
          </w:pPr>
        </w:pPrChange>
      </w:pPr>
      <w:ins w:id="647" w:author="michael schneider" w:date="2013-12-03T09:14:00Z">
        <w:del w:id="648" w:author="michael schneider" w:date="2013-12-03T14:58:00Z">
          <w:r w:rsidRPr="0088096E" w:rsidDel="00FB1C8B">
            <w:rPr>
              <w:rFonts w:ascii="Tahoma" w:hAnsi="Tahoma" w:cs="Tahoma"/>
              <w:noProof/>
              <w:rPrChange w:id="649" w:author="michael schneider" w:date="2013-12-03T09:17:00Z">
                <w:rPr>
                  <w:rFonts w:ascii="Tahoma" w:hAnsi="Tahoma" w:cs="Tahoma"/>
                  <w:noProof/>
                </w:rPr>
              </w:rPrChange>
            </w:rPr>
            <w:delText>6.</w:delText>
          </w:r>
          <w:r w:rsidRPr="0088096E" w:rsidDel="00FB1C8B">
            <w:rPr>
              <w:rFonts w:ascii="Tahoma" w:eastAsiaTheme="minorEastAsia" w:hAnsi="Tahoma" w:cs="Tahoma"/>
              <w:noProof/>
              <w:sz w:val="22"/>
              <w:szCs w:val="22"/>
              <w:rPrChange w:id="65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51" w:author="michael schneider" w:date="2013-12-03T09:17:00Z">
                <w:rPr>
                  <w:rFonts w:ascii="Tahoma" w:hAnsi="Tahoma" w:cs="Tahoma"/>
                  <w:noProof/>
                </w:rPr>
              </w:rPrChange>
            </w:rPr>
            <w:delText>Other Requirements</w:delText>
          </w:r>
          <w:r w:rsidRPr="0088096E" w:rsidDel="00FB1C8B">
            <w:rPr>
              <w:rFonts w:ascii="Tahoma" w:hAnsi="Tahoma" w:cs="Tahoma"/>
              <w:noProof/>
              <w:rPrChange w:id="652" w:author="michael schneider" w:date="2013-12-03T09:17:00Z">
                <w:rPr>
                  <w:noProof/>
                </w:rPr>
              </w:rPrChange>
            </w:rPr>
            <w:tab/>
            <w:delText>32</w:delText>
          </w:r>
        </w:del>
      </w:ins>
    </w:p>
    <w:p w14:paraId="13D2DD8B" w14:textId="77777777" w:rsidR="0088096E" w:rsidRPr="0088096E" w:rsidDel="00FB1C8B" w:rsidRDefault="0088096E" w:rsidP="0088096E">
      <w:pPr>
        <w:pStyle w:val="TOC1"/>
        <w:tabs>
          <w:tab w:val="right" w:leader="dot" w:pos="9350"/>
        </w:tabs>
        <w:rPr>
          <w:ins w:id="653" w:author="michael schneider" w:date="2013-12-03T09:14:00Z"/>
          <w:del w:id="654" w:author="michael schneider" w:date="2013-12-03T14:58:00Z"/>
          <w:rFonts w:ascii="Tahoma" w:eastAsiaTheme="minorEastAsia" w:hAnsi="Tahoma" w:cs="Tahoma"/>
          <w:noProof/>
          <w:sz w:val="22"/>
          <w:szCs w:val="22"/>
          <w:rPrChange w:id="655" w:author="michael schneider" w:date="2013-12-03T09:17:00Z">
            <w:rPr>
              <w:ins w:id="656" w:author="michael schneider" w:date="2013-12-03T09:14:00Z"/>
              <w:del w:id="657" w:author="michael schneider" w:date="2013-12-03T14:58:00Z"/>
              <w:rFonts w:asciiTheme="minorHAnsi" w:eastAsiaTheme="minorEastAsia" w:hAnsiTheme="minorHAnsi" w:cstheme="minorBidi"/>
              <w:noProof/>
              <w:sz w:val="22"/>
              <w:szCs w:val="22"/>
            </w:rPr>
          </w:rPrChange>
        </w:rPr>
        <w:pPrChange w:id="658" w:author="michael schneider" w:date="2013-12-03T09:15:00Z">
          <w:pPr>
            <w:pStyle w:val="TOC1"/>
            <w:tabs>
              <w:tab w:val="right" w:leader="dot" w:pos="9350"/>
            </w:tabs>
          </w:pPr>
        </w:pPrChange>
      </w:pPr>
      <w:ins w:id="659" w:author="michael schneider" w:date="2013-12-03T09:14:00Z">
        <w:del w:id="660" w:author="michael schneider" w:date="2013-12-03T14:58:00Z">
          <w:r w:rsidRPr="0088096E" w:rsidDel="00FB1C8B">
            <w:rPr>
              <w:rFonts w:ascii="Tahoma" w:hAnsi="Tahoma" w:cs="Tahoma"/>
              <w:noProof/>
              <w:highlight w:val="yellow"/>
              <w:rPrChange w:id="661" w:author="michael schneider" w:date="2013-12-03T09:17:00Z">
                <w:rPr>
                  <w:rFonts w:ascii="Tahoma" w:hAnsi="Tahoma" w:cs="Tahoma"/>
                  <w:noProof/>
                  <w:highlight w:val="yellow"/>
                </w:rPr>
              </w:rPrChange>
            </w:rPr>
            <w:delText>Appendix A: Glossary</w:delText>
          </w:r>
          <w:r w:rsidRPr="0088096E" w:rsidDel="00FB1C8B">
            <w:rPr>
              <w:rFonts w:ascii="Tahoma" w:hAnsi="Tahoma" w:cs="Tahoma"/>
              <w:noProof/>
              <w:rPrChange w:id="662" w:author="michael schneider" w:date="2013-12-03T09:17:00Z">
                <w:rPr>
                  <w:noProof/>
                </w:rPr>
              </w:rPrChange>
            </w:rPr>
            <w:tab/>
            <w:delText>32</w:delText>
          </w:r>
        </w:del>
      </w:ins>
    </w:p>
    <w:p w14:paraId="1B89EBE0" w14:textId="77777777" w:rsidR="0088096E" w:rsidRPr="0088096E" w:rsidDel="00FB1C8B" w:rsidRDefault="0088096E" w:rsidP="0088096E">
      <w:pPr>
        <w:pStyle w:val="TOC1"/>
        <w:tabs>
          <w:tab w:val="right" w:leader="dot" w:pos="9350"/>
        </w:tabs>
        <w:rPr>
          <w:ins w:id="663" w:author="michael schneider" w:date="2013-12-03T09:14:00Z"/>
          <w:del w:id="664" w:author="michael schneider" w:date="2013-12-03T14:58:00Z"/>
          <w:rFonts w:ascii="Tahoma" w:eastAsiaTheme="minorEastAsia" w:hAnsi="Tahoma" w:cs="Tahoma"/>
          <w:noProof/>
          <w:sz w:val="22"/>
          <w:szCs w:val="22"/>
          <w:rPrChange w:id="665" w:author="michael schneider" w:date="2013-12-03T09:17:00Z">
            <w:rPr>
              <w:ins w:id="666" w:author="michael schneider" w:date="2013-12-03T09:14:00Z"/>
              <w:del w:id="667" w:author="michael schneider" w:date="2013-12-03T14:58:00Z"/>
              <w:rFonts w:asciiTheme="minorHAnsi" w:eastAsiaTheme="minorEastAsia" w:hAnsiTheme="minorHAnsi" w:cstheme="minorBidi"/>
              <w:noProof/>
              <w:sz w:val="22"/>
              <w:szCs w:val="22"/>
            </w:rPr>
          </w:rPrChange>
        </w:rPr>
        <w:pPrChange w:id="668" w:author="michael schneider" w:date="2013-12-03T09:15:00Z">
          <w:pPr>
            <w:pStyle w:val="TOC1"/>
            <w:tabs>
              <w:tab w:val="right" w:leader="dot" w:pos="9350"/>
            </w:tabs>
          </w:pPr>
        </w:pPrChange>
      </w:pPr>
      <w:ins w:id="669" w:author="michael schneider" w:date="2013-12-03T09:14:00Z">
        <w:del w:id="670" w:author="michael schneider" w:date="2013-12-03T14:58:00Z">
          <w:r w:rsidRPr="0088096E" w:rsidDel="00FB1C8B">
            <w:rPr>
              <w:rFonts w:ascii="Tahoma" w:hAnsi="Tahoma" w:cs="Tahoma"/>
              <w:noProof/>
              <w:highlight w:val="yellow"/>
              <w:rPrChange w:id="671" w:author="michael schneider" w:date="2013-12-03T09:17:00Z">
                <w:rPr>
                  <w:rFonts w:ascii="Tahoma" w:hAnsi="Tahoma" w:cs="Tahoma"/>
                  <w:noProof/>
                  <w:highlight w:val="yellow"/>
                </w:rPr>
              </w:rPrChange>
            </w:rPr>
            <w:delText>Appendix B: Analysis Models</w:delText>
          </w:r>
          <w:r w:rsidRPr="0088096E" w:rsidDel="00FB1C8B">
            <w:rPr>
              <w:rFonts w:ascii="Tahoma" w:hAnsi="Tahoma" w:cs="Tahoma"/>
              <w:noProof/>
              <w:rPrChange w:id="672" w:author="michael schneider" w:date="2013-12-03T09:17:00Z">
                <w:rPr>
                  <w:noProof/>
                </w:rPr>
              </w:rPrChange>
            </w:rPr>
            <w:tab/>
            <w:delText>32</w:delText>
          </w:r>
        </w:del>
      </w:ins>
    </w:p>
    <w:p w14:paraId="152AA3B4" w14:textId="77777777" w:rsidR="0088096E" w:rsidRPr="0088096E" w:rsidDel="00FB1C8B" w:rsidRDefault="0088096E" w:rsidP="0088096E">
      <w:pPr>
        <w:pStyle w:val="TOC1"/>
        <w:tabs>
          <w:tab w:val="right" w:leader="dot" w:pos="9350"/>
        </w:tabs>
        <w:rPr>
          <w:ins w:id="673" w:author="michael schneider" w:date="2013-12-03T09:14:00Z"/>
          <w:del w:id="674" w:author="michael schneider" w:date="2013-12-03T14:58:00Z"/>
          <w:rFonts w:ascii="Tahoma" w:eastAsiaTheme="minorEastAsia" w:hAnsi="Tahoma" w:cs="Tahoma"/>
          <w:noProof/>
          <w:sz w:val="22"/>
          <w:szCs w:val="22"/>
          <w:rPrChange w:id="675" w:author="michael schneider" w:date="2013-12-03T09:17:00Z">
            <w:rPr>
              <w:ins w:id="676" w:author="michael schneider" w:date="2013-12-03T09:14:00Z"/>
              <w:del w:id="677" w:author="michael schneider" w:date="2013-12-03T14:58:00Z"/>
              <w:rFonts w:asciiTheme="minorHAnsi" w:eastAsiaTheme="minorEastAsia" w:hAnsiTheme="minorHAnsi" w:cstheme="minorBidi"/>
              <w:noProof/>
              <w:sz w:val="22"/>
              <w:szCs w:val="22"/>
            </w:rPr>
          </w:rPrChange>
        </w:rPr>
        <w:pPrChange w:id="678" w:author="michael schneider" w:date="2013-12-03T09:15:00Z">
          <w:pPr>
            <w:pStyle w:val="TOC1"/>
            <w:tabs>
              <w:tab w:val="right" w:leader="dot" w:pos="9350"/>
            </w:tabs>
          </w:pPr>
        </w:pPrChange>
      </w:pPr>
      <w:ins w:id="679" w:author="michael schneider" w:date="2013-12-03T09:14:00Z">
        <w:del w:id="680" w:author="michael schneider" w:date="2013-12-03T14:58:00Z">
          <w:r w:rsidRPr="0088096E" w:rsidDel="00FB1C8B">
            <w:rPr>
              <w:rFonts w:ascii="Tahoma" w:hAnsi="Tahoma" w:cs="Tahoma"/>
              <w:noProof/>
              <w:highlight w:val="yellow"/>
              <w:rPrChange w:id="681" w:author="michael schneider" w:date="2013-12-03T09:17:00Z">
                <w:rPr>
                  <w:rFonts w:ascii="Tahoma" w:hAnsi="Tahoma" w:cs="Tahoma"/>
                  <w:noProof/>
                  <w:highlight w:val="yellow"/>
                </w:rPr>
              </w:rPrChange>
            </w:rPr>
            <w:delText>Appendix C: To Be Determined List</w:delText>
          </w:r>
          <w:r w:rsidRPr="0088096E" w:rsidDel="00FB1C8B">
            <w:rPr>
              <w:rFonts w:ascii="Tahoma" w:hAnsi="Tahoma" w:cs="Tahoma"/>
              <w:noProof/>
              <w:rPrChange w:id="682" w:author="michael schneider" w:date="2013-12-03T09:17:00Z">
                <w:rPr>
                  <w:noProof/>
                </w:rPr>
              </w:rPrChange>
            </w:rPr>
            <w:tab/>
            <w:delText>33</w:delText>
          </w:r>
        </w:del>
      </w:ins>
    </w:p>
    <w:p w14:paraId="30C26637" w14:textId="77777777" w:rsidR="00F434BD" w:rsidRPr="0088096E" w:rsidDel="00FB1C8B" w:rsidRDefault="00F434BD" w:rsidP="0088096E">
      <w:pPr>
        <w:pStyle w:val="TOC1"/>
        <w:tabs>
          <w:tab w:val="left" w:pos="480"/>
          <w:tab w:val="right" w:leader="dot" w:pos="9350"/>
        </w:tabs>
        <w:rPr>
          <w:del w:id="683" w:author="michael schneider" w:date="2013-12-03T14:58:00Z"/>
          <w:rFonts w:ascii="Tahoma" w:eastAsiaTheme="minorEastAsia" w:hAnsi="Tahoma" w:cs="Tahoma"/>
          <w:noProof/>
          <w:sz w:val="22"/>
          <w:szCs w:val="22"/>
          <w:rPrChange w:id="684" w:author="michael schneider" w:date="2013-12-03T09:17:00Z">
            <w:rPr>
              <w:del w:id="685" w:author="michael schneider" w:date="2013-12-03T14:58:00Z"/>
              <w:rFonts w:asciiTheme="minorHAnsi" w:eastAsiaTheme="minorEastAsia" w:hAnsiTheme="minorHAnsi" w:cstheme="minorBidi"/>
              <w:noProof/>
              <w:sz w:val="22"/>
              <w:szCs w:val="22"/>
            </w:rPr>
          </w:rPrChange>
        </w:rPr>
        <w:pPrChange w:id="686" w:author="michael schneider" w:date="2013-12-03T09:15:00Z">
          <w:pPr>
            <w:pStyle w:val="TOC1"/>
            <w:tabs>
              <w:tab w:val="left" w:pos="480"/>
              <w:tab w:val="right" w:leader="dot" w:pos="9350"/>
            </w:tabs>
          </w:pPr>
        </w:pPrChange>
      </w:pPr>
      <w:del w:id="687" w:author="michael schneider" w:date="2013-12-03T14:58:00Z">
        <w:r w:rsidRPr="0088096E" w:rsidDel="00FB1C8B">
          <w:rPr>
            <w:rFonts w:ascii="Tahoma" w:hAnsi="Tahoma" w:cs="Tahoma"/>
            <w:noProof/>
            <w:rPrChange w:id="688" w:author="michael schneider" w:date="2013-12-03T09:17:00Z">
              <w:rPr>
                <w:rFonts w:ascii="Tahoma" w:hAnsi="Tahoma" w:cs="Tahoma"/>
                <w:noProof/>
              </w:rPr>
            </w:rPrChange>
          </w:rPr>
          <w:delText>1.</w:delText>
        </w:r>
        <w:r w:rsidRPr="0088096E" w:rsidDel="00FB1C8B">
          <w:rPr>
            <w:rFonts w:ascii="Tahoma" w:eastAsiaTheme="minorEastAsia" w:hAnsi="Tahoma" w:cs="Tahoma"/>
            <w:noProof/>
            <w:sz w:val="22"/>
            <w:szCs w:val="22"/>
            <w:rPrChange w:id="68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90" w:author="michael schneider" w:date="2013-12-03T09:17:00Z">
              <w:rPr>
                <w:rFonts w:ascii="Tahoma" w:hAnsi="Tahoma" w:cs="Tahoma"/>
                <w:noProof/>
              </w:rPr>
            </w:rPrChange>
          </w:rPr>
          <w:delText>Introduction</w:delText>
        </w:r>
        <w:r w:rsidRPr="0088096E" w:rsidDel="00FB1C8B">
          <w:rPr>
            <w:rFonts w:ascii="Tahoma" w:hAnsi="Tahoma" w:cs="Tahoma"/>
            <w:noProof/>
            <w:rPrChange w:id="691" w:author="michael schneider" w:date="2013-12-03T09:17:00Z">
              <w:rPr>
                <w:noProof/>
              </w:rPr>
            </w:rPrChange>
          </w:rPr>
          <w:tab/>
          <w:delText>5</w:delText>
        </w:r>
      </w:del>
    </w:p>
    <w:p w14:paraId="2CD81D21" w14:textId="77777777" w:rsidR="00F434BD" w:rsidRPr="0088096E" w:rsidDel="00FB1C8B" w:rsidRDefault="00F434BD" w:rsidP="0088096E">
      <w:pPr>
        <w:pStyle w:val="TOC2"/>
        <w:tabs>
          <w:tab w:val="left" w:pos="960"/>
          <w:tab w:val="right" w:leader="dot" w:pos="9350"/>
        </w:tabs>
        <w:rPr>
          <w:del w:id="692" w:author="michael schneider" w:date="2013-12-03T14:58:00Z"/>
          <w:rFonts w:ascii="Tahoma" w:eastAsiaTheme="minorEastAsia" w:hAnsi="Tahoma" w:cs="Tahoma"/>
          <w:noProof/>
          <w:sz w:val="22"/>
          <w:szCs w:val="22"/>
          <w:rPrChange w:id="693" w:author="michael schneider" w:date="2013-12-03T09:17:00Z">
            <w:rPr>
              <w:del w:id="694" w:author="michael schneider" w:date="2013-12-03T14:58:00Z"/>
              <w:rFonts w:asciiTheme="minorHAnsi" w:eastAsiaTheme="minorEastAsia" w:hAnsiTheme="minorHAnsi" w:cstheme="minorBidi"/>
              <w:noProof/>
              <w:sz w:val="22"/>
              <w:szCs w:val="22"/>
            </w:rPr>
          </w:rPrChange>
        </w:rPr>
        <w:pPrChange w:id="695" w:author="michael schneider" w:date="2013-12-03T09:15:00Z">
          <w:pPr>
            <w:pStyle w:val="TOC2"/>
            <w:tabs>
              <w:tab w:val="left" w:pos="960"/>
              <w:tab w:val="right" w:leader="dot" w:pos="9350"/>
            </w:tabs>
          </w:pPr>
        </w:pPrChange>
      </w:pPr>
      <w:del w:id="696" w:author="michael schneider" w:date="2013-12-03T14:58:00Z">
        <w:r w:rsidRPr="0088096E" w:rsidDel="00FB1C8B">
          <w:rPr>
            <w:rFonts w:ascii="Tahoma" w:hAnsi="Tahoma" w:cs="Tahoma"/>
            <w:noProof/>
            <w:rPrChange w:id="697" w:author="michael schneider" w:date="2013-12-03T09:17:00Z">
              <w:rPr>
                <w:rFonts w:ascii="Tahoma" w:hAnsi="Tahoma" w:cs="Tahoma"/>
                <w:noProof/>
              </w:rPr>
            </w:rPrChange>
          </w:rPr>
          <w:delText>1.1</w:delText>
        </w:r>
        <w:r w:rsidRPr="0088096E" w:rsidDel="00FB1C8B">
          <w:rPr>
            <w:rFonts w:ascii="Tahoma" w:eastAsiaTheme="minorEastAsia" w:hAnsi="Tahoma" w:cs="Tahoma"/>
            <w:noProof/>
            <w:sz w:val="22"/>
            <w:szCs w:val="22"/>
            <w:rPrChange w:id="69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699" w:author="michael schneider" w:date="2013-12-03T09:17:00Z">
              <w:rPr>
                <w:rFonts w:ascii="Tahoma" w:hAnsi="Tahoma" w:cs="Tahoma"/>
                <w:noProof/>
              </w:rPr>
            </w:rPrChange>
          </w:rPr>
          <w:delText>Purpose</w:delText>
        </w:r>
        <w:r w:rsidRPr="0088096E" w:rsidDel="00FB1C8B">
          <w:rPr>
            <w:rFonts w:ascii="Tahoma" w:hAnsi="Tahoma" w:cs="Tahoma"/>
            <w:noProof/>
            <w:rPrChange w:id="700" w:author="michael schneider" w:date="2013-12-03T09:17:00Z">
              <w:rPr>
                <w:noProof/>
              </w:rPr>
            </w:rPrChange>
          </w:rPr>
          <w:tab/>
          <w:delText>5</w:delText>
        </w:r>
      </w:del>
    </w:p>
    <w:p w14:paraId="79E249F6" w14:textId="77777777" w:rsidR="00F434BD" w:rsidRPr="0088096E" w:rsidDel="00FB1C8B" w:rsidRDefault="00F434BD" w:rsidP="0088096E">
      <w:pPr>
        <w:pStyle w:val="TOC2"/>
        <w:tabs>
          <w:tab w:val="left" w:pos="960"/>
          <w:tab w:val="right" w:leader="dot" w:pos="9350"/>
        </w:tabs>
        <w:rPr>
          <w:del w:id="701" w:author="michael schneider" w:date="2013-12-03T14:58:00Z"/>
          <w:rFonts w:ascii="Tahoma" w:eastAsiaTheme="minorEastAsia" w:hAnsi="Tahoma" w:cs="Tahoma"/>
          <w:noProof/>
          <w:sz w:val="22"/>
          <w:szCs w:val="22"/>
          <w:rPrChange w:id="702" w:author="michael schneider" w:date="2013-12-03T09:17:00Z">
            <w:rPr>
              <w:del w:id="703" w:author="michael schneider" w:date="2013-12-03T14:58:00Z"/>
              <w:rFonts w:asciiTheme="minorHAnsi" w:eastAsiaTheme="minorEastAsia" w:hAnsiTheme="minorHAnsi" w:cstheme="minorBidi"/>
              <w:noProof/>
              <w:sz w:val="22"/>
              <w:szCs w:val="22"/>
            </w:rPr>
          </w:rPrChange>
        </w:rPr>
        <w:pPrChange w:id="704" w:author="michael schneider" w:date="2013-12-03T09:15:00Z">
          <w:pPr>
            <w:pStyle w:val="TOC2"/>
            <w:tabs>
              <w:tab w:val="left" w:pos="960"/>
              <w:tab w:val="right" w:leader="dot" w:pos="9350"/>
            </w:tabs>
          </w:pPr>
        </w:pPrChange>
      </w:pPr>
      <w:del w:id="705" w:author="michael schneider" w:date="2013-12-03T14:58:00Z">
        <w:r w:rsidRPr="0088096E" w:rsidDel="00FB1C8B">
          <w:rPr>
            <w:rFonts w:ascii="Tahoma" w:hAnsi="Tahoma" w:cs="Tahoma"/>
            <w:noProof/>
            <w:rPrChange w:id="706" w:author="michael schneider" w:date="2013-12-03T09:17:00Z">
              <w:rPr>
                <w:rFonts w:ascii="Tahoma" w:hAnsi="Tahoma" w:cs="Tahoma"/>
                <w:noProof/>
              </w:rPr>
            </w:rPrChange>
          </w:rPr>
          <w:delText>1.2</w:delText>
        </w:r>
        <w:r w:rsidRPr="0088096E" w:rsidDel="00FB1C8B">
          <w:rPr>
            <w:rFonts w:ascii="Tahoma" w:eastAsiaTheme="minorEastAsia" w:hAnsi="Tahoma" w:cs="Tahoma"/>
            <w:noProof/>
            <w:sz w:val="22"/>
            <w:szCs w:val="22"/>
            <w:rPrChange w:id="707"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08" w:author="michael schneider" w:date="2013-12-03T09:17:00Z">
              <w:rPr>
                <w:rFonts w:ascii="Tahoma" w:hAnsi="Tahoma" w:cs="Tahoma"/>
                <w:noProof/>
              </w:rPr>
            </w:rPrChange>
          </w:rPr>
          <w:delText>Document Conventions</w:delText>
        </w:r>
        <w:r w:rsidRPr="0088096E" w:rsidDel="00FB1C8B">
          <w:rPr>
            <w:rFonts w:ascii="Tahoma" w:hAnsi="Tahoma" w:cs="Tahoma"/>
            <w:noProof/>
            <w:rPrChange w:id="709" w:author="michael schneider" w:date="2013-12-03T09:17:00Z">
              <w:rPr>
                <w:noProof/>
              </w:rPr>
            </w:rPrChange>
          </w:rPr>
          <w:tab/>
          <w:delText>5</w:delText>
        </w:r>
      </w:del>
    </w:p>
    <w:p w14:paraId="793C4D70" w14:textId="77777777" w:rsidR="00F434BD" w:rsidRPr="0088096E" w:rsidDel="00FB1C8B" w:rsidRDefault="00F434BD" w:rsidP="0088096E">
      <w:pPr>
        <w:pStyle w:val="TOC2"/>
        <w:tabs>
          <w:tab w:val="left" w:pos="960"/>
          <w:tab w:val="right" w:leader="dot" w:pos="9350"/>
        </w:tabs>
        <w:rPr>
          <w:del w:id="710" w:author="michael schneider" w:date="2013-12-03T14:58:00Z"/>
          <w:rFonts w:ascii="Tahoma" w:eastAsiaTheme="minorEastAsia" w:hAnsi="Tahoma" w:cs="Tahoma"/>
          <w:noProof/>
          <w:sz w:val="22"/>
          <w:szCs w:val="22"/>
          <w:rPrChange w:id="711" w:author="michael schneider" w:date="2013-12-03T09:17:00Z">
            <w:rPr>
              <w:del w:id="712" w:author="michael schneider" w:date="2013-12-03T14:58:00Z"/>
              <w:rFonts w:asciiTheme="minorHAnsi" w:eastAsiaTheme="minorEastAsia" w:hAnsiTheme="minorHAnsi" w:cstheme="minorBidi"/>
              <w:noProof/>
              <w:sz w:val="22"/>
              <w:szCs w:val="22"/>
            </w:rPr>
          </w:rPrChange>
        </w:rPr>
        <w:pPrChange w:id="713" w:author="michael schneider" w:date="2013-12-03T09:15:00Z">
          <w:pPr>
            <w:pStyle w:val="TOC2"/>
            <w:tabs>
              <w:tab w:val="left" w:pos="960"/>
              <w:tab w:val="right" w:leader="dot" w:pos="9350"/>
            </w:tabs>
          </w:pPr>
        </w:pPrChange>
      </w:pPr>
      <w:del w:id="714" w:author="michael schneider" w:date="2013-12-03T14:58:00Z">
        <w:r w:rsidRPr="0088096E" w:rsidDel="00FB1C8B">
          <w:rPr>
            <w:rFonts w:ascii="Tahoma" w:hAnsi="Tahoma" w:cs="Tahoma"/>
            <w:noProof/>
            <w:rPrChange w:id="715" w:author="michael schneider" w:date="2013-12-03T09:17:00Z">
              <w:rPr>
                <w:rFonts w:ascii="Tahoma" w:hAnsi="Tahoma" w:cs="Tahoma"/>
                <w:noProof/>
              </w:rPr>
            </w:rPrChange>
          </w:rPr>
          <w:delText>1.3</w:delText>
        </w:r>
        <w:r w:rsidRPr="0088096E" w:rsidDel="00FB1C8B">
          <w:rPr>
            <w:rFonts w:ascii="Tahoma" w:eastAsiaTheme="minorEastAsia" w:hAnsi="Tahoma" w:cs="Tahoma"/>
            <w:noProof/>
            <w:sz w:val="22"/>
            <w:szCs w:val="22"/>
            <w:rPrChange w:id="71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17" w:author="michael schneider" w:date="2013-12-03T09:17:00Z">
              <w:rPr>
                <w:rFonts w:ascii="Tahoma" w:hAnsi="Tahoma" w:cs="Tahoma"/>
                <w:noProof/>
              </w:rPr>
            </w:rPrChange>
          </w:rPr>
          <w:delText>Intended Audience and Reading Suggestions</w:delText>
        </w:r>
        <w:r w:rsidRPr="0088096E" w:rsidDel="00FB1C8B">
          <w:rPr>
            <w:rFonts w:ascii="Tahoma" w:hAnsi="Tahoma" w:cs="Tahoma"/>
            <w:noProof/>
            <w:rPrChange w:id="718" w:author="michael schneider" w:date="2013-12-03T09:17:00Z">
              <w:rPr>
                <w:noProof/>
              </w:rPr>
            </w:rPrChange>
          </w:rPr>
          <w:tab/>
          <w:delText>5</w:delText>
        </w:r>
      </w:del>
    </w:p>
    <w:p w14:paraId="1973B142" w14:textId="77777777" w:rsidR="00F434BD" w:rsidRPr="0088096E" w:rsidDel="00FB1C8B" w:rsidRDefault="00F434BD" w:rsidP="0088096E">
      <w:pPr>
        <w:pStyle w:val="TOC2"/>
        <w:tabs>
          <w:tab w:val="left" w:pos="960"/>
          <w:tab w:val="right" w:leader="dot" w:pos="9350"/>
        </w:tabs>
        <w:rPr>
          <w:del w:id="719" w:author="michael schneider" w:date="2013-12-03T14:58:00Z"/>
          <w:rFonts w:ascii="Tahoma" w:eastAsiaTheme="minorEastAsia" w:hAnsi="Tahoma" w:cs="Tahoma"/>
          <w:noProof/>
          <w:sz w:val="22"/>
          <w:szCs w:val="22"/>
          <w:rPrChange w:id="720" w:author="michael schneider" w:date="2013-12-03T09:17:00Z">
            <w:rPr>
              <w:del w:id="721" w:author="michael schneider" w:date="2013-12-03T14:58:00Z"/>
              <w:rFonts w:asciiTheme="minorHAnsi" w:eastAsiaTheme="minorEastAsia" w:hAnsiTheme="minorHAnsi" w:cstheme="minorBidi"/>
              <w:noProof/>
              <w:sz w:val="22"/>
              <w:szCs w:val="22"/>
            </w:rPr>
          </w:rPrChange>
        </w:rPr>
        <w:pPrChange w:id="722" w:author="michael schneider" w:date="2013-12-03T09:15:00Z">
          <w:pPr>
            <w:pStyle w:val="TOC2"/>
            <w:tabs>
              <w:tab w:val="left" w:pos="960"/>
              <w:tab w:val="right" w:leader="dot" w:pos="9350"/>
            </w:tabs>
          </w:pPr>
        </w:pPrChange>
      </w:pPr>
      <w:del w:id="723" w:author="michael schneider" w:date="2013-12-03T14:58:00Z">
        <w:r w:rsidRPr="0088096E" w:rsidDel="00FB1C8B">
          <w:rPr>
            <w:rFonts w:ascii="Tahoma" w:hAnsi="Tahoma" w:cs="Tahoma"/>
            <w:noProof/>
            <w:rPrChange w:id="724" w:author="michael schneider" w:date="2013-12-03T09:17:00Z">
              <w:rPr>
                <w:rFonts w:ascii="Tahoma" w:hAnsi="Tahoma" w:cs="Tahoma"/>
                <w:noProof/>
              </w:rPr>
            </w:rPrChange>
          </w:rPr>
          <w:delText>1.4</w:delText>
        </w:r>
        <w:r w:rsidRPr="0088096E" w:rsidDel="00FB1C8B">
          <w:rPr>
            <w:rFonts w:ascii="Tahoma" w:eastAsiaTheme="minorEastAsia" w:hAnsi="Tahoma" w:cs="Tahoma"/>
            <w:noProof/>
            <w:sz w:val="22"/>
            <w:szCs w:val="22"/>
            <w:rPrChange w:id="725"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26" w:author="michael schneider" w:date="2013-12-03T09:17:00Z">
              <w:rPr>
                <w:rFonts w:ascii="Tahoma" w:hAnsi="Tahoma" w:cs="Tahoma"/>
                <w:noProof/>
              </w:rPr>
            </w:rPrChange>
          </w:rPr>
          <w:delText>Product Scope</w:delText>
        </w:r>
        <w:r w:rsidRPr="0088096E" w:rsidDel="00FB1C8B">
          <w:rPr>
            <w:rFonts w:ascii="Tahoma" w:hAnsi="Tahoma" w:cs="Tahoma"/>
            <w:noProof/>
            <w:rPrChange w:id="727" w:author="michael schneider" w:date="2013-12-03T09:17:00Z">
              <w:rPr>
                <w:noProof/>
              </w:rPr>
            </w:rPrChange>
          </w:rPr>
          <w:tab/>
          <w:delText>5</w:delText>
        </w:r>
      </w:del>
    </w:p>
    <w:p w14:paraId="0663F64A" w14:textId="77777777" w:rsidR="00F434BD" w:rsidRPr="0088096E" w:rsidDel="00FB1C8B" w:rsidRDefault="00F434BD" w:rsidP="0088096E">
      <w:pPr>
        <w:pStyle w:val="TOC2"/>
        <w:tabs>
          <w:tab w:val="left" w:pos="960"/>
          <w:tab w:val="right" w:leader="dot" w:pos="9350"/>
        </w:tabs>
        <w:rPr>
          <w:del w:id="728" w:author="michael schneider" w:date="2013-12-03T14:58:00Z"/>
          <w:rFonts w:ascii="Tahoma" w:eastAsiaTheme="minorEastAsia" w:hAnsi="Tahoma" w:cs="Tahoma"/>
          <w:noProof/>
          <w:sz w:val="22"/>
          <w:szCs w:val="22"/>
          <w:rPrChange w:id="729" w:author="michael schneider" w:date="2013-12-03T09:17:00Z">
            <w:rPr>
              <w:del w:id="730" w:author="michael schneider" w:date="2013-12-03T14:58:00Z"/>
              <w:rFonts w:asciiTheme="minorHAnsi" w:eastAsiaTheme="minorEastAsia" w:hAnsiTheme="minorHAnsi" w:cstheme="minorBidi"/>
              <w:noProof/>
              <w:sz w:val="22"/>
              <w:szCs w:val="22"/>
            </w:rPr>
          </w:rPrChange>
        </w:rPr>
        <w:pPrChange w:id="731" w:author="michael schneider" w:date="2013-12-03T09:15:00Z">
          <w:pPr>
            <w:pStyle w:val="TOC2"/>
            <w:tabs>
              <w:tab w:val="left" w:pos="960"/>
              <w:tab w:val="right" w:leader="dot" w:pos="9350"/>
            </w:tabs>
          </w:pPr>
        </w:pPrChange>
      </w:pPr>
      <w:del w:id="732" w:author="michael schneider" w:date="2013-12-03T14:58:00Z">
        <w:r w:rsidRPr="0088096E" w:rsidDel="00FB1C8B">
          <w:rPr>
            <w:rFonts w:ascii="Tahoma" w:hAnsi="Tahoma" w:cs="Tahoma"/>
            <w:noProof/>
            <w:rPrChange w:id="733" w:author="michael schneider" w:date="2013-12-03T09:17:00Z">
              <w:rPr>
                <w:rFonts w:ascii="Tahoma" w:hAnsi="Tahoma" w:cs="Tahoma"/>
                <w:noProof/>
              </w:rPr>
            </w:rPrChange>
          </w:rPr>
          <w:delText>1.5</w:delText>
        </w:r>
        <w:r w:rsidRPr="0088096E" w:rsidDel="00FB1C8B">
          <w:rPr>
            <w:rFonts w:ascii="Tahoma" w:eastAsiaTheme="minorEastAsia" w:hAnsi="Tahoma" w:cs="Tahoma"/>
            <w:noProof/>
            <w:sz w:val="22"/>
            <w:szCs w:val="22"/>
            <w:rPrChange w:id="73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35" w:author="michael schneider" w:date="2013-12-03T09:17:00Z">
              <w:rPr>
                <w:rFonts w:ascii="Tahoma" w:hAnsi="Tahoma" w:cs="Tahoma"/>
                <w:noProof/>
              </w:rPr>
            </w:rPrChange>
          </w:rPr>
          <w:delText>References</w:delText>
        </w:r>
        <w:r w:rsidRPr="0088096E" w:rsidDel="00FB1C8B">
          <w:rPr>
            <w:rFonts w:ascii="Tahoma" w:hAnsi="Tahoma" w:cs="Tahoma"/>
            <w:noProof/>
            <w:rPrChange w:id="736" w:author="michael schneider" w:date="2013-12-03T09:17:00Z">
              <w:rPr>
                <w:noProof/>
              </w:rPr>
            </w:rPrChange>
          </w:rPr>
          <w:tab/>
          <w:delText>6</w:delText>
        </w:r>
      </w:del>
    </w:p>
    <w:p w14:paraId="43EC2908" w14:textId="77777777" w:rsidR="00F434BD" w:rsidRPr="0088096E" w:rsidDel="00FB1C8B" w:rsidRDefault="00F434BD" w:rsidP="0088096E">
      <w:pPr>
        <w:pStyle w:val="TOC1"/>
        <w:tabs>
          <w:tab w:val="left" w:pos="480"/>
          <w:tab w:val="right" w:leader="dot" w:pos="9350"/>
        </w:tabs>
        <w:rPr>
          <w:del w:id="737" w:author="michael schneider" w:date="2013-12-03T14:58:00Z"/>
          <w:rFonts w:ascii="Tahoma" w:eastAsiaTheme="minorEastAsia" w:hAnsi="Tahoma" w:cs="Tahoma"/>
          <w:noProof/>
          <w:sz w:val="22"/>
          <w:szCs w:val="22"/>
          <w:rPrChange w:id="738" w:author="michael schneider" w:date="2013-12-03T09:17:00Z">
            <w:rPr>
              <w:del w:id="739" w:author="michael schneider" w:date="2013-12-03T14:58:00Z"/>
              <w:rFonts w:asciiTheme="minorHAnsi" w:eastAsiaTheme="minorEastAsia" w:hAnsiTheme="minorHAnsi" w:cstheme="minorBidi"/>
              <w:noProof/>
              <w:sz w:val="22"/>
              <w:szCs w:val="22"/>
            </w:rPr>
          </w:rPrChange>
        </w:rPr>
        <w:pPrChange w:id="740" w:author="michael schneider" w:date="2013-12-03T09:15:00Z">
          <w:pPr>
            <w:pStyle w:val="TOC1"/>
            <w:tabs>
              <w:tab w:val="left" w:pos="480"/>
              <w:tab w:val="right" w:leader="dot" w:pos="9350"/>
            </w:tabs>
          </w:pPr>
        </w:pPrChange>
      </w:pPr>
      <w:del w:id="741" w:author="michael schneider" w:date="2013-12-03T14:58:00Z">
        <w:r w:rsidRPr="0088096E" w:rsidDel="00FB1C8B">
          <w:rPr>
            <w:rFonts w:ascii="Tahoma" w:hAnsi="Tahoma" w:cs="Tahoma"/>
            <w:noProof/>
            <w:rPrChange w:id="742" w:author="michael schneider" w:date="2013-12-03T09:17:00Z">
              <w:rPr>
                <w:rFonts w:ascii="Tahoma" w:hAnsi="Tahoma" w:cs="Tahoma"/>
                <w:noProof/>
              </w:rPr>
            </w:rPrChange>
          </w:rPr>
          <w:delText>2.</w:delText>
        </w:r>
        <w:r w:rsidRPr="0088096E" w:rsidDel="00FB1C8B">
          <w:rPr>
            <w:rFonts w:ascii="Tahoma" w:eastAsiaTheme="minorEastAsia" w:hAnsi="Tahoma" w:cs="Tahoma"/>
            <w:noProof/>
            <w:sz w:val="22"/>
            <w:szCs w:val="22"/>
            <w:rPrChange w:id="743"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44" w:author="michael schneider" w:date="2013-12-03T09:17:00Z">
              <w:rPr>
                <w:rFonts w:ascii="Tahoma" w:hAnsi="Tahoma" w:cs="Tahoma"/>
                <w:noProof/>
              </w:rPr>
            </w:rPrChange>
          </w:rPr>
          <w:delText>Overall Description</w:delText>
        </w:r>
        <w:r w:rsidRPr="0088096E" w:rsidDel="00FB1C8B">
          <w:rPr>
            <w:rFonts w:ascii="Tahoma" w:hAnsi="Tahoma" w:cs="Tahoma"/>
            <w:noProof/>
            <w:rPrChange w:id="745" w:author="michael schneider" w:date="2013-12-03T09:17:00Z">
              <w:rPr>
                <w:noProof/>
              </w:rPr>
            </w:rPrChange>
          </w:rPr>
          <w:tab/>
          <w:delText>6</w:delText>
        </w:r>
      </w:del>
    </w:p>
    <w:p w14:paraId="55EF01EE" w14:textId="77777777" w:rsidR="00F434BD" w:rsidRPr="0088096E" w:rsidDel="00FB1C8B" w:rsidRDefault="00F434BD" w:rsidP="0088096E">
      <w:pPr>
        <w:pStyle w:val="TOC2"/>
        <w:tabs>
          <w:tab w:val="left" w:pos="960"/>
          <w:tab w:val="right" w:leader="dot" w:pos="9350"/>
        </w:tabs>
        <w:rPr>
          <w:del w:id="746" w:author="michael schneider" w:date="2013-12-03T14:58:00Z"/>
          <w:rFonts w:ascii="Tahoma" w:eastAsiaTheme="minorEastAsia" w:hAnsi="Tahoma" w:cs="Tahoma"/>
          <w:noProof/>
          <w:sz w:val="22"/>
          <w:szCs w:val="22"/>
          <w:rPrChange w:id="747" w:author="michael schneider" w:date="2013-12-03T09:17:00Z">
            <w:rPr>
              <w:del w:id="748" w:author="michael schneider" w:date="2013-12-03T14:58:00Z"/>
              <w:rFonts w:asciiTheme="minorHAnsi" w:eastAsiaTheme="minorEastAsia" w:hAnsiTheme="minorHAnsi" w:cstheme="minorBidi"/>
              <w:noProof/>
              <w:sz w:val="22"/>
              <w:szCs w:val="22"/>
            </w:rPr>
          </w:rPrChange>
        </w:rPr>
        <w:pPrChange w:id="749" w:author="michael schneider" w:date="2013-12-03T09:15:00Z">
          <w:pPr>
            <w:pStyle w:val="TOC2"/>
            <w:tabs>
              <w:tab w:val="left" w:pos="960"/>
              <w:tab w:val="right" w:leader="dot" w:pos="9350"/>
            </w:tabs>
          </w:pPr>
        </w:pPrChange>
      </w:pPr>
      <w:del w:id="750" w:author="michael schneider" w:date="2013-12-03T14:58:00Z">
        <w:r w:rsidRPr="0088096E" w:rsidDel="00FB1C8B">
          <w:rPr>
            <w:rFonts w:ascii="Tahoma" w:hAnsi="Tahoma" w:cs="Tahoma"/>
            <w:noProof/>
            <w:rPrChange w:id="751" w:author="michael schneider" w:date="2013-12-03T09:17:00Z">
              <w:rPr>
                <w:rFonts w:ascii="Tahoma" w:hAnsi="Tahoma" w:cs="Tahoma"/>
                <w:noProof/>
              </w:rPr>
            </w:rPrChange>
          </w:rPr>
          <w:delText>2.1</w:delText>
        </w:r>
        <w:r w:rsidRPr="0088096E" w:rsidDel="00FB1C8B">
          <w:rPr>
            <w:rFonts w:ascii="Tahoma" w:eastAsiaTheme="minorEastAsia" w:hAnsi="Tahoma" w:cs="Tahoma"/>
            <w:noProof/>
            <w:sz w:val="22"/>
            <w:szCs w:val="22"/>
            <w:rPrChange w:id="75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53" w:author="michael schneider" w:date="2013-12-03T09:17:00Z">
              <w:rPr>
                <w:rFonts w:ascii="Tahoma" w:hAnsi="Tahoma" w:cs="Tahoma"/>
                <w:noProof/>
              </w:rPr>
            </w:rPrChange>
          </w:rPr>
          <w:delText>Product Perspective</w:delText>
        </w:r>
        <w:r w:rsidRPr="0088096E" w:rsidDel="00FB1C8B">
          <w:rPr>
            <w:rFonts w:ascii="Tahoma" w:hAnsi="Tahoma" w:cs="Tahoma"/>
            <w:noProof/>
            <w:rPrChange w:id="754" w:author="michael schneider" w:date="2013-12-03T09:17:00Z">
              <w:rPr>
                <w:noProof/>
              </w:rPr>
            </w:rPrChange>
          </w:rPr>
          <w:tab/>
          <w:delText>6</w:delText>
        </w:r>
      </w:del>
    </w:p>
    <w:p w14:paraId="4D29E220" w14:textId="77777777" w:rsidR="00F434BD" w:rsidRPr="0088096E" w:rsidDel="00FB1C8B" w:rsidRDefault="00F434BD" w:rsidP="0088096E">
      <w:pPr>
        <w:pStyle w:val="TOC2"/>
        <w:tabs>
          <w:tab w:val="left" w:pos="960"/>
          <w:tab w:val="right" w:leader="dot" w:pos="9350"/>
        </w:tabs>
        <w:rPr>
          <w:del w:id="755" w:author="michael schneider" w:date="2013-12-03T14:58:00Z"/>
          <w:rFonts w:ascii="Tahoma" w:eastAsiaTheme="minorEastAsia" w:hAnsi="Tahoma" w:cs="Tahoma"/>
          <w:noProof/>
          <w:sz w:val="22"/>
          <w:szCs w:val="22"/>
          <w:rPrChange w:id="756" w:author="michael schneider" w:date="2013-12-03T09:17:00Z">
            <w:rPr>
              <w:del w:id="757" w:author="michael schneider" w:date="2013-12-03T14:58:00Z"/>
              <w:rFonts w:asciiTheme="minorHAnsi" w:eastAsiaTheme="minorEastAsia" w:hAnsiTheme="minorHAnsi" w:cstheme="minorBidi"/>
              <w:noProof/>
              <w:sz w:val="22"/>
              <w:szCs w:val="22"/>
            </w:rPr>
          </w:rPrChange>
        </w:rPr>
        <w:pPrChange w:id="758" w:author="michael schneider" w:date="2013-12-03T09:15:00Z">
          <w:pPr>
            <w:pStyle w:val="TOC2"/>
            <w:tabs>
              <w:tab w:val="left" w:pos="960"/>
              <w:tab w:val="right" w:leader="dot" w:pos="9350"/>
            </w:tabs>
          </w:pPr>
        </w:pPrChange>
      </w:pPr>
      <w:del w:id="759" w:author="michael schneider" w:date="2013-12-03T14:58:00Z">
        <w:r w:rsidRPr="0088096E" w:rsidDel="00FB1C8B">
          <w:rPr>
            <w:rFonts w:ascii="Tahoma" w:hAnsi="Tahoma" w:cs="Tahoma"/>
            <w:noProof/>
            <w:rPrChange w:id="760" w:author="michael schneider" w:date="2013-12-03T09:17:00Z">
              <w:rPr>
                <w:rFonts w:ascii="Tahoma" w:hAnsi="Tahoma" w:cs="Tahoma"/>
                <w:noProof/>
              </w:rPr>
            </w:rPrChange>
          </w:rPr>
          <w:delText>2.2</w:delText>
        </w:r>
        <w:r w:rsidRPr="0088096E" w:rsidDel="00FB1C8B">
          <w:rPr>
            <w:rFonts w:ascii="Tahoma" w:eastAsiaTheme="minorEastAsia" w:hAnsi="Tahoma" w:cs="Tahoma"/>
            <w:noProof/>
            <w:sz w:val="22"/>
            <w:szCs w:val="22"/>
            <w:rPrChange w:id="761"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62" w:author="michael schneider" w:date="2013-12-03T09:17:00Z">
              <w:rPr>
                <w:rFonts w:ascii="Tahoma" w:hAnsi="Tahoma" w:cs="Tahoma"/>
                <w:noProof/>
              </w:rPr>
            </w:rPrChange>
          </w:rPr>
          <w:delText>Product Functions</w:delText>
        </w:r>
        <w:r w:rsidRPr="0088096E" w:rsidDel="00FB1C8B">
          <w:rPr>
            <w:rFonts w:ascii="Tahoma" w:hAnsi="Tahoma" w:cs="Tahoma"/>
            <w:noProof/>
            <w:rPrChange w:id="763" w:author="michael schneider" w:date="2013-12-03T09:17:00Z">
              <w:rPr>
                <w:noProof/>
              </w:rPr>
            </w:rPrChange>
          </w:rPr>
          <w:tab/>
          <w:delText>6</w:delText>
        </w:r>
      </w:del>
    </w:p>
    <w:p w14:paraId="5AD4B738" w14:textId="77777777" w:rsidR="00F434BD" w:rsidRPr="0088096E" w:rsidDel="00FB1C8B" w:rsidRDefault="00F434BD" w:rsidP="0088096E">
      <w:pPr>
        <w:pStyle w:val="TOC2"/>
        <w:tabs>
          <w:tab w:val="left" w:pos="960"/>
          <w:tab w:val="right" w:leader="dot" w:pos="9350"/>
        </w:tabs>
        <w:rPr>
          <w:del w:id="764" w:author="michael schneider" w:date="2013-12-03T14:58:00Z"/>
          <w:rFonts w:ascii="Tahoma" w:eastAsiaTheme="minorEastAsia" w:hAnsi="Tahoma" w:cs="Tahoma"/>
          <w:noProof/>
          <w:sz w:val="22"/>
          <w:szCs w:val="22"/>
          <w:rPrChange w:id="765" w:author="michael schneider" w:date="2013-12-03T09:17:00Z">
            <w:rPr>
              <w:del w:id="766" w:author="michael schneider" w:date="2013-12-03T14:58:00Z"/>
              <w:rFonts w:asciiTheme="minorHAnsi" w:eastAsiaTheme="minorEastAsia" w:hAnsiTheme="minorHAnsi" w:cstheme="minorBidi"/>
              <w:noProof/>
              <w:sz w:val="22"/>
              <w:szCs w:val="22"/>
            </w:rPr>
          </w:rPrChange>
        </w:rPr>
        <w:pPrChange w:id="767" w:author="michael schneider" w:date="2013-12-03T09:15:00Z">
          <w:pPr>
            <w:pStyle w:val="TOC2"/>
            <w:tabs>
              <w:tab w:val="left" w:pos="960"/>
              <w:tab w:val="right" w:leader="dot" w:pos="9350"/>
            </w:tabs>
          </w:pPr>
        </w:pPrChange>
      </w:pPr>
      <w:del w:id="768" w:author="michael schneider" w:date="2013-12-03T14:58:00Z">
        <w:r w:rsidRPr="0088096E" w:rsidDel="00FB1C8B">
          <w:rPr>
            <w:rFonts w:ascii="Tahoma" w:hAnsi="Tahoma" w:cs="Tahoma"/>
            <w:noProof/>
            <w:rPrChange w:id="769" w:author="michael schneider" w:date="2013-12-03T09:17:00Z">
              <w:rPr>
                <w:rFonts w:ascii="Tahoma" w:hAnsi="Tahoma" w:cs="Tahoma"/>
                <w:noProof/>
              </w:rPr>
            </w:rPrChange>
          </w:rPr>
          <w:delText>2.3</w:delText>
        </w:r>
        <w:r w:rsidRPr="0088096E" w:rsidDel="00FB1C8B">
          <w:rPr>
            <w:rFonts w:ascii="Tahoma" w:eastAsiaTheme="minorEastAsia" w:hAnsi="Tahoma" w:cs="Tahoma"/>
            <w:noProof/>
            <w:sz w:val="22"/>
            <w:szCs w:val="22"/>
            <w:rPrChange w:id="77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71" w:author="michael schneider" w:date="2013-12-03T09:17:00Z">
              <w:rPr>
                <w:rFonts w:ascii="Tahoma" w:hAnsi="Tahoma" w:cs="Tahoma"/>
                <w:noProof/>
              </w:rPr>
            </w:rPrChange>
          </w:rPr>
          <w:delText>User Classes and Characteristics</w:delText>
        </w:r>
        <w:r w:rsidRPr="0088096E" w:rsidDel="00FB1C8B">
          <w:rPr>
            <w:rFonts w:ascii="Tahoma" w:hAnsi="Tahoma" w:cs="Tahoma"/>
            <w:noProof/>
            <w:rPrChange w:id="772" w:author="michael schneider" w:date="2013-12-03T09:17:00Z">
              <w:rPr>
                <w:noProof/>
              </w:rPr>
            </w:rPrChange>
          </w:rPr>
          <w:tab/>
          <w:delText>6</w:delText>
        </w:r>
      </w:del>
    </w:p>
    <w:p w14:paraId="2D85D821" w14:textId="77777777" w:rsidR="00F434BD" w:rsidRPr="0088096E" w:rsidDel="00FB1C8B" w:rsidRDefault="00F434BD" w:rsidP="0088096E">
      <w:pPr>
        <w:pStyle w:val="TOC2"/>
        <w:tabs>
          <w:tab w:val="left" w:pos="960"/>
          <w:tab w:val="right" w:leader="dot" w:pos="9350"/>
        </w:tabs>
        <w:rPr>
          <w:del w:id="773" w:author="michael schneider" w:date="2013-12-03T14:58:00Z"/>
          <w:rFonts w:ascii="Tahoma" w:eastAsiaTheme="minorEastAsia" w:hAnsi="Tahoma" w:cs="Tahoma"/>
          <w:noProof/>
          <w:sz w:val="22"/>
          <w:szCs w:val="22"/>
          <w:rPrChange w:id="774" w:author="michael schneider" w:date="2013-12-03T09:17:00Z">
            <w:rPr>
              <w:del w:id="775" w:author="michael schneider" w:date="2013-12-03T14:58:00Z"/>
              <w:rFonts w:asciiTheme="minorHAnsi" w:eastAsiaTheme="minorEastAsia" w:hAnsiTheme="minorHAnsi" w:cstheme="minorBidi"/>
              <w:noProof/>
              <w:sz w:val="22"/>
              <w:szCs w:val="22"/>
            </w:rPr>
          </w:rPrChange>
        </w:rPr>
        <w:pPrChange w:id="776" w:author="michael schneider" w:date="2013-12-03T09:15:00Z">
          <w:pPr>
            <w:pStyle w:val="TOC2"/>
            <w:tabs>
              <w:tab w:val="left" w:pos="960"/>
              <w:tab w:val="right" w:leader="dot" w:pos="9350"/>
            </w:tabs>
          </w:pPr>
        </w:pPrChange>
      </w:pPr>
      <w:del w:id="777" w:author="michael schneider" w:date="2013-12-03T14:58:00Z">
        <w:r w:rsidRPr="0088096E" w:rsidDel="00FB1C8B">
          <w:rPr>
            <w:rFonts w:ascii="Tahoma" w:hAnsi="Tahoma" w:cs="Tahoma"/>
            <w:noProof/>
            <w:rPrChange w:id="778" w:author="michael schneider" w:date="2013-12-03T09:17:00Z">
              <w:rPr>
                <w:rFonts w:ascii="Tahoma" w:hAnsi="Tahoma" w:cs="Tahoma"/>
                <w:noProof/>
              </w:rPr>
            </w:rPrChange>
          </w:rPr>
          <w:delText>2.4</w:delText>
        </w:r>
        <w:r w:rsidRPr="0088096E" w:rsidDel="00FB1C8B">
          <w:rPr>
            <w:rFonts w:ascii="Tahoma" w:eastAsiaTheme="minorEastAsia" w:hAnsi="Tahoma" w:cs="Tahoma"/>
            <w:noProof/>
            <w:sz w:val="22"/>
            <w:szCs w:val="22"/>
            <w:rPrChange w:id="77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80" w:author="michael schneider" w:date="2013-12-03T09:17:00Z">
              <w:rPr>
                <w:rFonts w:ascii="Tahoma" w:hAnsi="Tahoma" w:cs="Tahoma"/>
                <w:noProof/>
              </w:rPr>
            </w:rPrChange>
          </w:rPr>
          <w:delText>Operating Environment</w:delText>
        </w:r>
        <w:r w:rsidRPr="0088096E" w:rsidDel="00FB1C8B">
          <w:rPr>
            <w:rFonts w:ascii="Tahoma" w:hAnsi="Tahoma" w:cs="Tahoma"/>
            <w:noProof/>
            <w:rPrChange w:id="781" w:author="michael schneider" w:date="2013-12-03T09:17:00Z">
              <w:rPr>
                <w:noProof/>
              </w:rPr>
            </w:rPrChange>
          </w:rPr>
          <w:tab/>
          <w:delText>7</w:delText>
        </w:r>
      </w:del>
    </w:p>
    <w:p w14:paraId="02C13C57" w14:textId="77777777" w:rsidR="00F434BD" w:rsidRPr="0088096E" w:rsidDel="00FB1C8B" w:rsidRDefault="00F434BD" w:rsidP="0088096E">
      <w:pPr>
        <w:pStyle w:val="TOC2"/>
        <w:tabs>
          <w:tab w:val="left" w:pos="960"/>
          <w:tab w:val="right" w:leader="dot" w:pos="9350"/>
        </w:tabs>
        <w:rPr>
          <w:del w:id="782" w:author="michael schneider" w:date="2013-12-03T14:58:00Z"/>
          <w:rFonts w:ascii="Tahoma" w:eastAsiaTheme="minorEastAsia" w:hAnsi="Tahoma" w:cs="Tahoma"/>
          <w:noProof/>
          <w:sz w:val="22"/>
          <w:szCs w:val="22"/>
          <w:rPrChange w:id="783" w:author="michael schneider" w:date="2013-12-03T09:17:00Z">
            <w:rPr>
              <w:del w:id="784" w:author="michael schneider" w:date="2013-12-03T14:58:00Z"/>
              <w:rFonts w:asciiTheme="minorHAnsi" w:eastAsiaTheme="minorEastAsia" w:hAnsiTheme="minorHAnsi" w:cstheme="minorBidi"/>
              <w:noProof/>
              <w:sz w:val="22"/>
              <w:szCs w:val="22"/>
            </w:rPr>
          </w:rPrChange>
        </w:rPr>
        <w:pPrChange w:id="785" w:author="michael schneider" w:date="2013-12-03T09:15:00Z">
          <w:pPr>
            <w:pStyle w:val="TOC2"/>
            <w:tabs>
              <w:tab w:val="left" w:pos="960"/>
              <w:tab w:val="right" w:leader="dot" w:pos="9350"/>
            </w:tabs>
          </w:pPr>
        </w:pPrChange>
      </w:pPr>
      <w:del w:id="786" w:author="michael schneider" w:date="2013-12-03T14:58:00Z">
        <w:r w:rsidRPr="0088096E" w:rsidDel="00FB1C8B">
          <w:rPr>
            <w:rFonts w:ascii="Tahoma" w:hAnsi="Tahoma" w:cs="Tahoma"/>
            <w:noProof/>
            <w:rPrChange w:id="787" w:author="michael schneider" w:date="2013-12-03T09:17:00Z">
              <w:rPr>
                <w:rFonts w:ascii="Tahoma" w:hAnsi="Tahoma" w:cs="Tahoma"/>
                <w:noProof/>
              </w:rPr>
            </w:rPrChange>
          </w:rPr>
          <w:delText>2.5</w:delText>
        </w:r>
        <w:r w:rsidRPr="0088096E" w:rsidDel="00FB1C8B">
          <w:rPr>
            <w:rFonts w:ascii="Tahoma" w:eastAsiaTheme="minorEastAsia" w:hAnsi="Tahoma" w:cs="Tahoma"/>
            <w:noProof/>
            <w:sz w:val="22"/>
            <w:szCs w:val="22"/>
            <w:rPrChange w:id="78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89" w:author="michael schneider" w:date="2013-12-03T09:17:00Z">
              <w:rPr>
                <w:rFonts w:ascii="Tahoma" w:hAnsi="Tahoma" w:cs="Tahoma"/>
                <w:noProof/>
              </w:rPr>
            </w:rPrChange>
          </w:rPr>
          <w:delText>Design and Implementation Constraints</w:delText>
        </w:r>
        <w:r w:rsidRPr="0088096E" w:rsidDel="00FB1C8B">
          <w:rPr>
            <w:rFonts w:ascii="Tahoma" w:hAnsi="Tahoma" w:cs="Tahoma"/>
            <w:noProof/>
            <w:rPrChange w:id="790" w:author="michael schneider" w:date="2013-12-03T09:17:00Z">
              <w:rPr>
                <w:noProof/>
              </w:rPr>
            </w:rPrChange>
          </w:rPr>
          <w:tab/>
          <w:delText>8</w:delText>
        </w:r>
      </w:del>
    </w:p>
    <w:p w14:paraId="4A347A9F" w14:textId="77777777" w:rsidR="00F434BD" w:rsidRPr="0088096E" w:rsidDel="00FB1C8B" w:rsidRDefault="00F434BD" w:rsidP="0088096E">
      <w:pPr>
        <w:pStyle w:val="TOC2"/>
        <w:tabs>
          <w:tab w:val="left" w:pos="960"/>
          <w:tab w:val="right" w:leader="dot" w:pos="9350"/>
        </w:tabs>
        <w:rPr>
          <w:del w:id="791" w:author="michael schneider" w:date="2013-12-03T14:58:00Z"/>
          <w:rFonts w:ascii="Tahoma" w:eastAsiaTheme="minorEastAsia" w:hAnsi="Tahoma" w:cs="Tahoma"/>
          <w:noProof/>
          <w:sz w:val="22"/>
          <w:szCs w:val="22"/>
          <w:rPrChange w:id="792" w:author="michael schneider" w:date="2013-12-03T09:17:00Z">
            <w:rPr>
              <w:del w:id="793" w:author="michael schneider" w:date="2013-12-03T14:58:00Z"/>
              <w:rFonts w:asciiTheme="minorHAnsi" w:eastAsiaTheme="minorEastAsia" w:hAnsiTheme="minorHAnsi" w:cstheme="minorBidi"/>
              <w:noProof/>
              <w:sz w:val="22"/>
              <w:szCs w:val="22"/>
            </w:rPr>
          </w:rPrChange>
        </w:rPr>
        <w:pPrChange w:id="794" w:author="michael schneider" w:date="2013-12-03T09:15:00Z">
          <w:pPr>
            <w:pStyle w:val="TOC2"/>
            <w:tabs>
              <w:tab w:val="left" w:pos="960"/>
              <w:tab w:val="right" w:leader="dot" w:pos="9350"/>
            </w:tabs>
          </w:pPr>
        </w:pPrChange>
      </w:pPr>
      <w:del w:id="795" w:author="michael schneider" w:date="2013-12-03T14:58:00Z">
        <w:r w:rsidRPr="0088096E" w:rsidDel="00FB1C8B">
          <w:rPr>
            <w:rFonts w:ascii="Tahoma" w:hAnsi="Tahoma" w:cs="Tahoma"/>
            <w:noProof/>
            <w:rPrChange w:id="796" w:author="michael schneider" w:date="2013-12-03T09:17:00Z">
              <w:rPr>
                <w:rFonts w:ascii="Tahoma" w:hAnsi="Tahoma" w:cs="Tahoma"/>
                <w:noProof/>
              </w:rPr>
            </w:rPrChange>
          </w:rPr>
          <w:delText>2.6</w:delText>
        </w:r>
        <w:r w:rsidRPr="0088096E" w:rsidDel="00FB1C8B">
          <w:rPr>
            <w:rFonts w:ascii="Tahoma" w:eastAsiaTheme="minorEastAsia" w:hAnsi="Tahoma" w:cs="Tahoma"/>
            <w:noProof/>
            <w:sz w:val="22"/>
            <w:szCs w:val="22"/>
            <w:rPrChange w:id="797"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798" w:author="michael schneider" w:date="2013-12-03T09:17:00Z">
              <w:rPr>
                <w:rFonts w:ascii="Tahoma" w:hAnsi="Tahoma" w:cs="Tahoma"/>
                <w:noProof/>
              </w:rPr>
            </w:rPrChange>
          </w:rPr>
          <w:delText>User Documentation</w:delText>
        </w:r>
        <w:r w:rsidRPr="0088096E" w:rsidDel="00FB1C8B">
          <w:rPr>
            <w:rFonts w:ascii="Tahoma" w:hAnsi="Tahoma" w:cs="Tahoma"/>
            <w:noProof/>
            <w:rPrChange w:id="799" w:author="michael schneider" w:date="2013-12-03T09:17:00Z">
              <w:rPr>
                <w:noProof/>
              </w:rPr>
            </w:rPrChange>
          </w:rPr>
          <w:tab/>
          <w:delText>8</w:delText>
        </w:r>
      </w:del>
    </w:p>
    <w:p w14:paraId="5A50F543" w14:textId="77777777" w:rsidR="00F434BD" w:rsidRPr="0088096E" w:rsidDel="00FB1C8B" w:rsidRDefault="00F434BD" w:rsidP="0088096E">
      <w:pPr>
        <w:pStyle w:val="TOC2"/>
        <w:tabs>
          <w:tab w:val="left" w:pos="960"/>
          <w:tab w:val="right" w:leader="dot" w:pos="9350"/>
        </w:tabs>
        <w:rPr>
          <w:del w:id="800" w:author="michael schneider" w:date="2013-12-03T14:58:00Z"/>
          <w:rFonts w:ascii="Tahoma" w:eastAsiaTheme="minorEastAsia" w:hAnsi="Tahoma" w:cs="Tahoma"/>
          <w:noProof/>
          <w:sz w:val="22"/>
          <w:szCs w:val="22"/>
          <w:rPrChange w:id="801" w:author="michael schneider" w:date="2013-12-03T09:17:00Z">
            <w:rPr>
              <w:del w:id="802" w:author="michael schneider" w:date="2013-12-03T14:58:00Z"/>
              <w:rFonts w:asciiTheme="minorHAnsi" w:eastAsiaTheme="minorEastAsia" w:hAnsiTheme="minorHAnsi" w:cstheme="minorBidi"/>
              <w:noProof/>
              <w:sz w:val="22"/>
              <w:szCs w:val="22"/>
            </w:rPr>
          </w:rPrChange>
        </w:rPr>
        <w:pPrChange w:id="803" w:author="michael schneider" w:date="2013-12-03T09:15:00Z">
          <w:pPr>
            <w:pStyle w:val="TOC2"/>
            <w:tabs>
              <w:tab w:val="left" w:pos="960"/>
              <w:tab w:val="right" w:leader="dot" w:pos="9350"/>
            </w:tabs>
          </w:pPr>
        </w:pPrChange>
      </w:pPr>
      <w:del w:id="804" w:author="michael schneider" w:date="2013-12-03T14:58:00Z">
        <w:r w:rsidRPr="0088096E" w:rsidDel="00FB1C8B">
          <w:rPr>
            <w:rFonts w:ascii="Tahoma" w:hAnsi="Tahoma" w:cs="Tahoma"/>
            <w:noProof/>
            <w:rPrChange w:id="805" w:author="michael schneider" w:date="2013-12-03T09:17:00Z">
              <w:rPr>
                <w:rFonts w:ascii="Tahoma" w:hAnsi="Tahoma" w:cs="Tahoma"/>
                <w:noProof/>
              </w:rPr>
            </w:rPrChange>
          </w:rPr>
          <w:delText>2.7</w:delText>
        </w:r>
        <w:r w:rsidRPr="0088096E" w:rsidDel="00FB1C8B">
          <w:rPr>
            <w:rFonts w:ascii="Tahoma" w:eastAsiaTheme="minorEastAsia" w:hAnsi="Tahoma" w:cs="Tahoma"/>
            <w:noProof/>
            <w:sz w:val="22"/>
            <w:szCs w:val="22"/>
            <w:rPrChange w:id="80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07" w:author="michael schneider" w:date="2013-12-03T09:17:00Z">
              <w:rPr>
                <w:rFonts w:ascii="Tahoma" w:hAnsi="Tahoma" w:cs="Tahoma"/>
                <w:noProof/>
              </w:rPr>
            </w:rPrChange>
          </w:rPr>
          <w:delText>Assumptions and Dependencies</w:delText>
        </w:r>
        <w:r w:rsidRPr="0088096E" w:rsidDel="00FB1C8B">
          <w:rPr>
            <w:rFonts w:ascii="Tahoma" w:hAnsi="Tahoma" w:cs="Tahoma"/>
            <w:noProof/>
            <w:rPrChange w:id="808" w:author="michael schneider" w:date="2013-12-03T09:17:00Z">
              <w:rPr>
                <w:noProof/>
              </w:rPr>
            </w:rPrChange>
          </w:rPr>
          <w:tab/>
          <w:delText>8</w:delText>
        </w:r>
      </w:del>
    </w:p>
    <w:p w14:paraId="6EDDF177" w14:textId="77777777" w:rsidR="00F434BD" w:rsidRPr="0088096E" w:rsidDel="00FB1C8B" w:rsidRDefault="00F434BD" w:rsidP="0088096E">
      <w:pPr>
        <w:pStyle w:val="TOC1"/>
        <w:tabs>
          <w:tab w:val="left" w:pos="480"/>
          <w:tab w:val="right" w:leader="dot" w:pos="9350"/>
        </w:tabs>
        <w:rPr>
          <w:del w:id="809" w:author="michael schneider" w:date="2013-12-03T14:58:00Z"/>
          <w:rFonts w:ascii="Tahoma" w:eastAsiaTheme="minorEastAsia" w:hAnsi="Tahoma" w:cs="Tahoma"/>
          <w:noProof/>
          <w:sz w:val="22"/>
          <w:szCs w:val="22"/>
          <w:rPrChange w:id="810" w:author="michael schneider" w:date="2013-12-03T09:17:00Z">
            <w:rPr>
              <w:del w:id="811" w:author="michael schneider" w:date="2013-12-03T14:58:00Z"/>
              <w:rFonts w:asciiTheme="minorHAnsi" w:eastAsiaTheme="minorEastAsia" w:hAnsiTheme="minorHAnsi" w:cstheme="minorBidi"/>
              <w:noProof/>
              <w:sz w:val="22"/>
              <w:szCs w:val="22"/>
            </w:rPr>
          </w:rPrChange>
        </w:rPr>
        <w:pPrChange w:id="812" w:author="michael schneider" w:date="2013-12-03T09:15:00Z">
          <w:pPr>
            <w:pStyle w:val="TOC1"/>
            <w:tabs>
              <w:tab w:val="left" w:pos="480"/>
              <w:tab w:val="right" w:leader="dot" w:pos="9350"/>
            </w:tabs>
          </w:pPr>
        </w:pPrChange>
      </w:pPr>
      <w:del w:id="813" w:author="michael schneider" w:date="2013-12-03T14:58:00Z">
        <w:r w:rsidRPr="0088096E" w:rsidDel="00FB1C8B">
          <w:rPr>
            <w:rFonts w:ascii="Tahoma" w:hAnsi="Tahoma" w:cs="Tahoma"/>
            <w:noProof/>
            <w:rPrChange w:id="814" w:author="michael schneider" w:date="2013-12-03T09:17:00Z">
              <w:rPr>
                <w:rFonts w:ascii="Tahoma" w:hAnsi="Tahoma" w:cs="Tahoma"/>
                <w:noProof/>
              </w:rPr>
            </w:rPrChange>
          </w:rPr>
          <w:delText>3.</w:delText>
        </w:r>
        <w:r w:rsidRPr="0088096E" w:rsidDel="00FB1C8B">
          <w:rPr>
            <w:rFonts w:ascii="Tahoma" w:eastAsiaTheme="minorEastAsia" w:hAnsi="Tahoma" w:cs="Tahoma"/>
            <w:noProof/>
            <w:sz w:val="22"/>
            <w:szCs w:val="22"/>
            <w:rPrChange w:id="815"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16" w:author="michael schneider" w:date="2013-12-03T09:17:00Z">
              <w:rPr>
                <w:rFonts w:ascii="Tahoma" w:hAnsi="Tahoma" w:cs="Tahoma"/>
                <w:noProof/>
              </w:rPr>
            </w:rPrChange>
          </w:rPr>
          <w:delText>External Interface Requirements</w:delText>
        </w:r>
        <w:r w:rsidRPr="0088096E" w:rsidDel="00FB1C8B">
          <w:rPr>
            <w:rFonts w:ascii="Tahoma" w:hAnsi="Tahoma" w:cs="Tahoma"/>
            <w:noProof/>
            <w:rPrChange w:id="817" w:author="michael schneider" w:date="2013-12-03T09:17:00Z">
              <w:rPr>
                <w:noProof/>
              </w:rPr>
            </w:rPrChange>
          </w:rPr>
          <w:tab/>
          <w:delText>9</w:delText>
        </w:r>
      </w:del>
    </w:p>
    <w:p w14:paraId="5385522C" w14:textId="77777777" w:rsidR="00F434BD" w:rsidRPr="0088096E" w:rsidDel="00FB1C8B" w:rsidRDefault="00F434BD" w:rsidP="0088096E">
      <w:pPr>
        <w:pStyle w:val="TOC2"/>
        <w:tabs>
          <w:tab w:val="left" w:pos="960"/>
          <w:tab w:val="right" w:leader="dot" w:pos="9350"/>
        </w:tabs>
        <w:rPr>
          <w:del w:id="818" w:author="michael schneider" w:date="2013-12-03T14:58:00Z"/>
          <w:rFonts w:ascii="Tahoma" w:eastAsiaTheme="minorEastAsia" w:hAnsi="Tahoma" w:cs="Tahoma"/>
          <w:noProof/>
          <w:sz w:val="22"/>
          <w:szCs w:val="22"/>
          <w:rPrChange w:id="819" w:author="michael schneider" w:date="2013-12-03T09:17:00Z">
            <w:rPr>
              <w:del w:id="820" w:author="michael schneider" w:date="2013-12-03T14:58:00Z"/>
              <w:rFonts w:asciiTheme="minorHAnsi" w:eastAsiaTheme="minorEastAsia" w:hAnsiTheme="minorHAnsi" w:cstheme="minorBidi"/>
              <w:noProof/>
              <w:sz w:val="22"/>
              <w:szCs w:val="22"/>
            </w:rPr>
          </w:rPrChange>
        </w:rPr>
        <w:pPrChange w:id="821" w:author="michael schneider" w:date="2013-12-03T09:15:00Z">
          <w:pPr>
            <w:pStyle w:val="TOC2"/>
            <w:tabs>
              <w:tab w:val="left" w:pos="960"/>
              <w:tab w:val="right" w:leader="dot" w:pos="9350"/>
            </w:tabs>
          </w:pPr>
        </w:pPrChange>
      </w:pPr>
      <w:del w:id="822" w:author="michael schneider" w:date="2013-12-03T14:58:00Z">
        <w:r w:rsidRPr="0088096E" w:rsidDel="00FB1C8B">
          <w:rPr>
            <w:rFonts w:ascii="Tahoma" w:hAnsi="Tahoma" w:cs="Tahoma"/>
            <w:noProof/>
            <w:rPrChange w:id="823" w:author="michael schneider" w:date="2013-12-03T09:17:00Z">
              <w:rPr>
                <w:rFonts w:ascii="Tahoma" w:hAnsi="Tahoma" w:cs="Tahoma"/>
                <w:noProof/>
              </w:rPr>
            </w:rPrChange>
          </w:rPr>
          <w:delText>3.1</w:delText>
        </w:r>
        <w:r w:rsidRPr="0088096E" w:rsidDel="00FB1C8B">
          <w:rPr>
            <w:rFonts w:ascii="Tahoma" w:eastAsiaTheme="minorEastAsia" w:hAnsi="Tahoma" w:cs="Tahoma"/>
            <w:noProof/>
            <w:sz w:val="22"/>
            <w:szCs w:val="22"/>
            <w:rPrChange w:id="82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25" w:author="michael schneider" w:date="2013-12-03T09:17:00Z">
              <w:rPr>
                <w:rFonts w:ascii="Tahoma" w:hAnsi="Tahoma" w:cs="Tahoma"/>
                <w:noProof/>
              </w:rPr>
            </w:rPrChange>
          </w:rPr>
          <w:delText>User Interfaces</w:delText>
        </w:r>
        <w:r w:rsidRPr="0088096E" w:rsidDel="00FB1C8B">
          <w:rPr>
            <w:rFonts w:ascii="Tahoma" w:hAnsi="Tahoma" w:cs="Tahoma"/>
            <w:noProof/>
            <w:rPrChange w:id="826" w:author="michael schneider" w:date="2013-12-03T09:17:00Z">
              <w:rPr>
                <w:noProof/>
              </w:rPr>
            </w:rPrChange>
          </w:rPr>
          <w:tab/>
          <w:delText>9</w:delText>
        </w:r>
      </w:del>
    </w:p>
    <w:p w14:paraId="3CAE4A36" w14:textId="77777777" w:rsidR="00F434BD" w:rsidRPr="0088096E" w:rsidDel="00FB1C8B" w:rsidRDefault="00F434BD" w:rsidP="0088096E">
      <w:pPr>
        <w:pStyle w:val="TOC2"/>
        <w:tabs>
          <w:tab w:val="left" w:pos="960"/>
          <w:tab w:val="right" w:leader="dot" w:pos="9350"/>
        </w:tabs>
        <w:rPr>
          <w:del w:id="827" w:author="michael schneider" w:date="2013-12-03T14:58:00Z"/>
          <w:rFonts w:ascii="Tahoma" w:eastAsiaTheme="minorEastAsia" w:hAnsi="Tahoma" w:cs="Tahoma"/>
          <w:noProof/>
          <w:sz w:val="22"/>
          <w:szCs w:val="22"/>
          <w:rPrChange w:id="828" w:author="michael schneider" w:date="2013-12-03T09:17:00Z">
            <w:rPr>
              <w:del w:id="829" w:author="michael schneider" w:date="2013-12-03T14:58:00Z"/>
              <w:rFonts w:asciiTheme="minorHAnsi" w:eastAsiaTheme="minorEastAsia" w:hAnsiTheme="minorHAnsi" w:cstheme="minorBidi"/>
              <w:noProof/>
              <w:sz w:val="22"/>
              <w:szCs w:val="22"/>
            </w:rPr>
          </w:rPrChange>
        </w:rPr>
        <w:pPrChange w:id="830" w:author="michael schneider" w:date="2013-12-03T09:15:00Z">
          <w:pPr>
            <w:pStyle w:val="TOC2"/>
            <w:tabs>
              <w:tab w:val="left" w:pos="960"/>
              <w:tab w:val="right" w:leader="dot" w:pos="9350"/>
            </w:tabs>
          </w:pPr>
        </w:pPrChange>
      </w:pPr>
      <w:del w:id="831" w:author="michael schneider" w:date="2013-12-03T14:58:00Z">
        <w:r w:rsidRPr="0088096E" w:rsidDel="00FB1C8B">
          <w:rPr>
            <w:rFonts w:ascii="Tahoma" w:hAnsi="Tahoma" w:cs="Tahoma"/>
            <w:noProof/>
            <w:rPrChange w:id="832" w:author="michael schneider" w:date="2013-12-03T09:17:00Z">
              <w:rPr>
                <w:rFonts w:ascii="Tahoma" w:hAnsi="Tahoma" w:cs="Tahoma"/>
                <w:noProof/>
              </w:rPr>
            </w:rPrChange>
          </w:rPr>
          <w:delText>3.2</w:delText>
        </w:r>
        <w:r w:rsidRPr="0088096E" w:rsidDel="00FB1C8B">
          <w:rPr>
            <w:rFonts w:ascii="Tahoma" w:eastAsiaTheme="minorEastAsia" w:hAnsi="Tahoma" w:cs="Tahoma"/>
            <w:noProof/>
            <w:sz w:val="22"/>
            <w:szCs w:val="22"/>
            <w:rPrChange w:id="833"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34" w:author="michael schneider" w:date="2013-12-03T09:17:00Z">
              <w:rPr>
                <w:rFonts w:ascii="Tahoma" w:hAnsi="Tahoma" w:cs="Tahoma"/>
                <w:noProof/>
              </w:rPr>
            </w:rPrChange>
          </w:rPr>
          <w:delText>Hardware Interfaces</w:delText>
        </w:r>
        <w:r w:rsidRPr="0088096E" w:rsidDel="00FB1C8B">
          <w:rPr>
            <w:rFonts w:ascii="Tahoma" w:hAnsi="Tahoma" w:cs="Tahoma"/>
            <w:noProof/>
            <w:rPrChange w:id="835" w:author="michael schneider" w:date="2013-12-03T09:17:00Z">
              <w:rPr>
                <w:noProof/>
              </w:rPr>
            </w:rPrChange>
          </w:rPr>
          <w:tab/>
          <w:delText>10</w:delText>
        </w:r>
      </w:del>
    </w:p>
    <w:p w14:paraId="0561C67F" w14:textId="77777777" w:rsidR="00F434BD" w:rsidRPr="0088096E" w:rsidDel="00FB1C8B" w:rsidRDefault="00F434BD" w:rsidP="0088096E">
      <w:pPr>
        <w:pStyle w:val="TOC2"/>
        <w:tabs>
          <w:tab w:val="left" w:pos="960"/>
          <w:tab w:val="right" w:leader="dot" w:pos="9350"/>
        </w:tabs>
        <w:rPr>
          <w:del w:id="836" w:author="michael schneider" w:date="2013-12-03T14:58:00Z"/>
          <w:rFonts w:ascii="Tahoma" w:eastAsiaTheme="minorEastAsia" w:hAnsi="Tahoma" w:cs="Tahoma"/>
          <w:noProof/>
          <w:sz w:val="22"/>
          <w:szCs w:val="22"/>
          <w:rPrChange w:id="837" w:author="michael schneider" w:date="2013-12-03T09:17:00Z">
            <w:rPr>
              <w:del w:id="838" w:author="michael schneider" w:date="2013-12-03T14:58:00Z"/>
              <w:rFonts w:asciiTheme="minorHAnsi" w:eastAsiaTheme="minorEastAsia" w:hAnsiTheme="minorHAnsi" w:cstheme="minorBidi"/>
              <w:noProof/>
              <w:sz w:val="22"/>
              <w:szCs w:val="22"/>
            </w:rPr>
          </w:rPrChange>
        </w:rPr>
        <w:pPrChange w:id="839" w:author="michael schneider" w:date="2013-12-03T09:15:00Z">
          <w:pPr>
            <w:pStyle w:val="TOC2"/>
            <w:tabs>
              <w:tab w:val="left" w:pos="960"/>
              <w:tab w:val="right" w:leader="dot" w:pos="9350"/>
            </w:tabs>
          </w:pPr>
        </w:pPrChange>
      </w:pPr>
      <w:del w:id="840" w:author="michael schneider" w:date="2013-12-03T14:58:00Z">
        <w:r w:rsidRPr="0088096E" w:rsidDel="00FB1C8B">
          <w:rPr>
            <w:rFonts w:ascii="Tahoma" w:hAnsi="Tahoma" w:cs="Tahoma"/>
            <w:noProof/>
            <w:rPrChange w:id="841" w:author="michael schneider" w:date="2013-12-03T09:17:00Z">
              <w:rPr>
                <w:rFonts w:ascii="Tahoma" w:hAnsi="Tahoma" w:cs="Tahoma"/>
                <w:noProof/>
              </w:rPr>
            </w:rPrChange>
          </w:rPr>
          <w:delText>3.3</w:delText>
        </w:r>
        <w:r w:rsidRPr="0088096E" w:rsidDel="00FB1C8B">
          <w:rPr>
            <w:rFonts w:ascii="Tahoma" w:eastAsiaTheme="minorEastAsia" w:hAnsi="Tahoma" w:cs="Tahoma"/>
            <w:noProof/>
            <w:sz w:val="22"/>
            <w:szCs w:val="22"/>
            <w:rPrChange w:id="84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43" w:author="michael schneider" w:date="2013-12-03T09:17:00Z">
              <w:rPr>
                <w:rFonts w:ascii="Tahoma" w:hAnsi="Tahoma" w:cs="Tahoma"/>
                <w:noProof/>
              </w:rPr>
            </w:rPrChange>
          </w:rPr>
          <w:delText>Software Interfaces</w:delText>
        </w:r>
        <w:r w:rsidRPr="0088096E" w:rsidDel="00FB1C8B">
          <w:rPr>
            <w:rFonts w:ascii="Tahoma" w:hAnsi="Tahoma" w:cs="Tahoma"/>
            <w:noProof/>
            <w:rPrChange w:id="844" w:author="michael schneider" w:date="2013-12-03T09:17:00Z">
              <w:rPr>
                <w:noProof/>
              </w:rPr>
            </w:rPrChange>
          </w:rPr>
          <w:tab/>
          <w:delText>10</w:delText>
        </w:r>
      </w:del>
    </w:p>
    <w:p w14:paraId="1308B78D" w14:textId="77777777" w:rsidR="00F434BD" w:rsidRPr="0088096E" w:rsidDel="00FB1C8B" w:rsidRDefault="00F434BD" w:rsidP="0088096E">
      <w:pPr>
        <w:pStyle w:val="TOC2"/>
        <w:tabs>
          <w:tab w:val="left" w:pos="960"/>
          <w:tab w:val="right" w:leader="dot" w:pos="9350"/>
        </w:tabs>
        <w:rPr>
          <w:del w:id="845" w:author="michael schneider" w:date="2013-12-03T14:58:00Z"/>
          <w:rFonts w:ascii="Tahoma" w:eastAsiaTheme="minorEastAsia" w:hAnsi="Tahoma" w:cs="Tahoma"/>
          <w:noProof/>
          <w:sz w:val="22"/>
          <w:szCs w:val="22"/>
          <w:rPrChange w:id="846" w:author="michael schneider" w:date="2013-12-03T09:17:00Z">
            <w:rPr>
              <w:del w:id="847" w:author="michael schneider" w:date="2013-12-03T14:58:00Z"/>
              <w:rFonts w:asciiTheme="minorHAnsi" w:eastAsiaTheme="minorEastAsia" w:hAnsiTheme="minorHAnsi" w:cstheme="minorBidi"/>
              <w:noProof/>
              <w:sz w:val="22"/>
              <w:szCs w:val="22"/>
            </w:rPr>
          </w:rPrChange>
        </w:rPr>
        <w:pPrChange w:id="848" w:author="michael schneider" w:date="2013-12-03T09:15:00Z">
          <w:pPr>
            <w:pStyle w:val="TOC2"/>
            <w:tabs>
              <w:tab w:val="left" w:pos="960"/>
              <w:tab w:val="right" w:leader="dot" w:pos="9350"/>
            </w:tabs>
          </w:pPr>
        </w:pPrChange>
      </w:pPr>
      <w:del w:id="849" w:author="michael schneider" w:date="2013-12-03T14:58:00Z">
        <w:r w:rsidRPr="0088096E" w:rsidDel="00FB1C8B">
          <w:rPr>
            <w:rFonts w:ascii="Tahoma" w:hAnsi="Tahoma" w:cs="Tahoma"/>
            <w:noProof/>
            <w:rPrChange w:id="850" w:author="michael schneider" w:date="2013-12-03T09:17:00Z">
              <w:rPr>
                <w:rFonts w:ascii="Tahoma" w:hAnsi="Tahoma" w:cs="Tahoma"/>
                <w:noProof/>
              </w:rPr>
            </w:rPrChange>
          </w:rPr>
          <w:delText>3.4</w:delText>
        </w:r>
        <w:r w:rsidRPr="0088096E" w:rsidDel="00FB1C8B">
          <w:rPr>
            <w:rFonts w:ascii="Tahoma" w:eastAsiaTheme="minorEastAsia" w:hAnsi="Tahoma" w:cs="Tahoma"/>
            <w:noProof/>
            <w:sz w:val="22"/>
            <w:szCs w:val="22"/>
            <w:rPrChange w:id="851"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52" w:author="michael schneider" w:date="2013-12-03T09:17:00Z">
              <w:rPr>
                <w:rFonts w:ascii="Tahoma" w:hAnsi="Tahoma" w:cs="Tahoma"/>
                <w:noProof/>
              </w:rPr>
            </w:rPrChange>
          </w:rPr>
          <w:delText>Communications Interfaces</w:delText>
        </w:r>
        <w:r w:rsidRPr="0088096E" w:rsidDel="00FB1C8B">
          <w:rPr>
            <w:rFonts w:ascii="Tahoma" w:hAnsi="Tahoma" w:cs="Tahoma"/>
            <w:noProof/>
            <w:rPrChange w:id="853" w:author="michael schneider" w:date="2013-12-03T09:17:00Z">
              <w:rPr>
                <w:noProof/>
              </w:rPr>
            </w:rPrChange>
          </w:rPr>
          <w:tab/>
          <w:delText>10</w:delText>
        </w:r>
      </w:del>
    </w:p>
    <w:p w14:paraId="507665A7" w14:textId="77777777" w:rsidR="00F434BD" w:rsidRPr="0088096E" w:rsidDel="00FB1C8B" w:rsidRDefault="00F434BD" w:rsidP="0088096E">
      <w:pPr>
        <w:pStyle w:val="TOC1"/>
        <w:tabs>
          <w:tab w:val="left" w:pos="480"/>
          <w:tab w:val="right" w:leader="dot" w:pos="9350"/>
        </w:tabs>
        <w:rPr>
          <w:del w:id="854" w:author="michael schneider" w:date="2013-12-03T14:58:00Z"/>
          <w:rFonts w:ascii="Tahoma" w:eastAsiaTheme="minorEastAsia" w:hAnsi="Tahoma" w:cs="Tahoma"/>
          <w:noProof/>
          <w:sz w:val="22"/>
          <w:szCs w:val="22"/>
          <w:rPrChange w:id="855" w:author="michael schneider" w:date="2013-12-03T09:17:00Z">
            <w:rPr>
              <w:del w:id="856" w:author="michael schneider" w:date="2013-12-03T14:58:00Z"/>
              <w:rFonts w:asciiTheme="minorHAnsi" w:eastAsiaTheme="minorEastAsia" w:hAnsiTheme="minorHAnsi" w:cstheme="minorBidi"/>
              <w:noProof/>
              <w:sz w:val="22"/>
              <w:szCs w:val="22"/>
            </w:rPr>
          </w:rPrChange>
        </w:rPr>
        <w:pPrChange w:id="857" w:author="michael schneider" w:date="2013-12-03T09:15:00Z">
          <w:pPr>
            <w:pStyle w:val="TOC1"/>
            <w:tabs>
              <w:tab w:val="left" w:pos="480"/>
              <w:tab w:val="right" w:leader="dot" w:pos="9350"/>
            </w:tabs>
          </w:pPr>
        </w:pPrChange>
      </w:pPr>
      <w:del w:id="858" w:author="michael schneider" w:date="2013-12-03T14:58:00Z">
        <w:r w:rsidRPr="0088096E" w:rsidDel="00FB1C8B">
          <w:rPr>
            <w:rFonts w:ascii="Tahoma" w:hAnsi="Tahoma" w:cs="Tahoma"/>
            <w:noProof/>
            <w:rPrChange w:id="859" w:author="michael schneider" w:date="2013-12-03T09:17:00Z">
              <w:rPr>
                <w:rFonts w:ascii="Tahoma" w:hAnsi="Tahoma" w:cs="Tahoma"/>
                <w:noProof/>
              </w:rPr>
            </w:rPrChange>
          </w:rPr>
          <w:delText>4.</w:delText>
        </w:r>
        <w:r w:rsidRPr="0088096E" w:rsidDel="00FB1C8B">
          <w:rPr>
            <w:rFonts w:ascii="Tahoma" w:eastAsiaTheme="minorEastAsia" w:hAnsi="Tahoma" w:cs="Tahoma"/>
            <w:noProof/>
            <w:sz w:val="22"/>
            <w:szCs w:val="22"/>
            <w:rPrChange w:id="86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61" w:author="michael schneider" w:date="2013-12-03T09:17:00Z">
              <w:rPr>
                <w:rFonts w:ascii="Tahoma" w:hAnsi="Tahoma" w:cs="Tahoma"/>
                <w:noProof/>
              </w:rPr>
            </w:rPrChange>
          </w:rPr>
          <w:delText>System Features</w:delText>
        </w:r>
        <w:r w:rsidRPr="0088096E" w:rsidDel="00FB1C8B">
          <w:rPr>
            <w:rFonts w:ascii="Tahoma" w:hAnsi="Tahoma" w:cs="Tahoma"/>
            <w:noProof/>
            <w:rPrChange w:id="862" w:author="michael schneider" w:date="2013-12-03T09:17:00Z">
              <w:rPr>
                <w:noProof/>
              </w:rPr>
            </w:rPrChange>
          </w:rPr>
          <w:tab/>
          <w:delText>10</w:delText>
        </w:r>
      </w:del>
    </w:p>
    <w:p w14:paraId="692691CE" w14:textId="339BF634" w:rsidR="00F434BD" w:rsidRPr="0088096E" w:rsidDel="00FB1C8B" w:rsidRDefault="00F434BD" w:rsidP="0088096E">
      <w:pPr>
        <w:pStyle w:val="TOC2"/>
        <w:tabs>
          <w:tab w:val="left" w:pos="960"/>
          <w:tab w:val="right" w:leader="dot" w:pos="9350"/>
        </w:tabs>
        <w:rPr>
          <w:del w:id="863" w:author="michael schneider" w:date="2013-12-03T14:58:00Z"/>
          <w:rFonts w:ascii="Tahoma" w:eastAsiaTheme="minorEastAsia" w:hAnsi="Tahoma" w:cs="Tahoma"/>
          <w:noProof/>
          <w:sz w:val="22"/>
          <w:szCs w:val="22"/>
          <w:rPrChange w:id="864" w:author="michael schneider" w:date="2013-12-03T09:17:00Z">
            <w:rPr>
              <w:del w:id="865" w:author="michael schneider" w:date="2013-12-03T14:58:00Z"/>
              <w:rFonts w:asciiTheme="minorHAnsi" w:eastAsiaTheme="minorEastAsia" w:hAnsiTheme="minorHAnsi" w:cstheme="minorBidi"/>
              <w:noProof/>
              <w:sz w:val="22"/>
              <w:szCs w:val="22"/>
            </w:rPr>
          </w:rPrChange>
        </w:rPr>
        <w:pPrChange w:id="866" w:author="michael schneider" w:date="2013-12-03T09:15:00Z">
          <w:pPr>
            <w:pStyle w:val="TOC2"/>
            <w:tabs>
              <w:tab w:val="left" w:pos="960"/>
              <w:tab w:val="right" w:leader="dot" w:pos="9350"/>
            </w:tabs>
          </w:pPr>
        </w:pPrChange>
      </w:pPr>
      <w:del w:id="867" w:author="michael schneider" w:date="2013-12-03T14:58:00Z">
        <w:r w:rsidRPr="0088096E" w:rsidDel="00FB1C8B">
          <w:rPr>
            <w:rFonts w:ascii="Tahoma" w:hAnsi="Tahoma" w:cs="Tahoma"/>
            <w:noProof/>
            <w:rPrChange w:id="868" w:author="michael schneider" w:date="2013-12-03T09:17:00Z">
              <w:rPr>
                <w:rFonts w:ascii="Tahoma" w:hAnsi="Tahoma" w:cs="Tahoma"/>
                <w:noProof/>
              </w:rPr>
            </w:rPrChange>
          </w:rPr>
          <w:delText>4.1</w:delText>
        </w:r>
        <w:r w:rsidRPr="0088096E" w:rsidDel="00FB1C8B">
          <w:rPr>
            <w:rFonts w:ascii="Tahoma" w:eastAsiaTheme="minorEastAsia" w:hAnsi="Tahoma" w:cs="Tahoma"/>
            <w:noProof/>
            <w:sz w:val="22"/>
            <w:szCs w:val="22"/>
            <w:rPrChange w:id="869" w:author="michael schneider" w:date="2013-12-03T09:17:00Z">
              <w:rPr>
                <w:rFonts w:asciiTheme="minorHAnsi" w:eastAsiaTheme="minorEastAsia" w:hAnsiTheme="minorHAnsi" w:cstheme="minorBidi"/>
                <w:noProof/>
                <w:sz w:val="22"/>
                <w:szCs w:val="22"/>
              </w:rPr>
            </w:rPrChange>
          </w:rPr>
          <w:tab/>
        </w:r>
        <w:r w:rsidR="0088096E" w:rsidRPr="0088096E" w:rsidDel="00FB1C8B">
          <w:rPr>
            <w:rFonts w:ascii="Tahoma" w:eastAsiaTheme="minorEastAsia" w:hAnsi="Tahoma" w:cs="Tahoma"/>
            <w:noProof/>
            <w:szCs w:val="24"/>
            <w:rPrChange w:id="870" w:author="michael schneider" w:date="2013-12-03T09:17:00Z">
              <w:rPr>
                <w:rFonts w:asciiTheme="minorHAnsi" w:eastAsiaTheme="minorEastAsia" w:hAnsiTheme="minorHAnsi" w:cstheme="minorBidi"/>
                <w:noProof/>
                <w:sz w:val="22"/>
                <w:szCs w:val="22"/>
              </w:rPr>
            </w:rPrChange>
          </w:rPr>
          <w:delText>Customer</w:delText>
        </w:r>
        <w:r w:rsidRPr="0088096E" w:rsidDel="00FB1C8B">
          <w:rPr>
            <w:rFonts w:ascii="Tahoma" w:hAnsi="Tahoma" w:cs="Tahoma"/>
            <w:noProof/>
            <w:rPrChange w:id="871" w:author="michael schneider" w:date="2013-12-03T09:17:00Z">
              <w:rPr>
                <w:rFonts w:ascii="Tahoma" w:hAnsi="Tahoma" w:cs="Tahoma"/>
                <w:noProof/>
              </w:rPr>
            </w:rPrChange>
          </w:rPr>
          <w:delText>The system shall allow a customer to view blog posts by visiting a blog page.</w:delText>
        </w:r>
        <w:r w:rsidRPr="0088096E" w:rsidDel="00FB1C8B">
          <w:rPr>
            <w:rFonts w:ascii="Tahoma" w:hAnsi="Tahoma" w:cs="Tahoma"/>
            <w:noProof/>
            <w:rPrChange w:id="872" w:author="michael schneider" w:date="2013-12-03T09:17:00Z">
              <w:rPr>
                <w:noProof/>
              </w:rPr>
            </w:rPrChange>
          </w:rPr>
          <w:tab/>
          <w:delText>10</w:delText>
        </w:r>
      </w:del>
    </w:p>
    <w:p w14:paraId="07B47963" w14:textId="7B74B265" w:rsidR="00F434BD" w:rsidRPr="0088096E" w:rsidDel="00FB1C8B" w:rsidRDefault="00F434BD" w:rsidP="0088096E">
      <w:pPr>
        <w:pStyle w:val="TOC2"/>
        <w:tabs>
          <w:tab w:val="left" w:pos="960"/>
          <w:tab w:val="right" w:leader="dot" w:pos="9350"/>
        </w:tabs>
        <w:rPr>
          <w:del w:id="873" w:author="michael schneider" w:date="2013-12-03T14:58:00Z"/>
          <w:rFonts w:ascii="Tahoma" w:eastAsiaTheme="minorEastAsia" w:hAnsi="Tahoma" w:cs="Tahoma"/>
          <w:noProof/>
          <w:sz w:val="22"/>
          <w:szCs w:val="22"/>
          <w:rPrChange w:id="874" w:author="michael schneider" w:date="2013-12-03T09:17:00Z">
            <w:rPr>
              <w:del w:id="875" w:author="michael schneider" w:date="2013-12-03T14:58:00Z"/>
              <w:rFonts w:asciiTheme="minorHAnsi" w:eastAsiaTheme="minorEastAsia" w:hAnsiTheme="minorHAnsi" w:cstheme="minorBidi"/>
              <w:noProof/>
              <w:sz w:val="22"/>
              <w:szCs w:val="22"/>
            </w:rPr>
          </w:rPrChange>
        </w:rPr>
        <w:pPrChange w:id="876" w:author="michael schneider" w:date="2013-12-03T09:15:00Z">
          <w:pPr>
            <w:pStyle w:val="TOC2"/>
            <w:tabs>
              <w:tab w:val="left" w:pos="960"/>
              <w:tab w:val="right" w:leader="dot" w:pos="9350"/>
            </w:tabs>
          </w:pPr>
        </w:pPrChange>
      </w:pPr>
      <w:del w:id="877" w:author="michael schneider" w:date="2013-12-03T14:58:00Z">
        <w:r w:rsidRPr="0088096E" w:rsidDel="00FB1C8B">
          <w:rPr>
            <w:rFonts w:ascii="Tahoma" w:hAnsi="Tahoma" w:cs="Tahoma"/>
            <w:noProof/>
            <w:rPrChange w:id="878" w:author="michael schneider" w:date="2013-12-03T09:17:00Z">
              <w:rPr>
                <w:rFonts w:ascii="Tahoma" w:hAnsi="Tahoma" w:cs="Tahoma"/>
                <w:noProof/>
              </w:rPr>
            </w:rPrChange>
          </w:rPr>
          <w:delText>4.2</w:delText>
        </w:r>
        <w:r w:rsidRPr="0088096E" w:rsidDel="00FB1C8B">
          <w:rPr>
            <w:rFonts w:ascii="Tahoma" w:eastAsiaTheme="minorEastAsia" w:hAnsi="Tahoma" w:cs="Tahoma"/>
            <w:noProof/>
            <w:sz w:val="22"/>
            <w:szCs w:val="22"/>
            <w:rPrChange w:id="87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80" w:author="michael schneider" w:date="2013-12-03T09:17:00Z">
              <w:rPr>
                <w:rFonts w:ascii="Tahoma" w:hAnsi="Tahoma" w:cs="Tahoma"/>
                <w:noProof/>
              </w:rPr>
            </w:rPrChange>
          </w:rPr>
          <w:delText>The system shall allow a customer to search a blog page by keyword when the customer issues a blog page query.</w:delText>
        </w:r>
        <w:r w:rsidRPr="0088096E" w:rsidDel="00FB1C8B">
          <w:rPr>
            <w:rFonts w:ascii="Tahoma" w:hAnsi="Tahoma" w:cs="Tahoma"/>
            <w:noProof/>
            <w:rPrChange w:id="881" w:author="michael schneider" w:date="2013-12-03T09:17:00Z">
              <w:rPr>
                <w:noProof/>
              </w:rPr>
            </w:rPrChange>
          </w:rPr>
          <w:tab/>
          <w:delText>11</w:delText>
        </w:r>
      </w:del>
    </w:p>
    <w:p w14:paraId="31A16D82" w14:textId="540B7504" w:rsidR="00F434BD" w:rsidRPr="0088096E" w:rsidDel="00FB1C8B" w:rsidRDefault="00F434BD" w:rsidP="0088096E">
      <w:pPr>
        <w:pStyle w:val="TOC2"/>
        <w:tabs>
          <w:tab w:val="left" w:pos="960"/>
          <w:tab w:val="right" w:leader="dot" w:pos="9350"/>
        </w:tabs>
        <w:rPr>
          <w:del w:id="882" w:author="michael schneider" w:date="2013-12-03T14:58:00Z"/>
          <w:rFonts w:ascii="Tahoma" w:eastAsiaTheme="minorEastAsia" w:hAnsi="Tahoma" w:cs="Tahoma"/>
          <w:noProof/>
          <w:sz w:val="22"/>
          <w:szCs w:val="22"/>
          <w:rPrChange w:id="883" w:author="michael schneider" w:date="2013-12-03T09:17:00Z">
            <w:rPr>
              <w:del w:id="884" w:author="michael schneider" w:date="2013-12-03T14:58:00Z"/>
              <w:rFonts w:asciiTheme="minorHAnsi" w:eastAsiaTheme="minorEastAsia" w:hAnsiTheme="minorHAnsi" w:cstheme="minorBidi"/>
              <w:noProof/>
              <w:sz w:val="22"/>
              <w:szCs w:val="22"/>
            </w:rPr>
          </w:rPrChange>
        </w:rPr>
        <w:pPrChange w:id="885" w:author="michael schneider" w:date="2013-12-03T09:15:00Z">
          <w:pPr>
            <w:pStyle w:val="TOC2"/>
            <w:tabs>
              <w:tab w:val="left" w:pos="960"/>
              <w:tab w:val="right" w:leader="dot" w:pos="9350"/>
            </w:tabs>
          </w:pPr>
        </w:pPrChange>
      </w:pPr>
      <w:del w:id="886" w:author="michael schneider" w:date="2013-12-03T14:58:00Z">
        <w:r w:rsidRPr="0088096E" w:rsidDel="00FB1C8B">
          <w:rPr>
            <w:rFonts w:ascii="Tahoma" w:hAnsi="Tahoma" w:cs="Tahoma"/>
            <w:noProof/>
            <w:rPrChange w:id="887" w:author="michael schneider" w:date="2013-12-03T09:17:00Z">
              <w:rPr>
                <w:rFonts w:ascii="Tahoma" w:hAnsi="Tahoma" w:cs="Tahoma"/>
                <w:noProof/>
              </w:rPr>
            </w:rPrChange>
          </w:rPr>
          <w:delText>4.3</w:delText>
        </w:r>
        <w:r w:rsidRPr="0088096E" w:rsidDel="00FB1C8B">
          <w:rPr>
            <w:rFonts w:ascii="Tahoma" w:eastAsiaTheme="minorEastAsia" w:hAnsi="Tahoma" w:cs="Tahoma"/>
            <w:noProof/>
            <w:sz w:val="22"/>
            <w:szCs w:val="22"/>
            <w:rPrChange w:id="88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889" w:author="michael schneider" w:date="2013-12-03T09:17:00Z">
              <w:rPr>
                <w:rFonts w:ascii="Tahoma" w:hAnsi="Tahoma" w:cs="Tahoma"/>
                <w:noProof/>
              </w:rPr>
            </w:rPrChange>
          </w:rPr>
          <w:delText>The system shall allow a customer to view general information about the Jonesborough Farmer’s Market by accessing the home page, blog page, or Q &amp; A page.</w:delText>
        </w:r>
        <w:r w:rsidRPr="0088096E" w:rsidDel="00FB1C8B">
          <w:rPr>
            <w:rFonts w:ascii="Tahoma" w:hAnsi="Tahoma" w:cs="Tahoma"/>
            <w:noProof/>
            <w:rPrChange w:id="890" w:author="michael schneider" w:date="2013-12-03T09:17:00Z">
              <w:rPr>
                <w:noProof/>
              </w:rPr>
            </w:rPrChange>
          </w:rPr>
          <w:tab/>
          <w:delText>12</w:delText>
        </w:r>
      </w:del>
    </w:p>
    <w:p w14:paraId="18F2E3F4" w14:textId="435E0C1E" w:rsidR="00F434BD" w:rsidRPr="0088096E" w:rsidDel="00FB1C8B" w:rsidRDefault="00F434BD" w:rsidP="0088096E">
      <w:pPr>
        <w:pStyle w:val="TOC2"/>
        <w:tabs>
          <w:tab w:val="left" w:pos="960"/>
          <w:tab w:val="right" w:leader="dot" w:pos="9350"/>
        </w:tabs>
        <w:rPr>
          <w:del w:id="891" w:author="michael schneider" w:date="2013-12-03T14:58:00Z"/>
          <w:rFonts w:ascii="Tahoma" w:eastAsiaTheme="minorEastAsia" w:hAnsi="Tahoma" w:cs="Tahoma"/>
          <w:noProof/>
          <w:sz w:val="22"/>
          <w:szCs w:val="22"/>
          <w:rPrChange w:id="892" w:author="michael schneider" w:date="2013-12-03T09:17:00Z">
            <w:rPr>
              <w:del w:id="893" w:author="michael schneider" w:date="2013-12-03T14:58:00Z"/>
              <w:rFonts w:asciiTheme="minorHAnsi" w:eastAsiaTheme="minorEastAsia" w:hAnsiTheme="minorHAnsi" w:cstheme="minorBidi"/>
              <w:noProof/>
              <w:sz w:val="22"/>
              <w:szCs w:val="22"/>
            </w:rPr>
          </w:rPrChange>
        </w:rPr>
        <w:pPrChange w:id="894" w:author="michael schneider" w:date="2013-12-03T09:15:00Z">
          <w:pPr>
            <w:pStyle w:val="TOC2"/>
            <w:tabs>
              <w:tab w:val="left" w:pos="960"/>
              <w:tab w:val="right" w:leader="dot" w:pos="9350"/>
            </w:tabs>
          </w:pPr>
        </w:pPrChange>
      </w:pPr>
      <w:del w:id="895" w:author="michael schneider" w:date="2013-12-03T14:58:00Z">
        <w:r w:rsidRPr="0088096E" w:rsidDel="00FB1C8B">
          <w:rPr>
            <w:rFonts w:ascii="Tahoma" w:hAnsi="Tahoma" w:cs="Tahoma"/>
            <w:noProof/>
            <w:rPrChange w:id="896" w:author="michael schneider" w:date="2013-12-03T09:17:00Z">
              <w:rPr>
                <w:rFonts w:ascii="Tahoma" w:hAnsi="Tahoma" w:cs="Tahoma"/>
                <w:noProof/>
              </w:rPr>
            </w:rPrChange>
          </w:rPr>
          <w:delText>4.4</w:delText>
        </w:r>
        <w:r w:rsidRPr="0088096E" w:rsidDel="00FB1C8B">
          <w:rPr>
            <w:rFonts w:ascii="Tahoma" w:eastAsiaTheme="minorEastAsia" w:hAnsi="Tahoma" w:cs="Tahoma"/>
            <w:noProof/>
            <w:sz w:val="22"/>
            <w:szCs w:val="22"/>
            <w:rPrChange w:id="897"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898" w:author="michael schneider" w:date="2013-12-03T09:17:00Z">
              <w:rPr>
                <w:rFonts w:ascii="Tahoma" w:hAnsi="Tahoma" w:cs="Tahoma"/>
                <w:noProof/>
                <w:highlight w:val="yellow"/>
              </w:rPr>
            </w:rPrChange>
          </w:rPr>
          <w:delText>The system shall allow an administrator to create a blog post when an administrator issues a “create new blog post” command.</w:delText>
        </w:r>
        <w:r w:rsidRPr="0088096E" w:rsidDel="00FB1C8B">
          <w:rPr>
            <w:rFonts w:ascii="Tahoma" w:hAnsi="Tahoma" w:cs="Tahoma"/>
            <w:noProof/>
            <w:rPrChange w:id="899" w:author="michael schneider" w:date="2013-12-03T09:17:00Z">
              <w:rPr>
                <w:noProof/>
              </w:rPr>
            </w:rPrChange>
          </w:rPr>
          <w:tab/>
          <w:delText>13</w:delText>
        </w:r>
      </w:del>
    </w:p>
    <w:p w14:paraId="391FC54F" w14:textId="4B1442CE" w:rsidR="00F434BD" w:rsidRPr="0088096E" w:rsidDel="00FB1C8B" w:rsidRDefault="00F434BD" w:rsidP="0088096E">
      <w:pPr>
        <w:pStyle w:val="TOC2"/>
        <w:tabs>
          <w:tab w:val="left" w:pos="960"/>
          <w:tab w:val="right" w:leader="dot" w:pos="9350"/>
        </w:tabs>
        <w:rPr>
          <w:del w:id="900" w:author="michael schneider" w:date="2013-12-03T14:58:00Z"/>
          <w:rFonts w:ascii="Tahoma" w:eastAsiaTheme="minorEastAsia" w:hAnsi="Tahoma" w:cs="Tahoma"/>
          <w:noProof/>
          <w:sz w:val="22"/>
          <w:szCs w:val="22"/>
          <w:rPrChange w:id="901" w:author="michael schneider" w:date="2013-12-03T09:17:00Z">
            <w:rPr>
              <w:del w:id="902" w:author="michael schneider" w:date="2013-12-03T14:58:00Z"/>
              <w:rFonts w:asciiTheme="minorHAnsi" w:eastAsiaTheme="minorEastAsia" w:hAnsiTheme="minorHAnsi" w:cstheme="minorBidi"/>
              <w:noProof/>
              <w:sz w:val="22"/>
              <w:szCs w:val="22"/>
            </w:rPr>
          </w:rPrChange>
        </w:rPr>
        <w:pPrChange w:id="903" w:author="michael schneider" w:date="2013-12-03T09:15:00Z">
          <w:pPr>
            <w:pStyle w:val="TOC2"/>
            <w:tabs>
              <w:tab w:val="left" w:pos="960"/>
              <w:tab w:val="right" w:leader="dot" w:pos="9350"/>
            </w:tabs>
          </w:pPr>
        </w:pPrChange>
      </w:pPr>
      <w:del w:id="904" w:author="michael schneider" w:date="2013-12-03T14:58:00Z">
        <w:r w:rsidRPr="0088096E" w:rsidDel="00FB1C8B">
          <w:rPr>
            <w:rFonts w:ascii="Tahoma" w:hAnsi="Tahoma" w:cs="Tahoma"/>
            <w:noProof/>
            <w:rPrChange w:id="905" w:author="michael schneider" w:date="2013-12-03T09:17:00Z">
              <w:rPr>
                <w:rFonts w:ascii="Tahoma" w:hAnsi="Tahoma" w:cs="Tahoma"/>
                <w:noProof/>
              </w:rPr>
            </w:rPrChange>
          </w:rPr>
          <w:delText>4.5</w:delText>
        </w:r>
        <w:r w:rsidRPr="0088096E" w:rsidDel="00FB1C8B">
          <w:rPr>
            <w:rFonts w:ascii="Tahoma" w:eastAsiaTheme="minorEastAsia" w:hAnsi="Tahoma" w:cs="Tahoma"/>
            <w:noProof/>
            <w:sz w:val="22"/>
            <w:szCs w:val="22"/>
            <w:rPrChange w:id="90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07" w:author="michael schneider" w:date="2013-12-03T09:17:00Z">
              <w:rPr>
                <w:rFonts w:ascii="Tahoma" w:hAnsi="Tahoma" w:cs="Tahoma"/>
                <w:noProof/>
              </w:rPr>
            </w:rPrChange>
          </w:rPr>
          <w:delText>The system shall allow a customer to login when the customer submits his or her login credentials.</w:delText>
        </w:r>
        <w:r w:rsidRPr="0088096E" w:rsidDel="00FB1C8B">
          <w:rPr>
            <w:rFonts w:ascii="Tahoma" w:hAnsi="Tahoma" w:cs="Tahoma"/>
            <w:noProof/>
            <w:rPrChange w:id="908" w:author="michael schneider" w:date="2013-12-03T09:17:00Z">
              <w:rPr>
                <w:noProof/>
              </w:rPr>
            </w:rPrChange>
          </w:rPr>
          <w:tab/>
          <w:delText>13</w:delText>
        </w:r>
      </w:del>
    </w:p>
    <w:p w14:paraId="12E12DFC" w14:textId="2B3AA04B" w:rsidR="00F434BD" w:rsidRPr="0088096E" w:rsidDel="00FB1C8B" w:rsidRDefault="00F434BD" w:rsidP="0088096E">
      <w:pPr>
        <w:pStyle w:val="TOC2"/>
        <w:tabs>
          <w:tab w:val="left" w:pos="960"/>
          <w:tab w:val="right" w:leader="dot" w:pos="9350"/>
        </w:tabs>
        <w:rPr>
          <w:del w:id="909" w:author="michael schneider" w:date="2013-12-03T14:58:00Z"/>
          <w:rFonts w:ascii="Tahoma" w:eastAsiaTheme="minorEastAsia" w:hAnsi="Tahoma" w:cs="Tahoma"/>
          <w:noProof/>
          <w:sz w:val="22"/>
          <w:szCs w:val="22"/>
          <w:rPrChange w:id="910" w:author="michael schneider" w:date="2013-12-03T09:17:00Z">
            <w:rPr>
              <w:del w:id="911" w:author="michael schneider" w:date="2013-12-03T14:58:00Z"/>
              <w:rFonts w:asciiTheme="minorHAnsi" w:eastAsiaTheme="minorEastAsia" w:hAnsiTheme="minorHAnsi" w:cstheme="minorBidi"/>
              <w:noProof/>
              <w:sz w:val="22"/>
              <w:szCs w:val="22"/>
            </w:rPr>
          </w:rPrChange>
        </w:rPr>
        <w:pPrChange w:id="912" w:author="michael schneider" w:date="2013-12-03T09:15:00Z">
          <w:pPr>
            <w:pStyle w:val="TOC2"/>
            <w:tabs>
              <w:tab w:val="left" w:pos="960"/>
              <w:tab w:val="right" w:leader="dot" w:pos="9350"/>
            </w:tabs>
          </w:pPr>
        </w:pPrChange>
      </w:pPr>
      <w:del w:id="913" w:author="michael schneider" w:date="2013-12-03T14:58:00Z">
        <w:r w:rsidRPr="0088096E" w:rsidDel="00FB1C8B">
          <w:rPr>
            <w:rFonts w:ascii="Tahoma" w:hAnsi="Tahoma" w:cs="Tahoma"/>
            <w:noProof/>
            <w:rPrChange w:id="914" w:author="michael schneider" w:date="2013-12-03T09:17:00Z">
              <w:rPr>
                <w:rFonts w:ascii="Tahoma" w:hAnsi="Tahoma" w:cs="Tahoma"/>
                <w:noProof/>
              </w:rPr>
            </w:rPrChange>
          </w:rPr>
          <w:delText>4.6</w:delText>
        </w:r>
        <w:r w:rsidRPr="0088096E" w:rsidDel="00FB1C8B">
          <w:rPr>
            <w:rFonts w:ascii="Tahoma" w:eastAsiaTheme="minorEastAsia" w:hAnsi="Tahoma" w:cs="Tahoma"/>
            <w:noProof/>
            <w:sz w:val="22"/>
            <w:szCs w:val="22"/>
            <w:rPrChange w:id="915"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16" w:author="michael schneider" w:date="2013-12-03T09:17:00Z">
              <w:rPr>
                <w:rFonts w:ascii="Tahoma" w:hAnsi="Tahoma" w:cs="Tahoma"/>
                <w:noProof/>
              </w:rPr>
            </w:rPrChange>
          </w:rPr>
          <w:delText>The system shall allow a customer to create an account</w:delText>
        </w:r>
        <w:r w:rsidRPr="0088096E" w:rsidDel="00FB1C8B">
          <w:rPr>
            <w:rFonts w:ascii="Tahoma" w:hAnsi="Tahoma" w:cs="Tahoma"/>
            <w:noProof/>
            <w:rPrChange w:id="917" w:author="michael schneider" w:date="2013-12-03T09:17:00Z">
              <w:rPr>
                <w:noProof/>
              </w:rPr>
            </w:rPrChange>
          </w:rPr>
          <w:tab/>
          <w:delText>13</w:delText>
        </w:r>
      </w:del>
    </w:p>
    <w:p w14:paraId="63ADDE8F" w14:textId="7A608C91" w:rsidR="00F434BD" w:rsidRPr="0088096E" w:rsidDel="00FB1C8B" w:rsidRDefault="00F434BD" w:rsidP="0088096E">
      <w:pPr>
        <w:pStyle w:val="TOC2"/>
        <w:tabs>
          <w:tab w:val="left" w:pos="960"/>
          <w:tab w:val="right" w:leader="dot" w:pos="9350"/>
        </w:tabs>
        <w:rPr>
          <w:del w:id="918" w:author="michael schneider" w:date="2013-12-03T14:58:00Z"/>
          <w:rFonts w:ascii="Tahoma" w:eastAsiaTheme="minorEastAsia" w:hAnsi="Tahoma" w:cs="Tahoma"/>
          <w:noProof/>
          <w:sz w:val="22"/>
          <w:szCs w:val="22"/>
          <w:rPrChange w:id="919" w:author="michael schneider" w:date="2013-12-03T09:17:00Z">
            <w:rPr>
              <w:del w:id="920" w:author="michael schneider" w:date="2013-12-03T14:58:00Z"/>
              <w:rFonts w:asciiTheme="minorHAnsi" w:eastAsiaTheme="minorEastAsia" w:hAnsiTheme="minorHAnsi" w:cstheme="minorBidi"/>
              <w:noProof/>
              <w:sz w:val="22"/>
              <w:szCs w:val="22"/>
            </w:rPr>
          </w:rPrChange>
        </w:rPr>
        <w:pPrChange w:id="921" w:author="michael schneider" w:date="2013-12-03T09:15:00Z">
          <w:pPr>
            <w:pStyle w:val="TOC2"/>
            <w:tabs>
              <w:tab w:val="left" w:pos="960"/>
              <w:tab w:val="right" w:leader="dot" w:pos="9350"/>
            </w:tabs>
          </w:pPr>
        </w:pPrChange>
      </w:pPr>
      <w:del w:id="922" w:author="michael schneider" w:date="2013-12-03T14:58:00Z">
        <w:r w:rsidRPr="0088096E" w:rsidDel="00FB1C8B">
          <w:rPr>
            <w:rFonts w:ascii="Tahoma" w:hAnsi="Tahoma" w:cs="Tahoma"/>
            <w:noProof/>
            <w:rPrChange w:id="923" w:author="michael schneider" w:date="2013-12-03T09:17:00Z">
              <w:rPr>
                <w:rFonts w:ascii="Tahoma" w:hAnsi="Tahoma" w:cs="Tahoma"/>
                <w:noProof/>
              </w:rPr>
            </w:rPrChange>
          </w:rPr>
          <w:delText>4.7</w:delText>
        </w:r>
        <w:r w:rsidRPr="0088096E" w:rsidDel="00FB1C8B">
          <w:rPr>
            <w:rFonts w:ascii="Tahoma" w:eastAsiaTheme="minorEastAsia" w:hAnsi="Tahoma" w:cs="Tahoma"/>
            <w:noProof/>
            <w:sz w:val="22"/>
            <w:szCs w:val="22"/>
            <w:rPrChange w:id="92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25" w:author="michael schneider" w:date="2013-12-03T09:17:00Z">
              <w:rPr>
                <w:rFonts w:ascii="Tahoma" w:hAnsi="Tahoma" w:cs="Tahoma"/>
                <w:noProof/>
              </w:rPr>
            </w:rPrChange>
          </w:rPr>
          <w:delText>The system shall allow a customer to view their order history</w:delText>
        </w:r>
        <w:r w:rsidRPr="0088096E" w:rsidDel="00FB1C8B">
          <w:rPr>
            <w:rFonts w:ascii="Tahoma" w:hAnsi="Tahoma" w:cs="Tahoma"/>
            <w:noProof/>
            <w:rPrChange w:id="926" w:author="michael schneider" w:date="2013-12-03T09:17:00Z">
              <w:rPr>
                <w:noProof/>
              </w:rPr>
            </w:rPrChange>
          </w:rPr>
          <w:tab/>
          <w:delText>13</w:delText>
        </w:r>
      </w:del>
    </w:p>
    <w:p w14:paraId="203FEEC4" w14:textId="6BC7BDA9" w:rsidR="00F434BD" w:rsidRPr="0088096E" w:rsidDel="00FB1C8B" w:rsidRDefault="00F434BD" w:rsidP="0088096E">
      <w:pPr>
        <w:pStyle w:val="TOC2"/>
        <w:tabs>
          <w:tab w:val="left" w:pos="960"/>
          <w:tab w:val="right" w:leader="dot" w:pos="9350"/>
        </w:tabs>
        <w:rPr>
          <w:del w:id="927" w:author="michael schneider" w:date="2013-12-03T14:58:00Z"/>
          <w:rFonts w:ascii="Tahoma" w:eastAsiaTheme="minorEastAsia" w:hAnsi="Tahoma" w:cs="Tahoma"/>
          <w:noProof/>
          <w:sz w:val="22"/>
          <w:szCs w:val="22"/>
          <w:rPrChange w:id="928" w:author="michael schneider" w:date="2013-12-03T09:17:00Z">
            <w:rPr>
              <w:del w:id="929" w:author="michael schneider" w:date="2013-12-03T14:58:00Z"/>
              <w:rFonts w:asciiTheme="minorHAnsi" w:eastAsiaTheme="minorEastAsia" w:hAnsiTheme="minorHAnsi" w:cstheme="minorBidi"/>
              <w:noProof/>
              <w:sz w:val="22"/>
              <w:szCs w:val="22"/>
            </w:rPr>
          </w:rPrChange>
        </w:rPr>
        <w:pPrChange w:id="930" w:author="michael schneider" w:date="2013-12-03T09:15:00Z">
          <w:pPr>
            <w:pStyle w:val="TOC2"/>
            <w:tabs>
              <w:tab w:val="left" w:pos="960"/>
              <w:tab w:val="right" w:leader="dot" w:pos="9350"/>
            </w:tabs>
          </w:pPr>
        </w:pPrChange>
      </w:pPr>
      <w:del w:id="931" w:author="michael schneider" w:date="2013-12-03T14:58:00Z">
        <w:r w:rsidRPr="0088096E" w:rsidDel="00FB1C8B">
          <w:rPr>
            <w:rFonts w:ascii="Tahoma" w:hAnsi="Tahoma" w:cs="Tahoma"/>
            <w:noProof/>
            <w:rPrChange w:id="932" w:author="michael schneider" w:date="2013-12-03T09:17:00Z">
              <w:rPr>
                <w:rFonts w:ascii="Tahoma" w:hAnsi="Tahoma" w:cs="Tahoma"/>
                <w:noProof/>
              </w:rPr>
            </w:rPrChange>
          </w:rPr>
          <w:delText>4.8</w:delText>
        </w:r>
        <w:r w:rsidRPr="0088096E" w:rsidDel="00FB1C8B">
          <w:rPr>
            <w:rFonts w:ascii="Tahoma" w:eastAsiaTheme="minorEastAsia" w:hAnsi="Tahoma" w:cs="Tahoma"/>
            <w:noProof/>
            <w:sz w:val="22"/>
            <w:szCs w:val="22"/>
            <w:rPrChange w:id="933"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34" w:author="michael schneider" w:date="2013-12-03T09:17:00Z">
              <w:rPr>
                <w:rFonts w:ascii="Tahoma" w:hAnsi="Tahoma" w:cs="Tahoma"/>
                <w:noProof/>
              </w:rPr>
            </w:rPrChange>
          </w:rPr>
          <w:delText>The system shall allow a customer to reset a forgotten password</w:delText>
        </w:r>
        <w:r w:rsidRPr="0088096E" w:rsidDel="00FB1C8B">
          <w:rPr>
            <w:rFonts w:ascii="Tahoma" w:hAnsi="Tahoma" w:cs="Tahoma"/>
            <w:noProof/>
            <w:rPrChange w:id="935" w:author="michael schneider" w:date="2013-12-03T09:17:00Z">
              <w:rPr>
                <w:noProof/>
              </w:rPr>
            </w:rPrChange>
          </w:rPr>
          <w:tab/>
          <w:delText>14</w:delText>
        </w:r>
      </w:del>
    </w:p>
    <w:p w14:paraId="4FB78E5F" w14:textId="39DF020F" w:rsidR="00F434BD" w:rsidRPr="0088096E" w:rsidDel="00FB1C8B" w:rsidRDefault="00F434BD" w:rsidP="0088096E">
      <w:pPr>
        <w:pStyle w:val="TOC2"/>
        <w:tabs>
          <w:tab w:val="left" w:pos="960"/>
          <w:tab w:val="right" w:leader="dot" w:pos="9350"/>
        </w:tabs>
        <w:rPr>
          <w:del w:id="936" w:author="michael schneider" w:date="2013-12-03T14:58:00Z"/>
          <w:rFonts w:ascii="Tahoma" w:eastAsiaTheme="minorEastAsia" w:hAnsi="Tahoma" w:cs="Tahoma"/>
          <w:noProof/>
          <w:sz w:val="22"/>
          <w:szCs w:val="22"/>
          <w:rPrChange w:id="937" w:author="michael schneider" w:date="2013-12-03T09:17:00Z">
            <w:rPr>
              <w:del w:id="938" w:author="michael schneider" w:date="2013-12-03T14:58:00Z"/>
              <w:rFonts w:asciiTheme="minorHAnsi" w:eastAsiaTheme="minorEastAsia" w:hAnsiTheme="minorHAnsi" w:cstheme="minorBidi"/>
              <w:noProof/>
              <w:sz w:val="22"/>
              <w:szCs w:val="22"/>
            </w:rPr>
          </w:rPrChange>
        </w:rPr>
        <w:pPrChange w:id="939" w:author="michael schneider" w:date="2013-12-03T09:15:00Z">
          <w:pPr>
            <w:pStyle w:val="TOC2"/>
            <w:tabs>
              <w:tab w:val="left" w:pos="960"/>
              <w:tab w:val="right" w:leader="dot" w:pos="9350"/>
            </w:tabs>
          </w:pPr>
        </w:pPrChange>
      </w:pPr>
      <w:del w:id="940" w:author="michael schneider" w:date="2013-12-03T14:58:00Z">
        <w:r w:rsidRPr="0088096E" w:rsidDel="00FB1C8B">
          <w:rPr>
            <w:rFonts w:ascii="Tahoma" w:hAnsi="Tahoma" w:cs="Tahoma"/>
            <w:noProof/>
            <w:rPrChange w:id="941" w:author="michael schneider" w:date="2013-12-03T09:17:00Z">
              <w:rPr>
                <w:rFonts w:ascii="Tahoma" w:hAnsi="Tahoma" w:cs="Tahoma"/>
                <w:noProof/>
              </w:rPr>
            </w:rPrChange>
          </w:rPr>
          <w:delText>4.9</w:delText>
        </w:r>
        <w:r w:rsidRPr="0088096E" w:rsidDel="00FB1C8B">
          <w:rPr>
            <w:rFonts w:ascii="Tahoma" w:eastAsiaTheme="minorEastAsia" w:hAnsi="Tahoma" w:cs="Tahoma"/>
            <w:noProof/>
            <w:sz w:val="22"/>
            <w:szCs w:val="22"/>
            <w:rPrChange w:id="94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43" w:author="michael schneider" w:date="2013-12-03T09:17:00Z">
              <w:rPr>
                <w:rFonts w:ascii="Tahoma" w:hAnsi="Tahoma" w:cs="Tahoma"/>
                <w:noProof/>
              </w:rPr>
            </w:rPrChange>
          </w:rPr>
          <w:delText>The system shall display available products when a customer issues the “display available products” command.</w:delText>
        </w:r>
        <w:r w:rsidRPr="0088096E" w:rsidDel="00FB1C8B">
          <w:rPr>
            <w:rFonts w:ascii="Tahoma" w:hAnsi="Tahoma" w:cs="Tahoma"/>
            <w:noProof/>
            <w:rPrChange w:id="944" w:author="michael schneider" w:date="2013-12-03T09:17:00Z">
              <w:rPr>
                <w:noProof/>
              </w:rPr>
            </w:rPrChange>
          </w:rPr>
          <w:tab/>
          <w:delText>14</w:delText>
        </w:r>
      </w:del>
    </w:p>
    <w:p w14:paraId="4FDDC30E" w14:textId="4B2B146A" w:rsidR="00F434BD" w:rsidRPr="0088096E" w:rsidDel="00FB1C8B" w:rsidRDefault="00F434BD" w:rsidP="0088096E">
      <w:pPr>
        <w:pStyle w:val="TOC2"/>
        <w:tabs>
          <w:tab w:val="left" w:pos="960"/>
          <w:tab w:val="right" w:leader="dot" w:pos="9350"/>
        </w:tabs>
        <w:rPr>
          <w:del w:id="945" w:author="michael schneider" w:date="2013-12-03T14:58:00Z"/>
          <w:rFonts w:ascii="Tahoma" w:eastAsiaTheme="minorEastAsia" w:hAnsi="Tahoma" w:cs="Tahoma"/>
          <w:noProof/>
          <w:sz w:val="22"/>
          <w:szCs w:val="22"/>
          <w:rPrChange w:id="946" w:author="michael schneider" w:date="2013-12-03T09:17:00Z">
            <w:rPr>
              <w:del w:id="947" w:author="michael schneider" w:date="2013-12-03T14:58:00Z"/>
              <w:rFonts w:asciiTheme="minorHAnsi" w:eastAsiaTheme="minorEastAsia" w:hAnsiTheme="minorHAnsi" w:cstheme="minorBidi"/>
              <w:noProof/>
              <w:sz w:val="22"/>
              <w:szCs w:val="22"/>
            </w:rPr>
          </w:rPrChange>
        </w:rPr>
        <w:pPrChange w:id="948" w:author="michael schneider" w:date="2013-12-03T09:15:00Z">
          <w:pPr>
            <w:pStyle w:val="TOC2"/>
            <w:tabs>
              <w:tab w:val="left" w:pos="960"/>
              <w:tab w:val="right" w:leader="dot" w:pos="9350"/>
            </w:tabs>
          </w:pPr>
        </w:pPrChange>
      </w:pPr>
      <w:del w:id="949" w:author="michael schneider" w:date="2013-12-03T14:58:00Z">
        <w:r w:rsidRPr="0088096E" w:rsidDel="00FB1C8B">
          <w:rPr>
            <w:rFonts w:ascii="Tahoma" w:hAnsi="Tahoma" w:cs="Tahoma"/>
            <w:noProof/>
            <w:rPrChange w:id="950" w:author="michael schneider" w:date="2013-12-03T09:17:00Z">
              <w:rPr>
                <w:rFonts w:ascii="Tahoma" w:hAnsi="Tahoma" w:cs="Tahoma"/>
                <w:noProof/>
              </w:rPr>
            </w:rPrChange>
          </w:rPr>
          <w:delText>4.10</w:delText>
        </w:r>
        <w:r w:rsidRPr="0088096E" w:rsidDel="00FB1C8B">
          <w:rPr>
            <w:rFonts w:ascii="Tahoma" w:eastAsiaTheme="minorEastAsia" w:hAnsi="Tahoma" w:cs="Tahoma"/>
            <w:noProof/>
            <w:sz w:val="22"/>
            <w:szCs w:val="22"/>
            <w:rPrChange w:id="951"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52" w:author="michael schneider" w:date="2013-12-03T09:17:00Z">
              <w:rPr>
                <w:rFonts w:ascii="Tahoma" w:hAnsi="Tahoma" w:cs="Tahoma"/>
                <w:noProof/>
              </w:rPr>
            </w:rPrChange>
          </w:rPr>
          <w:delText>The system shall allow a Customer to purchase available products from the market.</w:delText>
        </w:r>
        <w:r w:rsidRPr="0088096E" w:rsidDel="00FB1C8B">
          <w:rPr>
            <w:rFonts w:ascii="Tahoma" w:hAnsi="Tahoma" w:cs="Tahoma"/>
            <w:noProof/>
            <w:rPrChange w:id="953" w:author="michael schneider" w:date="2013-12-03T09:17:00Z">
              <w:rPr>
                <w:noProof/>
              </w:rPr>
            </w:rPrChange>
          </w:rPr>
          <w:tab/>
          <w:delText>14</w:delText>
        </w:r>
      </w:del>
    </w:p>
    <w:p w14:paraId="0990C32F" w14:textId="4F0DCADB" w:rsidR="00F434BD" w:rsidRPr="0088096E" w:rsidDel="00FB1C8B" w:rsidRDefault="00F434BD" w:rsidP="0088096E">
      <w:pPr>
        <w:pStyle w:val="TOC2"/>
        <w:tabs>
          <w:tab w:val="left" w:pos="960"/>
          <w:tab w:val="right" w:leader="dot" w:pos="9350"/>
        </w:tabs>
        <w:rPr>
          <w:del w:id="954" w:author="michael schneider" w:date="2013-12-03T14:58:00Z"/>
          <w:rFonts w:ascii="Tahoma" w:eastAsiaTheme="minorEastAsia" w:hAnsi="Tahoma" w:cs="Tahoma"/>
          <w:noProof/>
          <w:sz w:val="22"/>
          <w:szCs w:val="22"/>
          <w:rPrChange w:id="955" w:author="michael schneider" w:date="2013-12-03T09:17:00Z">
            <w:rPr>
              <w:del w:id="956" w:author="michael schneider" w:date="2013-12-03T14:58:00Z"/>
              <w:rFonts w:asciiTheme="minorHAnsi" w:eastAsiaTheme="minorEastAsia" w:hAnsiTheme="minorHAnsi" w:cstheme="minorBidi"/>
              <w:noProof/>
              <w:sz w:val="22"/>
              <w:szCs w:val="22"/>
            </w:rPr>
          </w:rPrChange>
        </w:rPr>
        <w:pPrChange w:id="957" w:author="michael schneider" w:date="2013-12-03T09:15:00Z">
          <w:pPr>
            <w:pStyle w:val="TOC2"/>
            <w:tabs>
              <w:tab w:val="left" w:pos="960"/>
              <w:tab w:val="right" w:leader="dot" w:pos="9350"/>
            </w:tabs>
          </w:pPr>
        </w:pPrChange>
      </w:pPr>
      <w:del w:id="958" w:author="michael schneider" w:date="2013-12-03T14:58:00Z">
        <w:r w:rsidRPr="0088096E" w:rsidDel="00FB1C8B">
          <w:rPr>
            <w:rFonts w:ascii="Tahoma" w:hAnsi="Tahoma" w:cs="Tahoma"/>
            <w:noProof/>
            <w:rPrChange w:id="959" w:author="michael schneider" w:date="2013-12-03T09:17:00Z">
              <w:rPr>
                <w:rFonts w:ascii="Tahoma" w:hAnsi="Tahoma" w:cs="Tahoma"/>
                <w:noProof/>
              </w:rPr>
            </w:rPrChange>
          </w:rPr>
          <w:delText>4.11</w:delText>
        </w:r>
        <w:r w:rsidRPr="0088096E" w:rsidDel="00FB1C8B">
          <w:rPr>
            <w:rFonts w:ascii="Tahoma" w:eastAsiaTheme="minorEastAsia" w:hAnsi="Tahoma" w:cs="Tahoma"/>
            <w:noProof/>
            <w:sz w:val="22"/>
            <w:szCs w:val="22"/>
            <w:rPrChange w:id="96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961" w:author="michael schneider" w:date="2013-12-03T09:17:00Z">
              <w:rPr>
                <w:rFonts w:ascii="Tahoma" w:hAnsi="Tahoma" w:cs="Tahoma"/>
                <w:noProof/>
              </w:rPr>
            </w:rPrChange>
          </w:rPr>
          <w:delText>The system shall allow a customer to search for a specific product when a customer sends a product query to the system.</w:delText>
        </w:r>
        <w:r w:rsidRPr="0088096E" w:rsidDel="00FB1C8B">
          <w:rPr>
            <w:rFonts w:ascii="Tahoma" w:hAnsi="Tahoma" w:cs="Tahoma"/>
            <w:noProof/>
            <w:rPrChange w:id="962" w:author="michael schneider" w:date="2013-12-03T09:17:00Z">
              <w:rPr>
                <w:noProof/>
              </w:rPr>
            </w:rPrChange>
          </w:rPr>
          <w:tab/>
          <w:delText>18</w:delText>
        </w:r>
      </w:del>
    </w:p>
    <w:p w14:paraId="119CA669" w14:textId="48559D3F" w:rsidR="00F434BD" w:rsidRPr="0088096E" w:rsidDel="00FB1C8B" w:rsidRDefault="00F434BD" w:rsidP="0088096E">
      <w:pPr>
        <w:pStyle w:val="TOC2"/>
        <w:tabs>
          <w:tab w:val="left" w:pos="960"/>
          <w:tab w:val="right" w:leader="dot" w:pos="9350"/>
        </w:tabs>
        <w:rPr>
          <w:del w:id="963" w:author="michael schneider" w:date="2013-12-03T14:58:00Z"/>
          <w:rFonts w:ascii="Tahoma" w:eastAsiaTheme="minorEastAsia" w:hAnsi="Tahoma" w:cs="Tahoma"/>
          <w:noProof/>
          <w:sz w:val="22"/>
          <w:szCs w:val="22"/>
          <w:rPrChange w:id="964" w:author="michael schneider" w:date="2013-12-03T09:17:00Z">
            <w:rPr>
              <w:del w:id="965" w:author="michael schneider" w:date="2013-12-03T14:58:00Z"/>
              <w:rFonts w:asciiTheme="minorHAnsi" w:eastAsiaTheme="minorEastAsia" w:hAnsiTheme="minorHAnsi" w:cstheme="minorBidi"/>
              <w:noProof/>
              <w:sz w:val="22"/>
              <w:szCs w:val="22"/>
            </w:rPr>
          </w:rPrChange>
        </w:rPr>
        <w:pPrChange w:id="966" w:author="michael schneider" w:date="2013-12-03T09:15:00Z">
          <w:pPr>
            <w:pStyle w:val="TOC2"/>
            <w:tabs>
              <w:tab w:val="left" w:pos="960"/>
              <w:tab w:val="right" w:leader="dot" w:pos="9350"/>
            </w:tabs>
          </w:pPr>
        </w:pPrChange>
      </w:pPr>
      <w:del w:id="967" w:author="michael schneider" w:date="2013-12-03T14:58:00Z">
        <w:r w:rsidRPr="0088096E" w:rsidDel="00FB1C8B">
          <w:rPr>
            <w:rFonts w:ascii="Tahoma" w:hAnsi="Tahoma" w:cs="Tahoma"/>
            <w:noProof/>
            <w:highlight w:val="yellow"/>
            <w:rPrChange w:id="968" w:author="michael schneider" w:date="2013-12-03T09:17:00Z">
              <w:rPr>
                <w:rFonts w:ascii="Tahoma" w:hAnsi="Tahoma" w:cs="Tahoma"/>
                <w:noProof/>
                <w:highlight w:val="yellow"/>
              </w:rPr>
            </w:rPrChange>
          </w:rPr>
          <w:delText>4.12</w:delText>
        </w:r>
        <w:r w:rsidRPr="0088096E" w:rsidDel="00FB1C8B">
          <w:rPr>
            <w:rFonts w:ascii="Tahoma" w:eastAsiaTheme="minorEastAsia" w:hAnsi="Tahoma" w:cs="Tahoma"/>
            <w:noProof/>
            <w:sz w:val="22"/>
            <w:szCs w:val="22"/>
            <w:rPrChange w:id="96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970"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971" w:author="michael schneider" w:date="2013-12-03T09:17:00Z">
              <w:rPr>
                <w:noProof/>
              </w:rPr>
            </w:rPrChange>
          </w:rPr>
          <w:tab/>
          <w:delText>20</w:delText>
        </w:r>
      </w:del>
    </w:p>
    <w:p w14:paraId="41A8D6CC" w14:textId="114F4F4F" w:rsidR="00F434BD" w:rsidRPr="0088096E" w:rsidDel="00FB1C8B" w:rsidRDefault="00F434BD" w:rsidP="0088096E">
      <w:pPr>
        <w:pStyle w:val="TOC2"/>
        <w:tabs>
          <w:tab w:val="left" w:pos="960"/>
          <w:tab w:val="right" w:leader="dot" w:pos="9350"/>
        </w:tabs>
        <w:rPr>
          <w:del w:id="972" w:author="michael schneider" w:date="2013-12-03T14:58:00Z"/>
          <w:rFonts w:ascii="Tahoma" w:eastAsiaTheme="minorEastAsia" w:hAnsi="Tahoma" w:cs="Tahoma"/>
          <w:noProof/>
          <w:sz w:val="22"/>
          <w:szCs w:val="22"/>
          <w:rPrChange w:id="973" w:author="michael schneider" w:date="2013-12-03T09:17:00Z">
            <w:rPr>
              <w:del w:id="974" w:author="michael schneider" w:date="2013-12-03T14:58:00Z"/>
              <w:rFonts w:asciiTheme="minorHAnsi" w:eastAsiaTheme="minorEastAsia" w:hAnsiTheme="minorHAnsi" w:cstheme="minorBidi"/>
              <w:noProof/>
              <w:sz w:val="22"/>
              <w:szCs w:val="22"/>
            </w:rPr>
          </w:rPrChange>
        </w:rPr>
        <w:pPrChange w:id="975" w:author="michael schneider" w:date="2013-12-03T09:15:00Z">
          <w:pPr>
            <w:pStyle w:val="TOC2"/>
            <w:tabs>
              <w:tab w:val="left" w:pos="960"/>
              <w:tab w:val="right" w:leader="dot" w:pos="9350"/>
            </w:tabs>
          </w:pPr>
        </w:pPrChange>
      </w:pPr>
      <w:del w:id="976" w:author="michael schneider" w:date="2013-12-03T14:58:00Z">
        <w:r w:rsidRPr="0088096E" w:rsidDel="00FB1C8B">
          <w:rPr>
            <w:rFonts w:ascii="Tahoma" w:hAnsi="Tahoma" w:cs="Tahoma"/>
            <w:noProof/>
            <w:highlight w:val="yellow"/>
            <w:rPrChange w:id="977" w:author="michael schneider" w:date="2013-12-03T09:17:00Z">
              <w:rPr>
                <w:rFonts w:ascii="Tahoma" w:hAnsi="Tahoma" w:cs="Tahoma"/>
                <w:noProof/>
                <w:highlight w:val="yellow"/>
              </w:rPr>
            </w:rPrChange>
          </w:rPr>
          <w:delText>4.13</w:delText>
        </w:r>
        <w:r w:rsidRPr="0088096E" w:rsidDel="00FB1C8B">
          <w:rPr>
            <w:rFonts w:ascii="Tahoma" w:eastAsiaTheme="minorEastAsia" w:hAnsi="Tahoma" w:cs="Tahoma"/>
            <w:noProof/>
            <w:sz w:val="22"/>
            <w:szCs w:val="22"/>
            <w:rPrChange w:id="97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979"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980" w:author="michael schneider" w:date="2013-12-03T09:17:00Z">
              <w:rPr>
                <w:noProof/>
              </w:rPr>
            </w:rPrChange>
          </w:rPr>
          <w:tab/>
          <w:delText>20</w:delText>
        </w:r>
      </w:del>
    </w:p>
    <w:p w14:paraId="054522FC" w14:textId="5BA7E816" w:rsidR="00F434BD" w:rsidRPr="0088096E" w:rsidDel="00FB1C8B" w:rsidRDefault="00F434BD" w:rsidP="0088096E">
      <w:pPr>
        <w:pStyle w:val="TOC2"/>
        <w:tabs>
          <w:tab w:val="left" w:pos="960"/>
          <w:tab w:val="right" w:leader="dot" w:pos="9350"/>
        </w:tabs>
        <w:rPr>
          <w:del w:id="981" w:author="michael schneider" w:date="2013-12-03T14:58:00Z"/>
          <w:rFonts w:ascii="Tahoma" w:eastAsiaTheme="minorEastAsia" w:hAnsi="Tahoma" w:cs="Tahoma"/>
          <w:noProof/>
          <w:sz w:val="22"/>
          <w:szCs w:val="22"/>
          <w:rPrChange w:id="982" w:author="michael schneider" w:date="2013-12-03T09:17:00Z">
            <w:rPr>
              <w:del w:id="983" w:author="michael schneider" w:date="2013-12-03T14:58:00Z"/>
              <w:rFonts w:asciiTheme="minorHAnsi" w:eastAsiaTheme="minorEastAsia" w:hAnsiTheme="minorHAnsi" w:cstheme="minorBidi"/>
              <w:noProof/>
              <w:sz w:val="22"/>
              <w:szCs w:val="22"/>
            </w:rPr>
          </w:rPrChange>
        </w:rPr>
        <w:pPrChange w:id="984" w:author="michael schneider" w:date="2013-12-03T09:15:00Z">
          <w:pPr>
            <w:pStyle w:val="TOC2"/>
            <w:tabs>
              <w:tab w:val="left" w:pos="960"/>
              <w:tab w:val="right" w:leader="dot" w:pos="9350"/>
            </w:tabs>
          </w:pPr>
        </w:pPrChange>
      </w:pPr>
      <w:del w:id="985" w:author="michael schneider" w:date="2013-12-03T14:58:00Z">
        <w:r w:rsidRPr="0088096E" w:rsidDel="00FB1C8B">
          <w:rPr>
            <w:rFonts w:ascii="Tahoma" w:hAnsi="Tahoma" w:cs="Tahoma"/>
            <w:noProof/>
            <w:highlight w:val="yellow"/>
            <w:rPrChange w:id="986" w:author="michael schneider" w:date="2013-12-03T09:17:00Z">
              <w:rPr>
                <w:rFonts w:ascii="Tahoma" w:hAnsi="Tahoma" w:cs="Tahoma"/>
                <w:noProof/>
                <w:highlight w:val="yellow"/>
              </w:rPr>
            </w:rPrChange>
          </w:rPr>
          <w:delText>4.14</w:delText>
        </w:r>
        <w:r w:rsidRPr="0088096E" w:rsidDel="00FB1C8B">
          <w:rPr>
            <w:rFonts w:ascii="Tahoma" w:eastAsiaTheme="minorEastAsia" w:hAnsi="Tahoma" w:cs="Tahoma"/>
            <w:noProof/>
            <w:sz w:val="22"/>
            <w:szCs w:val="22"/>
            <w:rPrChange w:id="987"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988"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989" w:author="michael schneider" w:date="2013-12-03T09:17:00Z">
              <w:rPr>
                <w:noProof/>
              </w:rPr>
            </w:rPrChange>
          </w:rPr>
          <w:tab/>
          <w:delText>20</w:delText>
        </w:r>
      </w:del>
    </w:p>
    <w:p w14:paraId="485BCCFA" w14:textId="7C5D45A8" w:rsidR="00F434BD" w:rsidRPr="0088096E" w:rsidDel="00FB1C8B" w:rsidRDefault="00F434BD" w:rsidP="0088096E">
      <w:pPr>
        <w:pStyle w:val="TOC2"/>
        <w:tabs>
          <w:tab w:val="left" w:pos="960"/>
          <w:tab w:val="right" w:leader="dot" w:pos="9350"/>
        </w:tabs>
        <w:rPr>
          <w:del w:id="990" w:author="michael schneider" w:date="2013-12-03T14:58:00Z"/>
          <w:rFonts w:ascii="Tahoma" w:eastAsiaTheme="minorEastAsia" w:hAnsi="Tahoma" w:cs="Tahoma"/>
          <w:noProof/>
          <w:sz w:val="22"/>
          <w:szCs w:val="22"/>
          <w:rPrChange w:id="991" w:author="michael schneider" w:date="2013-12-03T09:17:00Z">
            <w:rPr>
              <w:del w:id="992" w:author="michael schneider" w:date="2013-12-03T14:58:00Z"/>
              <w:rFonts w:asciiTheme="minorHAnsi" w:eastAsiaTheme="minorEastAsia" w:hAnsiTheme="minorHAnsi" w:cstheme="minorBidi"/>
              <w:noProof/>
              <w:sz w:val="22"/>
              <w:szCs w:val="22"/>
            </w:rPr>
          </w:rPrChange>
        </w:rPr>
        <w:pPrChange w:id="993" w:author="michael schneider" w:date="2013-12-03T09:15:00Z">
          <w:pPr>
            <w:pStyle w:val="TOC2"/>
            <w:tabs>
              <w:tab w:val="left" w:pos="960"/>
              <w:tab w:val="right" w:leader="dot" w:pos="9350"/>
            </w:tabs>
          </w:pPr>
        </w:pPrChange>
      </w:pPr>
      <w:del w:id="994" w:author="michael schneider" w:date="2013-12-03T14:58:00Z">
        <w:r w:rsidRPr="0088096E" w:rsidDel="00FB1C8B">
          <w:rPr>
            <w:rFonts w:ascii="Tahoma" w:hAnsi="Tahoma" w:cs="Tahoma"/>
            <w:noProof/>
            <w:highlight w:val="yellow"/>
            <w:rPrChange w:id="995" w:author="michael schneider" w:date="2013-12-03T09:17:00Z">
              <w:rPr>
                <w:rFonts w:ascii="Tahoma" w:hAnsi="Tahoma" w:cs="Tahoma"/>
                <w:noProof/>
                <w:highlight w:val="yellow"/>
              </w:rPr>
            </w:rPrChange>
          </w:rPr>
          <w:delText>4.15</w:delText>
        </w:r>
        <w:r w:rsidRPr="0088096E" w:rsidDel="00FB1C8B">
          <w:rPr>
            <w:rFonts w:ascii="Tahoma" w:eastAsiaTheme="minorEastAsia" w:hAnsi="Tahoma" w:cs="Tahoma"/>
            <w:noProof/>
            <w:sz w:val="22"/>
            <w:szCs w:val="22"/>
            <w:rPrChange w:id="99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997" w:author="michael schneider" w:date="2013-12-03T09:17:00Z">
              <w:rPr>
                <w:rFonts w:ascii="Tahoma" w:hAnsi="Tahoma" w:cs="Tahoma"/>
                <w:noProof/>
                <w:highlight w:val="yellow"/>
              </w:rPr>
            </w:rPrChange>
          </w:rPr>
          <w:delText>TBD</w:delText>
        </w:r>
        <w:r w:rsidRPr="0088096E" w:rsidDel="00FB1C8B">
          <w:rPr>
            <w:rFonts w:ascii="Tahoma" w:hAnsi="Tahoma" w:cs="Tahoma"/>
            <w:noProof/>
            <w:rPrChange w:id="998" w:author="michael schneider" w:date="2013-12-03T09:17:00Z">
              <w:rPr>
                <w:noProof/>
              </w:rPr>
            </w:rPrChange>
          </w:rPr>
          <w:tab/>
          <w:delText>20</w:delText>
        </w:r>
      </w:del>
    </w:p>
    <w:p w14:paraId="04D36BD7" w14:textId="0D21B923" w:rsidR="00F434BD" w:rsidRPr="0088096E" w:rsidDel="00FB1C8B" w:rsidRDefault="00F434BD" w:rsidP="0088096E">
      <w:pPr>
        <w:pStyle w:val="TOC2"/>
        <w:tabs>
          <w:tab w:val="left" w:pos="960"/>
          <w:tab w:val="right" w:leader="dot" w:pos="9350"/>
        </w:tabs>
        <w:rPr>
          <w:del w:id="999" w:author="michael schneider" w:date="2013-12-03T14:58:00Z"/>
          <w:rFonts w:ascii="Tahoma" w:eastAsiaTheme="minorEastAsia" w:hAnsi="Tahoma" w:cs="Tahoma"/>
          <w:noProof/>
          <w:sz w:val="22"/>
          <w:szCs w:val="22"/>
          <w:rPrChange w:id="1000" w:author="michael schneider" w:date="2013-12-03T09:17:00Z">
            <w:rPr>
              <w:del w:id="1001" w:author="michael schneider" w:date="2013-12-03T14:58:00Z"/>
              <w:rFonts w:asciiTheme="minorHAnsi" w:eastAsiaTheme="minorEastAsia" w:hAnsiTheme="minorHAnsi" w:cstheme="minorBidi"/>
              <w:noProof/>
              <w:sz w:val="22"/>
              <w:szCs w:val="22"/>
            </w:rPr>
          </w:rPrChange>
        </w:rPr>
        <w:pPrChange w:id="1002" w:author="michael schneider" w:date="2013-12-03T09:15:00Z">
          <w:pPr>
            <w:pStyle w:val="TOC2"/>
            <w:tabs>
              <w:tab w:val="left" w:pos="960"/>
              <w:tab w:val="right" w:leader="dot" w:pos="9350"/>
            </w:tabs>
          </w:pPr>
        </w:pPrChange>
      </w:pPr>
      <w:del w:id="1003" w:author="michael schneider" w:date="2013-12-03T14:58:00Z">
        <w:r w:rsidRPr="0088096E" w:rsidDel="00FB1C8B">
          <w:rPr>
            <w:rFonts w:ascii="Tahoma" w:hAnsi="Tahoma" w:cs="Tahoma"/>
            <w:noProof/>
            <w:rPrChange w:id="1004" w:author="michael schneider" w:date="2013-12-03T09:17:00Z">
              <w:rPr>
                <w:rFonts w:ascii="Tahoma" w:hAnsi="Tahoma" w:cs="Tahoma"/>
                <w:noProof/>
              </w:rPr>
            </w:rPrChange>
          </w:rPr>
          <w:delText>4.16</w:delText>
        </w:r>
        <w:r w:rsidRPr="0088096E" w:rsidDel="00FB1C8B">
          <w:rPr>
            <w:rFonts w:ascii="Tahoma" w:eastAsiaTheme="minorEastAsia" w:hAnsi="Tahoma" w:cs="Tahoma"/>
            <w:noProof/>
            <w:sz w:val="22"/>
            <w:szCs w:val="22"/>
            <w:rPrChange w:id="1005"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06" w:author="michael schneider" w:date="2013-12-03T09:17:00Z">
              <w:rPr>
                <w:rFonts w:ascii="Tahoma" w:hAnsi="Tahoma" w:cs="Tahoma"/>
                <w:noProof/>
              </w:rPr>
            </w:rPrChange>
          </w:rPr>
          <w:delText>The system shall allow a user to view information on becoming a volunteer by visiting the View Volunteer Information webpage.</w:delText>
        </w:r>
        <w:r w:rsidRPr="0088096E" w:rsidDel="00FB1C8B">
          <w:rPr>
            <w:rFonts w:ascii="Tahoma" w:hAnsi="Tahoma" w:cs="Tahoma"/>
            <w:noProof/>
            <w:rPrChange w:id="1007" w:author="michael schneider" w:date="2013-12-03T09:17:00Z">
              <w:rPr>
                <w:noProof/>
              </w:rPr>
            </w:rPrChange>
          </w:rPr>
          <w:tab/>
          <w:delText>20</w:delText>
        </w:r>
      </w:del>
    </w:p>
    <w:p w14:paraId="3DDCC27D" w14:textId="13E010C9" w:rsidR="00F434BD" w:rsidRPr="0088096E" w:rsidDel="00FB1C8B" w:rsidRDefault="00F434BD" w:rsidP="0088096E">
      <w:pPr>
        <w:pStyle w:val="TOC2"/>
        <w:tabs>
          <w:tab w:val="left" w:pos="960"/>
          <w:tab w:val="right" w:leader="dot" w:pos="9350"/>
        </w:tabs>
        <w:rPr>
          <w:del w:id="1008" w:author="michael schneider" w:date="2013-12-03T14:58:00Z"/>
          <w:rFonts w:ascii="Tahoma" w:eastAsiaTheme="minorEastAsia" w:hAnsi="Tahoma" w:cs="Tahoma"/>
          <w:noProof/>
          <w:sz w:val="22"/>
          <w:szCs w:val="22"/>
          <w:rPrChange w:id="1009" w:author="michael schneider" w:date="2013-12-03T09:17:00Z">
            <w:rPr>
              <w:del w:id="1010" w:author="michael schneider" w:date="2013-12-03T14:58:00Z"/>
              <w:rFonts w:asciiTheme="minorHAnsi" w:eastAsiaTheme="minorEastAsia" w:hAnsiTheme="minorHAnsi" w:cstheme="minorBidi"/>
              <w:noProof/>
              <w:sz w:val="22"/>
              <w:szCs w:val="22"/>
            </w:rPr>
          </w:rPrChange>
        </w:rPr>
        <w:pPrChange w:id="1011" w:author="michael schneider" w:date="2013-12-03T09:15:00Z">
          <w:pPr>
            <w:pStyle w:val="TOC2"/>
            <w:tabs>
              <w:tab w:val="left" w:pos="960"/>
              <w:tab w:val="right" w:leader="dot" w:pos="9350"/>
            </w:tabs>
          </w:pPr>
        </w:pPrChange>
      </w:pPr>
      <w:del w:id="1012" w:author="michael schneider" w:date="2013-12-03T14:58:00Z">
        <w:r w:rsidRPr="0088096E" w:rsidDel="00FB1C8B">
          <w:rPr>
            <w:rFonts w:ascii="Tahoma" w:hAnsi="Tahoma" w:cs="Tahoma"/>
            <w:noProof/>
            <w:rPrChange w:id="1013" w:author="michael schneider" w:date="2013-12-03T09:17:00Z">
              <w:rPr>
                <w:rFonts w:ascii="Tahoma" w:hAnsi="Tahoma" w:cs="Tahoma"/>
                <w:noProof/>
              </w:rPr>
            </w:rPrChange>
          </w:rPr>
          <w:delText>4.17</w:delText>
        </w:r>
        <w:r w:rsidRPr="0088096E" w:rsidDel="00FB1C8B">
          <w:rPr>
            <w:rFonts w:ascii="Tahoma" w:eastAsiaTheme="minorEastAsia" w:hAnsi="Tahoma" w:cs="Tahoma"/>
            <w:noProof/>
            <w:sz w:val="22"/>
            <w:szCs w:val="22"/>
            <w:rPrChange w:id="101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15" w:author="michael schneider" w:date="2013-12-03T09:17:00Z">
              <w:rPr>
                <w:rFonts w:ascii="Tahoma" w:hAnsi="Tahoma" w:cs="Tahoma"/>
                <w:noProof/>
              </w:rPr>
            </w:rPrChange>
          </w:rPr>
          <w:delText>The system shall allow a user to sign up as a volunteer from the View Volunteer Information webpage.</w:delText>
        </w:r>
        <w:r w:rsidRPr="0088096E" w:rsidDel="00FB1C8B">
          <w:rPr>
            <w:rFonts w:ascii="Tahoma" w:hAnsi="Tahoma" w:cs="Tahoma"/>
            <w:noProof/>
            <w:rPrChange w:id="1016" w:author="michael schneider" w:date="2013-12-03T09:17:00Z">
              <w:rPr>
                <w:noProof/>
              </w:rPr>
            </w:rPrChange>
          </w:rPr>
          <w:tab/>
          <w:delText>20</w:delText>
        </w:r>
      </w:del>
    </w:p>
    <w:p w14:paraId="591E15C4" w14:textId="7510BBAD" w:rsidR="00F434BD" w:rsidRPr="0088096E" w:rsidDel="00FB1C8B" w:rsidRDefault="00F434BD" w:rsidP="0088096E">
      <w:pPr>
        <w:pStyle w:val="TOC2"/>
        <w:tabs>
          <w:tab w:val="left" w:pos="960"/>
          <w:tab w:val="right" w:leader="dot" w:pos="9350"/>
        </w:tabs>
        <w:rPr>
          <w:del w:id="1017" w:author="michael schneider" w:date="2013-12-03T14:58:00Z"/>
          <w:rFonts w:ascii="Tahoma" w:eastAsiaTheme="minorEastAsia" w:hAnsi="Tahoma" w:cs="Tahoma"/>
          <w:noProof/>
          <w:sz w:val="22"/>
          <w:szCs w:val="22"/>
          <w:rPrChange w:id="1018" w:author="michael schneider" w:date="2013-12-03T09:17:00Z">
            <w:rPr>
              <w:del w:id="1019" w:author="michael schneider" w:date="2013-12-03T14:58:00Z"/>
              <w:rFonts w:asciiTheme="minorHAnsi" w:eastAsiaTheme="minorEastAsia" w:hAnsiTheme="minorHAnsi" w:cstheme="minorBidi"/>
              <w:noProof/>
              <w:sz w:val="22"/>
              <w:szCs w:val="22"/>
            </w:rPr>
          </w:rPrChange>
        </w:rPr>
        <w:pPrChange w:id="1020" w:author="michael schneider" w:date="2013-12-03T09:15:00Z">
          <w:pPr>
            <w:pStyle w:val="TOC2"/>
            <w:tabs>
              <w:tab w:val="left" w:pos="960"/>
              <w:tab w:val="right" w:leader="dot" w:pos="9350"/>
            </w:tabs>
          </w:pPr>
        </w:pPrChange>
      </w:pPr>
      <w:del w:id="1021" w:author="michael schneider" w:date="2013-12-03T14:58:00Z">
        <w:r w:rsidRPr="0088096E" w:rsidDel="00FB1C8B">
          <w:rPr>
            <w:rFonts w:ascii="Tahoma" w:hAnsi="Tahoma" w:cs="Tahoma"/>
            <w:noProof/>
            <w:rPrChange w:id="1022" w:author="michael schneider" w:date="2013-12-03T09:17:00Z">
              <w:rPr>
                <w:rFonts w:ascii="Tahoma" w:hAnsi="Tahoma" w:cs="Tahoma"/>
                <w:noProof/>
              </w:rPr>
            </w:rPrChange>
          </w:rPr>
          <w:delText>4.18</w:delText>
        </w:r>
        <w:r w:rsidRPr="0088096E" w:rsidDel="00FB1C8B">
          <w:rPr>
            <w:rFonts w:ascii="Tahoma" w:eastAsiaTheme="minorEastAsia" w:hAnsi="Tahoma" w:cs="Tahoma"/>
            <w:noProof/>
            <w:sz w:val="22"/>
            <w:szCs w:val="22"/>
            <w:rPrChange w:id="1023"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24" w:author="michael schneider" w:date="2013-12-03T09:17:00Z">
              <w:rPr>
                <w:rFonts w:ascii="Tahoma" w:hAnsi="Tahoma" w:cs="Tahoma"/>
                <w:noProof/>
              </w:rPr>
            </w:rPrChange>
          </w:rPr>
          <w:delText>The system shall allow a volunteer to view the days and times scheduled to do volunteer work by visiting the View Volunteer Schedule webpage.</w:delText>
        </w:r>
        <w:r w:rsidRPr="0088096E" w:rsidDel="00FB1C8B">
          <w:rPr>
            <w:rFonts w:ascii="Tahoma" w:hAnsi="Tahoma" w:cs="Tahoma"/>
            <w:noProof/>
            <w:rPrChange w:id="1025" w:author="michael schneider" w:date="2013-12-03T09:17:00Z">
              <w:rPr>
                <w:noProof/>
              </w:rPr>
            </w:rPrChange>
          </w:rPr>
          <w:tab/>
          <w:delText>23</w:delText>
        </w:r>
      </w:del>
    </w:p>
    <w:p w14:paraId="7235F0AB" w14:textId="60A4516E" w:rsidR="00F434BD" w:rsidRPr="0088096E" w:rsidDel="00FB1C8B" w:rsidRDefault="00F434BD" w:rsidP="0088096E">
      <w:pPr>
        <w:pStyle w:val="TOC2"/>
        <w:tabs>
          <w:tab w:val="left" w:pos="960"/>
          <w:tab w:val="right" w:leader="dot" w:pos="9350"/>
        </w:tabs>
        <w:rPr>
          <w:del w:id="1026" w:author="michael schneider" w:date="2013-12-03T14:58:00Z"/>
          <w:rFonts w:ascii="Tahoma" w:eastAsiaTheme="minorEastAsia" w:hAnsi="Tahoma" w:cs="Tahoma"/>
          <w:noProof/>
          <w:sz w:val="22"/>
          <w:szCs w:val="22"/>
          <w:rPrChange w:id="1027" w:author="michael schneider" w:date="2013-12-03T09:17:00Z">
            <w:rPr>
              <w:del w:id="1028" w:author="michael schneider" w:date="2013-12-03T14:58:00Z"/>
              <w:rFonts w:asciiTheme="minorHAnsi" w:eastAsiaTheme="minorEastAsia" w:hAnsiTheme="minorHAnsi" w:cstheme="minorBidi"/>
              <w:noProof/>
              <w:sz w:val="22"/>
              <w:szCs w:val="22"/>
            </w:rPr>
          </w:rPrChange>
        </w:rPr>
        <w:pPrChange w:id="1029" w:author="michael schneider" w:date="2013-12-03T09:15:00Z">
          <w:pPr>
            <w:pStyle w:val="TOC2"/>
            <w:tabs>
              <w:tab w:val="left" w:pos="960"/>
              <w:tab w:val="right" w:leader="dot" w:pos="9350"/>
            </w:tabs>
          </w:pPr>
        </w:pPrChange>
      </w:pPr>
      <w:del w:id="1030" w:author="michael schneider" w:date="2013-12-03T14:58:00Z">
        <w:r w:rsidRPr="0088096E" w:rsidDel="00FB1C8B">
          <w:rPr>
            <w:rFonts w:ascii="Tahoma" w:hAnsi="Tahoma" w:cs="Tahoma"/>
            <w:noProof/>
            <w:rPrChange w:id="1031" w:author="michael schneider" w:date="2013-12-03T09:17:00Z">
              <w:rPr>
                <w:rFonts w:ascii="Tahoma" w:hAnsi="Tahoma" w:cs="Tahoma"/>
                <w:noProof/>
              </w:rPr>
            </w:rPrChange>
          </w:rPr>
          <w:delText>4.19</w:delText>
        </w:r>
        <w:r w:rsidRPr="0088096E" w:rsidDel="00FB1C8B">
          <w:rPr>
            <w:rFonts w:ascii="Tahoma" w:eastAsiaTheme="minorEastAsia" w:hAnsi="Tahoma" w:cs="Tahoma"/>
            <w:noProof/>
            <w:sz w:val="22"/>
            <w:szCs w:val="22"/>
            <w:rPrChange w:id="1032"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33" w:author="michael schneider" w:date="2013-12-03T09:17:00Z">
              <w:rPr>
                <w:rFonts w:ascii="Tahoma" w:hAnsi="Tahoma" w:cs="Tahoma"/>
                <w:noProof/>
              </w:rPr>
            </w:rPrChange>
          </w:rPr>
          <w:delText>The system shall allow a grower to add a new product type when the grower issues an “add new product type” command.</w:delText>
        </w:r>
        <w:r w:rsidRPr="0088096E" w:rsidDel="00FB1C8B">
          <w:rPr>
            <w:rFonts w:ascii="Tahoma" w:hAnsi="Tahoma" w:cs="Tahoma"/>
            <w:noProof/>
            <w:rPrChange w:id="1034" w:author="michael schneider" w:date="2013-12-03T09:17:00Z">
              <w:rPr>
                <w:noProof/>
              </w:rPr>
            </w:rPrChange>
          </w:rPr>
          <w:tab/>
          <w:delText>24</w:delText>
        </w:r>
      </w:del>
    </w:p>
    <w:p w14:paraId="1A5EC29D" w14:textId="224A33CE" w:rsidR="00F434BD" w:rsidRPr="0088096E" w:rsidDel="00FB1C8B" w:rsidRDefault="00F434BD" w:rsidP="0088096E">
      <w:pPr>
        <w:pStyle w:val="TOC2"/>
        <w:tabs>
          <w:tab w:val="left" w:pos="960"/>
          <w:tab w:val="right" w:leader="dot" w:pos="9350"/>
        </w:tabs>
        <w:rPr>
          <w:del w:id="1035" w:author="michael schneider" w:date="2013-12-03T14:58:00Z"/>
          <w:rFonts w:ascii="Tahoma" w:eastAsiaTheme="minorEastAsia" w:hAnsi="Tahoma" w:cs="Tahoma"/>
          <w:noProof/>
          <w:sz w:val="22"/>
          <w:szCs w:val="22"/>
          <w:rPrChange w:id="1036" w:author="michael schneider" w:date="2013-12-03T09:17:00Z">
            <w:rPr>
              <w:del w:id="1037" w:author="michael schneider" w:date="2013-12-03T14:58:00Z"/>
              <w:rFonts w:asciiTheme="minorHAnsi" w:eastAsiaTheme="minorEastAsia" w:hAnsiTheme="minorHAnsi" w:cstheme="minorBidi"/>
              <w:noProof/>
              <w:sz w:val="22"/>
              <w:szCs w:val="22"/>
            </w:rPr>
          </w:rPrChange>
        </w:rPr>
        <w:pPrChange w:id="1038" w:author="michael schneider" w:date="2013-12-03T09:15:00Z">
          <w:pPr>
            <w:pStyle w:val="TOC2"/>
            <w:tabs>
              <w:tab w:val="left" w:pos="960"/>
              <w:tab w:val="right" w:leader="dot" w:pos="9350"/>
            </w:tabs>
          </w:pPr>
        </w:pPrChange>
      </w:pPr>
      <w:del w:id="1039" w:author="michael schneider" w:date="2013-12-03T14:58:00Z">
        <w:r w:rsidRPr="0088096E" w:rsidDel="00FB1C8B">
          <w:rPr>
            <w:rFonts w:ascii="Tahoma" w:hAnsi="Tahoma" w:cs="Tahoma"/>
            <w:noProof/>
            <w:rPrChange w:id="1040" w:author="michael schneider" w:date="2013-12-03T09:17:00Z">
              <w:rPr>
                <w:rFonts w:ascii="Tahoma" w:hAnsi="Tahoma" w:cs="Tahoma"/>
                <w:noProof/>
              </w:rPr>
            </w:rPrChange>
          </w:rPr>
          <w:delText>4.20</w:delText>
        </w:r>
        <w:r w:rsidRPr="0088096E" w:rsidDel="00FB1C8B">
          <w:rPr>
            <w:rFonts w:ascii="Tahoma" w:eastAsiaTheme="minorEastAsia" w:hAnsi="Tahoma" w:cs="Tahoma"/>
            <w:noProof/>
            <w:sz w:val="22"/>
            <w:szCs w:val="22"/>
            <w:rPrChange w:id="1041"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42" w:author="michael schneider" w:date="2013-12-03T09:17:00Z">
              <w:rPr>
                <w:rFonts w:ascii="Tahoma" w:hAnsi="Tahoma" w:cs="Tahoma"/>
                <w:noProof/>
              </w:rPr>
            </w:rPrChange>
          </w:rPr>
          <w:delText>The system shall allow a grower to create a product invoice when the grower issues a “create product invoice” command.</w:delText>
        </w:r>
        <w:r w:rsidRPr="0088096E" w:rsidDel="00FB1C8B">
          <w:rPr>
            <w:rFonts w:ascii="Tahoma" w:hAnsi="Tahoma" w:cs="Tahoma"/>
            <w:noProof/>
            <w:rPrChange w:id="1043" w:author="michael schneider" w:date="2013-12-03T09:17:00Z">
              <w:rPr>
                <w:noProof/>
              </w:rPr>
            </w:rPrChange>
          </w:rPr>
          <w:tab/>
          <w:delText>26</w:delText>
        </w:r>
      </w:del>
    </w:p>
    <w:p w14:paraId="405CC97E" w14:textId="76AF8E1F" w:rsidR="00F434BD" w:rsidRPr="0088096E" w:rsidDel="00FB1C8B" w:rsidRDefault="00F434BD" w:rsidP="0088096E">
      <w:pPr>
        <w:pStyle w:val="TOC2"/>
        <w:tabs>
          <w:tab w:val="left" w:pos="960"/>
          <w:tab w:val="right" w:leader="dot" w:pos="9350"/>
        </w:tabs>
        <w:rPr>
          <w:del w:id="1044" w:author="michael schneider" w:date="2013-12-03T14:58:00Z"/>
          <w:rFonts w:ascii="Tahoma" w:eastAsiaTheme="minorEastAsia" w:hAnsi="Tahoma" w:cs="Tahoma"/>
          <w:noProof/>
          <w:sz w:val="22"/>
          <w:szCs w:val="22"/>
          <w:rPrChange w:id="1045" w:author="michael schneider" w:date="2013-12-03T09:17:00Z">
            <w:rPr>
              <w:del w:id="1046" w:author="michael schneider" w:date="2013-12-03T14:58:00Z"/>
              <w:rFonts w:asciiTheme="minorHAnsi" w:eastAsiaTheme="minorEastAsia" w:hAnsiTheme="minorHAnsi" w:cstheme="minorBidi"/>
              <w:noProof/>
              <w:sz w:val="22"/>
              <w:szCs w:val="22"/>
            </w:rPr>
          </w:rPrChange>
        </w:rPr>
        <w:pPrChange w:id="1047" w:author="michael schneider" w:date="2013-12-03T09:15:00Z">
          <w:pPr>
            <w:pStyle w:val="TOC2"/>
            <w:tabs>
              <w:tab w:val="left" w:pos="960"/>
              <w:tab w:val="right" w:leader="dot" w:pos="9350"/>
            </w:tabs>
          </w:pPr>
        </w:pPrChange>
      </w:pPr>
      <w:del w:id="1048" w:author="michael schneider" w:date="2013-12-03T14:58:00Z">
        <w:r w:rsidRPr="0088096E" w:rsidDel="00FB1C8B">
          <w:rPr>
            <w:rFonts w:ascii="Tahoma" w:hAnsi="Tahoma" w:cs="Tahoma"/>
            <w:noProof/>
            <w:rPrChange w:id="1049" w:author="michael schneider" w:date="2013-12-03T09:17:00Z">
              <w:rPr>
                <w:rFonts w:ascii="Tahoma" w:hAnsi="Tahoma" w:cs="Tahoma"/>
                <w:noProof/>
              </w:rPr>
            </w:rPrChange>
          </w:rPr>
          <w:delText>4.21</w:delText>
        </w:r>
        <w:r w:rsidRPr="0088096E" w:rsidDel="00FB1C8B">
          <w:rPr>
            <w:rFonts w:ascii="Tahoma" w:eastAsiaTheme="minorEastAsia" w:hAnsi="Tahoma" w:cs="Tahoma"/>
            <w:noProof/>
            <w:sz w:val="22"/>
            <w:szCs w:val="22"/>
            <w:rPrChange w:id="1050"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51" w:author="michael schneider" w:date="2013-12-03T09:17:00Z">
              <w:rPr>
                <w:rFonts w:ascii="Tahoma" w:hAnsi="Tahoma" w:cs="Tahoma"/>
                <w:noProof/>
              </w:rPr>
            </w:rPrChange>
          </w:rPr>
          <w:delText>The system shall allow a grower to view product invoice history when the grower issues a “view product invoice history” command.</w:delText>
        </w:r>
        <w:r w:rsidRPr="0088096E" w:rsidDel="00FB1C8B">
          <w:rPr>
            <w:rFonts w:ascii="Tahoma" w:hAnsi="Tahoma" w:cs="Tahoma"/>
            <w:noProof/>
            <w:rPrChange w:id="1052" w:author="michael schneider" w:date="2013-12-03T09:17:00Z">
              <w:rPr>
                <w:noProof/>
              </w:rPr>
            </w:rPrChange>
          </w:rPr>
          <w:tab/>
          <w:delText>28</w:delText>
        </w:r>
      </w:del>
    </w:p>
    <w:p w14:paraId="42AAB30D" w14:textId="3BD3DA6A" w:rsidR="00F434BD" w:rsidRPr="0088096E" w:rsidDel="00FB1C8B" w:rsidRDefault="00F434BD" w:rsidP="0088096E">
      <w:pPr>
        <w:pStyle w:val="TOC2"/>
        <w:tabs>
          <w:tab w:val="left" w:pos="960"/>
          <w:tab w:val="right" w:leader="dot" w:pos="9350"/>
        </w:tabs>
        <w:rPr>
          <w:del w:id="1053" w:author="michael schneider" w:date="2013-12-03T14:58:00Z"/>
          <w:rFonts w:ascii="Tahoma" w:eastAsiaTheme="minorEastAsia" w:hAnsi="Tahoma" w:cs="Tahoma"/>
          <w:noProof/>
          <w:sz w:val="22"/>
          <w:szCs w:val="22"/>
          <w:rPrChange w:id="1054" w:author="michael schneider" w:date="2013-12-03T09:17:00Z">
            <w:rPr>
              <w:del w:id="1055" w:author="michael schneider" w:date="2013-12-03T14:58:00Z"/>
              <w:rFonts w:asciiTheme="minorHAnsi" w:eastAsiaTheme="minorEastAsia" w:hAnsiTheme="minorHAnsi" w:cstheme="minorBidi"/>
              <w:noProof/>
              <w:sz w:val="22"/>
              <w:szCs w:val="22"/>
            </w:rPr>
          </w:rPrChange>
        </w:rPr>
        <w:pPrChange w:id="1056" w:author="michael schneider" w:date="2013-12-03T09:15:00Z">
          <w:pPr>
            <w:pStyle w:val="TOC2"/>
            <w:tabs>
              <w:tab w:val="left" w:pos="960"/>
              <w:tab w:val="right" w:leader="dot" w:pos="9350"/>
            </w:tabs>
          </w:pPr>
        </w:pPrChange>
      </w:pPr>
      <w:del w:id="1057" w:author="michael schneider" w:date="2013-12-03T14:58:00Z">
        <w:r w:rsidRPr="0088096E" w:rsidDel="00FB1C8B">
          <w:rPr>
            <w:rFonts w:ascii="Tahoma" w:hAnsi="Tahoma" w:cs="Tahoma"/>
            <w:noProof/>
            <w:rPrChange w:id="1058" w:author="michael schneider" w:date="2013-12-03T09:17:00Z">
              <w:rPr>
                <w:rFonts w:ascii="Tahoma" w:hAnsi="Tahoma" w:cs="Tahoma"/>
                <w:noProof/>
              </w:rPr>
            </w:rPrChange>
          </w:rPr>
          <w:delText>4.22</w:delText>
        </w:r>
        <w:r w:rsidRPr="0088096E" w:rsidDel="00FB1C8B">
          <w:rPr>
            <w:rFonts w:ascii="Tahoma" w:eastAsiaTheme="minorEastAsia" w:hAnsi="Tahoma" w:cs="Tahoma"/>
            <w:noProof/>
            <w:sz w:val="22"/>
            <w:szCs w:val="22"/>
            <w:rPrChange w:id="105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60" w:author="michael schneider" w:date="2013-12-03T09:17:00Z">
              <w:rPr>
                <w:rFonts w:ascii="Tahoma" w:hAnsi="Tahoma" w:cs="Tahoma"/>
                <w:noProof/>
              </w:rPr>
            </w:rPrChange>
          </w:rPr>
          <w:delText>The system shall allow a grower to view his or her payment history when a grower issues a “view payment history” command.</w:delText>
        </w:r>
        <w:r w:rsidRPr="0088096E" w:rsidDel="00FB1C8B">
          <w:rPr>
            <w:rFonts w:ascii="Tahoma" w:hAnsi="Tahoma" w:cs="Tahoma"/>
            <w:noProof/>
            <w:rPrChange w:id="1061" w:author="michael schneider" w:date="2013-12-03T09:17:00Z">
              <w:rPr>
                <w:noProof/>
              </w:rPr>
            </w:rPrChange>
          </w:rPr>
          <w:tab/>
          <w:delText>29</w:delText>
        </w:r>
      </w:del>
    </w:p>
    <w:p w14:paraId="29A3D01E" w14:textId="7250A850" w:rsidR="00F434BD" w:rsidRPr="0088096E" w:rsidDel="00FB1C8B" w:rsidRDefault="00F434BD" w:rsidP="0088096E">
      <w:pPr>
        <w:pStyle w:val="TOC2"/>
        <w:tabs>
          <w:tab w:val="left" w:pos="960"/>
          <w:tab w:val="right" w:leader="dot" w:pos="9350"/>
        </w:tabs>
        <w:rPr>
          <w:del w:id="1062" w:author="michael schneider" w:date="2013-12-03T14:58:00Z"/>
          <w:rFonts w:ascii="Tahoma" w:eastAsiaTheme="minorEastAsia" w:hAnsi="Tahoma" w:cs="Tahoma"/>
          <w:noProof/>
          <w:sz w:val="22"/>
          <w:szCs w:val="22"/>
          <w:rPrChange w:id="1063" w:author="michael schneider" w:date="2013-12-03T09:17:00Z">
            <w:rPr>
              <w:del w:id="1064" w:author="michael schneider" w:date="2013-12-03T14:58:00Z"/>
              <w:rFonts w:asciiTheme="minorHAnsi" w:eastAsiaTheme="minorEastAsia" w:hAnsiTheme="minorHAnsi" w:cstheme="minorBidi"/>
              <w:noProof/>
              <w:sz w:val="22"/>
              <w:szCs w:val="22"/>
            </w:rPr>
          </w:rPrChange>
        </w:rPr>
        <w:pPrChange w:id="1065" w:author="michael schneider" w:date="2013-12-03T09:15:00Z">
          <w:pPr>
            <w:pStyle w:val="TOC2"/>
            <w:tabs>
              <w:tab w:val="left" w:pos="960"/>
              <w:tab w:val="right" w:leader="dot" w:pos="9350"/>
            </w:tabs>
          </w:pPr>
        </w:pPrChange>
      </w:pPr>
      <w:del w:id="1066" w:author="michael schneider" w:date="2013-12-03T14:58:00Z">
        <w:r w:rsidRPr="0088096E" w:rsidDel="00FB1C8B">
          <w:rPr>
            <w:rFonts w:ascii="Tahoma" w:hAnsi="Tahoma" w:cs="Tahoma"/>
            <w:noProof/>
            <w:rPrChange w:id="1067" w:author="michael schneider" w:date="2013-12-03T09:17:00Z">
              <w:rPr>
                <w:rFonts w:ascii="Tahoma" w:hAnsi="Tahoma" w:cs="Tahoma"/>
                <w:noProof/>
              </w:rPr>
            </w:rPrChange>
          </w:rPr>
          <w:delText>4.23</w:delText>
        </w:r>
        <w:r w:rsidRPr="0088096E" w:rsidDel="00FB1C8B">
          <w:rPr>
            <w:rFonts w:ascii="Tahoma" w:eastAsiaTheme="minorEastAsia" w:hAnsi="Tahoma" w:cs="Tahoma"/>
            <w:noProof/>
            <w:sz w:val="22"/>
            <w:szCs w:val="22"/>
            <w:rPrChange w:id="106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69" w:author="michael schneider" w:date="2013-12-03T09:17:00Z">
              <w:rPr>
                <w:rFonts w:ascii="Tahoma" w:hAnsi="Tahoma" w:cs="Tahoma"/>
                <w:noProof/>
              </w:rPr>
            </w:rPrChange>
          </w:rPr>
          <w:delText>The system shall allow administrators to schedule volunteers when an administrato</w:delText>
        </w:r>
        <w:r w:rsidR="004554BD" w:rsidRPr="0088096E" w:rsidDel="00FB1C8B">
          <w:rPr>
            <w:rFonts w:ascii="Tahoma" w:hAnsi="Tahoma" w:cs="Tahoma"/>
            <w:noProof/>
            <w:rPrChange w:id="1070" w:author="michael schneider" w:date="2013-12-03T09:17:00Z">
              <w:rPr>
                <w:rFonts w:ascii="Tahoma" w:hAnsi="Tahoma" w:cs="Tahoma"/>
                <w:noProof/>
              </w:rPr>
            </w:rPrChange>
          </w:rPr>
          <w:delText>r issues the “schedule volunteer</w:delText>
        </w:r>
        <w:r w:rsidRPr="0088096E" w:rsidDel="00FB1C8B">
          <w:rPr>
            <w:rFonts w:ascii="Tahoma" w:hAnsi="Tahoma" w:cs="Tahoma"/>
            <w:noProof/>
            <w:rPrChange w:id="1071" w:author="michael schneider" w:date="2013-12-03T09:17:00Z">
              <w:rPr>
                <w:rFonts w:ascii="Tahoma" w:hAnsi="Tahoma" w:cs="Tahoma"/>
                <w:noProof/>
              </w:rPr>
            </w:rPrChange>
          </w:rPr>
          <w:delText>s” command.</w:delText>
        </w:r>
        <w:r w:rsidRPr="0088096E" w:rsidDel="00FB1C8B">
          <w:rPr>
            <w:rFonts w:ascii="Tahoma" w:hAnsi="Tahoma" w:cs="Tahoma"/>
            <w:noProof/>
            <w:rPrChange w:id="1072" w:author="michael schneider" w:date="2013-12-03T09:17:00Z">
              <w:rPr>
                <w:noProof/>
              </w:rPr>
            </w:rPrChange>
          </w:rPr>
          <w:tab/>
          <w:delText>30</w:delText>
        </w:r>
      </w:del>
    </w:p>
    <w:p w14:paraId="0C73D2F0" w14:textId="77777777" w:rsidR="00F434BD" w:rsidRPr="0088096E" w:rsidDel="00FB1C8B" w:rsidRDefault="00F434BD" w:rsidP="0088096E">
      <w:pPr>
        <w:pStyle w:val="TOC1"/>
        <w:tabs>
          <w:tab w:val="left" w:pos="480"/>
          <w:tab w:val="right" w:leader="dot" w:pos="9350"/>
        </w:tabs>
        <w:rPr>
          <w:del w:id="1073" w:author="michael schneider" w:date="2013-12-03T14:58:00Z"/>
          <w:rFonts w:ascii="Tahoma" w:eastAsiaTheme="minorEastAsia" w:hAnsi="Tahoma" w:cs="Tahoma"/>
          <w:noProof/>
          <w:sz w:val="22"/>
          <w:szCs w:val="22"/>
          <w:rPrChange w:id="1074" w:author="michael schneider" w:date="2013-12-03T09:17:00Z">
            <w:rPr>
              <w:del w:id="1075" w:author="michael schneider" w:date="2013-12-03T14:58:00Z"/>
              <w:rFonts w:asciiTheme="minorHAnsi" w:eastAsiaTheme="minorEastAsia" w:hAnsiTheme="minorHAnsi" w:cstheme="minorBidi"/>
              <w:noProof/>
              <w:sz w:val="22"/>
              <w:szCs w:val="22"/>
            </w:rPr>
          </w:rPrChange>
        </w:rPr>
        <w:pPrChange w:id="1076" w:author="michael schneider" w:date="2013-12-03T09:15:00Z">
          <w:pPr>
            <w:pStyle w:val="TOC1"/>
            <w:tabs>
              <w:tab w:val="left" w:pos="480"/>
              <w:tab w:val="right" w:leader="dot" w:pos="9350"/>
            </w:tabs>
          </w:pPr>
        </w:pPrChange>
      </w:pPr>
      <w:del w:id="1077" w:author="michael schneider" w:date="2013-12-03T14:58:00Z">
        <w:r w:rsidRPr="0088096E" w:rsidDel="00FB1C8B">
          <w:rPr>
            <w:rFonts w:ascii="Tahoma" w:hAnsi="Tahoma" w:cs="Tahoma"/>
            <w:noProof/>
            <w:highlight w:val="yellow"/>
            <w:rPrChange w:id="1078" w:author="michael schneider" w:date="2013-12-03T09:17:00Z">
              <w:rPr>
                <w:rFonts w:ascii="Tahoma" w:hAnsi="Tahoma" w:cs="Tahoma"/>
                <w:noProof/>
                <w:highlight w:val="yellow"/>
              </w:rPr>
            </w:rPrChange>
          </w:rPr>
          <w:delText>5.</w:delText>
        </w:r>
        <w:r w:rsidRPr="0088096E" w:rsidDel="00FB1C8B">
          <w:rPr>
            <w:rFonts w:ascii="Tahoma" w:eastAsiaTheme="minorEastAsia" w:hAnsi="Tahoma" w:cs="Tahoma"/>
            <w:noProof/>
            <w:sz w:val="22"/>
            <w:szCs w:val="22"/>
            <w:rPrChange w:id="1079"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highlight w:val="yellow"/>
            <w:rPrChange w:id="1080" w:author="michael schneider" w:date="2013-12-03T09:17:00Z">
              <w:rPr>
                <w:rFonts w:ascii="Tahoma" w:hAnsi="Tahoma" w:cs="Tahoma"/>
                <w:noProof/>
                <w:highlight w:val="yellow"/>
              </w:rPr>
            </w:rPrChange>
          </w:rPr>
          <w:delText>Other Nonfunctional Requirements</w:delText>
        </w:r>
        <w:r w:rsidRPr="0088096E" w:rsidDel="00FB1C8B">
          <w:rPr>
            <w:rFonts w:ascii="Tahoma" w:hAnsi="Tahoma" w:cs="Tahoma"/>
            <w:noProof/>
            <w:rPrChange w:id="1081" w:author="michael schneider" w:date="2013-12-03T09:17:00Z">
              <w:rPr>
                <w:noProof/>
              </w:rPr>
            </w:rPrChange>
          </w:rPr>
          <w:tab/>
          <w:delText>32</w:delText>
        </w:r>
      </w:del>
    </w:p>
    <w:p w14:paraId="526FF1F7" w14:textId="77777777" w:rsidR="00F434BD" w:rsidRPr="0088096E" w:rsidDel="00FB1C8B" w:rsidRDefault="00F434BD" w:rsidP="0088096E">
      <w:pPr>
        <w:pStyle w:val="TOC2"/>
        <w:tabs>
          <w:tab w:val="left" w:pos="960"/>
          <w:tab w:val="right" w:leader="dot" w:pos="9350"/>
        </w:tabs>
        <w:rPr>
          <w:del w:id="1082" w:author="michael schneider" w:date="2013-12-03T14:58:00Z"/>
          <w:rFonts w:ascii="Tahoma" w:eastAsiaTheme="minorEastAsia" w:hAnsi="Tahoma" w:cs="Tahoma"/>
          <w:noProof/>
          <w:sz w:val="22"/>
          <w:szCs w:val="22"/>
          <w:rPrChange w:id="1083" w:author="michael schneider" w:date="2013-12-03T09:17:00Z">
            <w:rPr>
              <w:del w:id="1084" w:author="michael schneider" w:date="2013-12-03T14:58:00Z"/>
              <w:rFonts w:asciiTheme="minorHAnsi" w:eastAsiaTheme="minorEastAsia" w:hAnsiTheme="minorHAnsi" w:cstheme="minorBidi"/>
              <w:noProof/>
              <w:sz w:val="22"/>
              <w:szCs w:val="22"/>
            </w:rPr>
          </w:rPrChange>
        </w:rPr>
        <w:pPrChange w:id="1085" w:author="michael schneider" w:date="2013-12-03T09:15:00Z">
          <w:pPr>
            <w:pStyle w:val="TOC2"/>
            <w:tabs>
              <w:tab w:val="left" w:pos="960"/>
              <w:tab w:val="right" w:leader="dot" w:pos="9350"/>
            </w:tabs>
          </w:pPr>
        </w:pPrChange>
      </w:pPr>
      <w:del w:id="1086" w:author="michael schneider" w:date="2013-12-03T14:58:00Z">
        <w:r w:rsidRPr="0088096E" w:rsidDel="00FB1C8B">
          <w:rPr>
            <w:rFonts w:ascii="Tahoma" w:hAnsi="Tahoma" w:cs="Tahoma"/>
            <w:noProof/>
            <w:rPrChange w:id="1087" w:author="michael schneider" w:date="2013-12-03T09:17:00Z">
              <w:rPr>
                <w:rFonts w:ascii="Tahoma" w:hAnsi="Tahoma" w:cs="Tahoma"/>
                <w:noProof/>
              </w:rPr>
            </w:rPrChange>
          </w:rPr>
          <w:delText>5.1</w:delText>
        </w:r>
        <w:r w:rsidRPr="0088096E" w:rsidDel="00FB1C8B">
          <w:rPr>
            <w:rFonts w:ascii="Tahoma" w:eastAsiaTheme="minorEastAsia" w:hAnsi="Tahoma" w:cs="Tahoma"/>
            <w:noProof/>
            <w:sz w:val="22"/>
            <w:szCs w:val="22"/>
            <w:rPrChange w:id="1088"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89" w:author="michael schneider" w:date="2013-12-03T09:17:00Z">
              <w:rPr>
                <w:rFonts w:ascii="Tahoma" w:hAnsi="Tahoma" w:cs="Tahoma"/>
                <w:noProof/>
              </w:rPr>
            </w:rPrChange>
          </w:rPr>
          <w:delText>Performance Requirements</w:delText>
        </w:r>
        <w:r w:rsidRPr="0088096E" w:rsidDel="00FB1C8B">
          <w:rPr>
            <w:rFonts w:ascii="Tahoma" w:hAnsi="Tahoma" w:cs="Tahoma"/>
            <w:noProof/>
            <w:rPrChange w:id="1090" w:author="michael schneider" w:date="2013-12-03T09:17:00Z">
              <w:rPr>
                <w:noProof/>
              </w:rPr>
            </w:rPrChange>
          </w:rPr>
          <w:tab/>
          <w:delText>32</w:delText>
        </w:r>
      </w:del>
    </w:p>
    <w:p w14:paraId="2BA27416" w14:textId="77777777" w:rsidR="00F434BD" w:rsidRPr="0088096E" w:rsidDel="00FB1C8B" w:rsidRDefault="00F434BD" w:rsidP="0088096E">
      <w:pPr>
        <w:pStyle w:val="TOC2"/>
        <w:tabs>
          <w:tab w:val="left" w:pos="960"/>
          <w:tab w:val="right" w:leader="dot" w:pos="9350"/>
        </w:tabs>
        <w:rPr>
          <w:del w:id="1091" w:author="michael schneider" w:date="2013-12-03T14:58:00Z"/>
          <w:rFonts w:ascii="Tahoma" w:eastAsiaTheme="minorEastAsia" w:hAnsi="Tahoma" w:cs="Tahoma"/>
          <w:noProof/>
          <w:sz w:val="22"/>
          <w:szCs w:val="22"/>
          <w:rPrChange w:id="1092" w:author="michael schneider" w:date="2013-12-03T09:17:00Z">
            <w:rPr>
              <w:del w:id="1093" w:author="michael schneider" w:date="2013-12-03T14:58:00Z"/>
              <w:rFonts w:asciiTheme="minorHAnsi" w:eastAsiaTheme="minorEastAsia" w:hAnsiTheme="minorHAnsi" w:cstheme="minorBidi"/>
              <w:noProof/>
              <w:sz w:val="22"/>
              <w:szCs w:val="22"/>
            </w:rPr>
          </w:rPrChange>
        </w:rPr>
        <w:pPrChange w:id="1094" w:author="michael schneider" w:date="2013-12-03T09:15:00Z">
          <w:pPr>
            <w:pStyle w:val="TOC2"/>
            <w:tabs>
              <w:tab w:val="left" w:pos="960"/>
              <w:tab w:val="right" w:leader="dot" w:pos="9350"/>
            </w:tabs>
          </w:pPr>
        </w:pPrChange>
      </w:pPr>
      <w:del w:id="1095" w:author="michael schneider" w:date="2013-12-03T14:58:00Z">
        <w:r w:rsidRPr="0088096E" w:rsidDel="00FB1C8B">
          <w:rPr>
            <w:rFonts w:ascii="Tahoma" w:hAnsi="Tahoma" w:cs="Tahoma"/>
            <w:noProof/>
            <w:rPrChange w:id="1096" w:author="michael schneider" w:date="2013-12-03T09:17:00Z">
              <w:rPr>
                <w:rFonts w:ascii="Tahoma" w:hAnsi="Tahoma" w:cs="Tahoma"/>
                <w:noProof/>
              </w:rPr>
            </w:rPrChange>
          </w:rPr>
          <w:delText>5.2</w:delText>
        </w:r>
        <w:r w:rsidRPr="0088096E" w:rsidDel="00FB1C8B">
          <w:rPr>
            <w:rFonts w:ascii="Tahoma" w:eastAsiaTheme="minorEastAsia" w:hAnsi="Tahoma" w:cs="Tahoma"/>
            <w:noProof/>
            <w:sz w:val="22"/>
            <w:szCs w:val="22"/>
            <w:rPrChange w:id="1097"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098" w:author="michael schneider" w:date="2013-12-03T09:17:00Z">
              <w:rPr>
                <w:rFonts w:ascii="Tahoma" w:hAnsi="Tahoma" w:cs="Tahoma"/>
                <w:noProof/>
              </w:rPr>
            </w:rPrChange>
          </w:rPr>
          <w:delText>Safety Requirements</w:delText>
        </w:r>
        <w:r w:rsidRPr="0088096E" w:rsidDel="00FB1C8B">
          <w:rPr>
            <w:rFonts w:ascii="Tahoma" w:hAnsi="Tahoma" w:cs="Tahoma"/>
            <w:noProof/>
            <w:rPrChange w:id="1099" w:author="michael schneider" w:date="2013-12-03T09:17:00Z">
              <w:rPr>
                <w:noProof/>
              </w:rPr>
            </w:rPrChange>
          </w:rPr>
          <w:tab/>
          <w:delText>32</w:delText>
        </w:r>
      </w:del>
    </w:p>
    <w:p w14:paraId="124C444A" w14:textId="77777777" w:rsidR="00F434BD" w:rsidRPr="0088096E" w:rsidDel="00FB1C8B" w:rsidRDefault="00F434BD" w:rsidP="0088096E">
      <w:pPr>
        <w:pStyle w:val="TOC2"/>
        <w:tabs>
          <w:tab w:val="left" w:pos="960"/>
          <w:tab w:val="right" w:leader="dot" w:pos="9350"/>
        </w:tabs>
        <w:rPr>
          <w:del w:id="1100" w:author="michael schneider" w:date="2013-12-03T14:58:00Z"/>
          <w:rFonts w:ascii="Tahoma" w:eastAsiaTheme="minorEastAsia" w:hAnsi="Tahoma" w:cs="Tahoma"/>
          <w:noProof/>
          <w:sz w:val="22"/>
          <w:szCs w:val="22"/>
          <w:rPrChange w:id="1101" w:author="michael schneider" w:date="2013-12-03T09:17:00Z">
            <w:rPr>
              <w:del w:id="1102" w:author="michael schneider" w:date="2013-12-03T14:58:00Z"/>
              <w:rFonts w:asciiTheme="minorHAnsi" w:eastAsiaTheme="minorEastAsia" w:hAnsiTheme="minorHAnsi" w:cstheme="minorBidi"/>
              <w:noProof/>
              <w:sz w:val="22"/>
              <w:szCs w:val="22"/>
            </w:rPr>
          </w:rPrChange>
        </w:rPr>
        <w:pPrChange w:id="1103" w:author="michael schneider" w:date="2013-12-03T09:15:00Z">
          <w:pPr>
            <w:pStyle w:val="TOC2"/>
            <w:tabs>
              <w:tab w:val="left" w:pos="960"/>
              <w:tab w:val="right" w:leader="dot" w:pos="9350"/>
            </w:tabs>
          </w:pPr>
        </w:pPrChange>
      </w:pPr>
      <w:del w:id="1104" w:author="michael schneider" w:date="2013-12-03T14:58:00Z">
        <w:r w:rsidRPr="0088096E" w:rsidDel="00FB1C8B">
          <w:rPr>
            <w:rFonts w:ascii="Tahoma" w:hAnsi="Tahoma" w:cs="Tahoma"/>
            <w:noProof/>
            <w:rPrChange w:id="1105" w:author="michael schneider" w:date="2013-12-03T09:17:00Z">
              <w:rPr>
                <w:rFonts w:ascii="Tahoma" w:hAnsi="Tahoma" w:cs="Tahoma"/>
                <w:noProof/>
              </w:rPr>
            </w:rPrChange>
          </w:rPr>
          <w:delText>5.3</w:delText>
        </w:r>
        <w:r w:rsidRPr="0088096E" w:rsidDel="00FB1C8B">
          <w:rPr>
            <w:rFonts w:ascii="Tahoma" w:eastAsiaTheme="minorEastAsia" w:hAnsi="Tahoma" w:cs="Tahoma"/>
            <w:noProof/>
            <w:sz w:val="22"/>
            <w:szCs w:val="22"/>
            <w:rPrChange w:id="1106"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107" w:author="michael schneider" w:date="2013-12-03T09:17:00Z">
              <w:rPr>
                <w:rFonts w:ascii="Tahoma" w:hAnsi="Tahoma" w:cs="Tahoma"/>
                <w:noProof/>
              </w:rPr>
            </w:rPrChange>
          </w:rPr>
          <w:delText>Security Requirements</w:delText>
        </w:r>
        <w:r w:rsidRPr="0088096E" w:rsidDel="00FB1C8B">
          <w:rPr>
            <w:rFonts w:ascii="Tahoma" w:hAnsi="Tahoma" w:cs="Tahoma"/>
            <w:noProof/>
            <w:rPrChange w:id="1108" w:author="michael schneider" w:date="2013-12-03T09:17:00Z">
              <w:rPr>
                <w:noProof/>
              </w:rPr>
            </w:rPrChange>
          </w:rPr>
          <w:tab/>
          <w:delText>32</w:delText>
        </w:r>
      </w:del>
    </w:p>
    <w:p w14:paraId="12E48BA0" w14:textId="77777777" w:rsidR="00F434BD" w:rsidRPr="0088096E" w:rsidDel="00FB1C8B" w:rsidRDefault="00F434BD" w:rsidP="0088096E">
      <w:pPr>
        <w:pStyle w:val="TOC2"/>
        <w:tabs>
          <w:tab w:val="left" w:pos="960"/>
          <w:tab w:val="right" w:leader="dot" w:pos="9350"/>
        </w:tabs>
        <w:rPr>
          <w:del w:id="1109" w:author="michael schneider" w:date="2013-12-03T14:58:00Z"/>
          <w:rFonts w:ascii="Tahoma" w:eastAsiaTheme="minorEastAsia" w:hAnsi="Tahoma" w:cs="Tahoma"/>
          <w:noProof/>
          <w:sz w:val="22"/>
          <w:szCs w:val="22"/>
          <w:rPrChange w:id="1110" w:author="michael schneider" w:date="2013-12-03T09:17:00Z">
            <w:rPr>
              <w:del w:id="1111" w:author="michael schneider" w:date="2013-12-03T14:58:00Z"/>
              <w:rFonts w:asciiTheme="minorHAnsi" w:eastAsiaTheme="minorEastAsia" w:hAnsiTheme="minorHAnsi" w:cstheme="minorBidi"/>
              <w:noProof/>
              <w:sz w:val="22"/>
              <w:szCs w:val="22"/>
            </w:rPr>
          </w:rPrChange>
        </w:rPr>
        <w:pPrChange w:id="1112" w:author="michael schneider" w:date="2013-12-03T09:15:00Z">
          <w:pPr>
            <w:pStyle w:val="TOC2"/>
            <w:tabs>
              <w:tab w:val="left" w:pos="960"/>
              <w:tab w:val="right" w:leader="dot" w:pos="9350"/>
            </w:tabs>
          </w:pPr>
        </w:pPrChange>
      </w:pPr>
      <w:del w:id="1113" w:author="michael schneider" w:date="2013-12-03T14:58:00Z">
        <w:r w:rsidRPr="0088096E" w:rsidDel="00FB1C8B">
          <w:rPr>
            <w:rFonts w:ascii="Tahoma" w:hAnsi="Tahoma" w:cs="Tahoma"/>
            <w:noProof/>
            <w:rPrChange w:id="1114" w:author="michael schneider" w:date="2013-12-03T09:17:00Z">
              <w:rPr>
                <w:rFonts w:ascii="Tahoma" w:hAnsi="Tahoma" w:cs="Tahoma"/>
                <w:noProof/>
              </w:rPr>
            </w:rPrChange>
          </w:rPr>
          <w:delText>5.4</w:delText>
        </w:r>
        <w:r w:rsidRPr="0088096E" w:rsidDel="00FB1C8B">
          <w:rPr>
            <w:rFonts w:ascii="Tahoma" w:eastAsiaTheme="minorEastAsia" w:hAnsi="Tahoma" w:cs="Tahoma"/>
            <w:noProof/>
            <w:sz w:val="22"/>
            <w:szCs w:val="22"/>
            <w:rPrChange w:id="1115"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116" w:author="michael schneider" w:date="2013-12-03T09:17:00Z">
              <w:rPr>
                <w:rFonts w:ascii="Tahoma" w:hAnsi="Tahoma" w:cs="Tahoma"/>
                <w:noProof/>
              </w:rPr>
            </w:rPrChange>
          </w:rPr>
          <w:delText>Software Quality Attributes</w:delText>
        </w:r>
        <w:r w:rsidRPr="0088096E" w:rsidDel="00FB1C8B">
          <w:rPr>
            <w:rFonts w:ascii="Tahoma" w:hAnsi="Tahoma" w:cs="Tahoma"/>
            <w:noProof/>
            <w:rPrChange w:id="1117" w:author="michael schneider" w:date="2013-12-03T09:17:00Z">
              <w:rPr>
                <w:noProof/>
              </w:rPr>
            </w:rPrChange>
          </w:rPr>
          <w:tab/>
          <w:delText>32</w:delText>
        </w:r>
      </w:del>
    </w:p>
    <w:p w14:paraId="64CD2A33" w14:textId="77777777" w:rsidR="00F434BD" w:rsidRPr="0088096E" w:rsidDel="00FB1C8B" w:rsidRDefault="00F434BD" w:rsidP="0088096E">
      <w:pPr>
        <w:pStyle w:val="TOC2"/>
        <w:tabs>
          <w:tab w:val="left" w:pos="960"/>
          <w:tab w:val="right" w:leader="dot" w:pos="9350"/>
        </w:tabs>
        <w:rPr>
          <w:del w:id="1118" w:author="michael schneider" w:date="2013-12-03T14:58:00Z"/>
          <w:rFonts w:ascii="Tahoma" w:eastAsiaTheme="minorEastAsia" w:hAnsi="Tahoma" w:cs="Tahoma"/>
          <w:noProof/>
          <w:sz w:val="22"/>
          <w:szCs w:val="22"/>
          <w:rPrChange w:id="1119" w:author="michael schneider" w:date="2013-12-03T09:17:00Z">
            <w:rPr>
              <w:del w:id="1120" w:author="michael schneider" w:date="2013-12-03T14:58:00Z"/>
              <w:rFonts w:asciiTheme="minorHAnsi" w:eastAsiaTheme="minorEastAsia" w:hAnsiTheme="minorHAnsi" w:cstheme="minorBidi"/>
              <w:noProof/>
              <w:sz w:val="22"/>
              <w:szCs w:val="22"/>
            </w:rPr>
          </w:rPrChange>
        </w:rPr>
        <w:pPrChange w:id="1121" w:author="michael schneider" w:date="2013-12-03T09:15:00Z">
          <w:pPr>
            <w:pStyle w:val="TOC2"/>
            <w:tabs>
              <w:tab w:val="left" w:pos="960"/>
              <w:tab w:val="right" w:leader="dot" w:pos="9350"/>
            </w:tabs>
          </w:pPr>
        </w:pPrChange>
      </w:pPr>
      <w:del w:id="1122" w:author="michael schneider" w:date="2013-12-03T14:58:00Z">
        <w:r w:rsidRPr="0088096E" w:rsidDel="00FB1C8B">
          <w:rPr>
            <w:rFonts w:ascii="Tahoma" w:hAnsi="Tahoma" w:cs="Tahoma"/>
            <w:noProof/>
            <w:rPrChange w:id="1123" w:author="michael schneider" w:date="2013-12-03T09:17:00Z">
              <w:rPr>
                <w:rFonts w:ascii="Tahoma" w:hAnsi="Tahoma" w:cs="Tahoma"/>
                <w:noProof/>
              </w:rPr>
            </w:rPrChange>
          </w:rPr>
          <w:delText>5.5</w:delText>
        </w:r>
        <w:r w:rsidRPr="0088096E" w:rsidDel="00FB1C8B">
          <w:rPr>
            <w:rFonts w:ascii="Tahoma" w:eastAsiaTheme="minorEastAsia" w:hAnsi="Tahoma" w:cs="Tahoma"/>
            <w:noProof/>
            <w:sz w:val="22"/>
            <w:szCs w:val="22"/>
            <w:rPrChange w:id="1124"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125" w:author="michael schneider" w:date="2013-12-03T09:17:00Z">
              <w:rPr>
                <w:rFonts w:ascii="Tahoma" w:hAnsi="Tahoma" w:cs="Tahoma"/>
                <w:noProof/>
              </w:rPr>
            </w:rPrChange>
          </w:rPr>
          <w:delText>Business Rules</w:delText>
        </w:r>
        <w:r w:rsidRPr="0088096E" w:rsidDel="00FB1C8B">
          <w:rPr>
            <w:rFonts w:ascii="Tahoma" w:hAnsi="Tahoma" w:cs="Tahoma"/>
            <w:noProof/>
            <w:rPrChange w:id="1126" w:author="michael schneider" w:date="2013-12-03T09:17:00Z">
              <w:rPr>
                <w:noProof/>
              </w:rPr>
            </w:rPrChange>
          </w:rPr>
          <w:tab/>
          <w:delText>32</w:delText>
        </w:r>
      </w:del>
    </w:p>
    <w:p w14:paraId="2DD8E5C2" w14:textId="77777777" w:rsidR="00F434BD" w:rsidRPr="0088096E" w:rsidDel="00FB1C8B" w:rsidRDefault="00F434BD" w:rsidP="0088096E">
      <w:pPr>
        <w:pStyle w:val="TOC1"/>
        <w:tabs>
          <w:tab w:val="left" w:pos="480"/>
          <w:tab w:val="right" w:leader="dot" w:pos="9350"/>
        </w:tabs>
        <w:rPr>
          <w:del w:id="1127" w:author="michael schneider" w:date="2013-12-03T14:58:00Z"/>
          <w:rFonts w:ascii="Tahoma" w:eastAsiaTheme="minorEastAsia" w:hAnsi="Tahoma" w:cs="Tahoma"/>
          <w:noProof/>
          <w:sz w:val="22"/>
          <w:szCs w:val="22"/>
          <w:rPrChange w:id="1128" w:author="michael schneider" w:date="2013-12-03T09:17:00Z">
            <w:rPr>
              <w:del w:id="1129" w:author="michael schneider" w:date="2013-12-03T14:58:00Z"/>
              <w:rFonts w:asciiTheme="minorHAnsi" w:eastAsiaTheme="minorEastAsia" w:hAnsiTheme="minorHAnsi" w:cstheme="minorBidi"/>
              <w:noProof/>
              <w:sz w:val="22"/>
              <w:szCs w:val="22"/>
            </w:rPr>
          </w:rPrChange>
        </w:rPr>
        <w:pPrChange w:id="1130" w:author="michael schneider" w:date="2013-12-03T09:15:00Z">
          <w:pPr>
            <w:pStyle w:val="TOC1"/>
            <w:tabs>
              <w:tab w:val="left" w:pos="480"/>
              <w:tab w:val="right" w:leader="dot" w:pos="9350"/>
            </w:tabs>
          </w:pPr>
        </w:pPrChange>
      </w:pPr>
      <w:del w:id="1131" w:author="michael schneider" w:date="2013-12-03T14:58:00Z">
        <w:r w:rsidRPr="0088096E" w:rsidDel="00FB1C8B">
          <w:rPr>
            <w:rFonts w:ascii="Tahoma" w:hAnsi="Tahoma" w:cs="Tahoma"/>
            <w:noProof/>
            <w:rPrChange w:id="1132" w:author="michael schneider" w:date="2013-12-03T09:17:00Z">
              <w:rPr>
                <w:rFonts w:ascii="Tahoma" w:hAnsi="Tahoma" w:cs="Tahoma"/>
                <w:noProof/>
              </w:rPr>
            </w:rPrChange>
          </w:rPr>
          <w:delText>6.</w:delText>
        </w:r>
        <w:r w:rsidRPr="0088096E" w:rsidDel="00FB1C8B">
          <w:rPr>
            <w:rFonts w:ascii="Tahoma" w:eastAsiaTheme="minorEastAsia" w:hAnsi="Tahoma" w:cs="Tahoma"/>
            <w:noProof/>
            <w:sz w:val="22"/>
            <w:szCs w:val="22"/>
            <w:rPrChange w:id="1133" w:author="michael schneider" w:date="2013-12-03T09:17:00Z">
              <w:rPr>
                <w:rFonts w:asciiTheme="minorHAnsi" w:eastAsiaTheme="minorEastAsia" w:hAnsiTheme="minorHAnsi" w:cstheme="minorBidi"/>
                <w:noProof/>
                <w:sz w:val="22"/>
                <w:szCs w:val="22"/>
              </w:rPr>
            </w:rPrChange>
          </w:rPr>
          <w:tab/>
        </w:r>
        <w:r w:rsidRPr="0088096E" w:rsidDel="00FB1C8B">
          <w:rPr>
            <w:rFonts w:ascii="Tahoma" w:hAnsi="Tahoma" w:cs="Tahoma"/>
            <w:noProof/>
            <w:rPrChange w:id="1134" w:author="michael schneider" w:date="2013-12-03T09:17:00Z">
              <w:rPr>
                <w:rFonts w:ascii="Tahoma" w:hAnsi="Tahoma" w:cs="Tahoma"/>
                <w:noProof/>
              </w:rPr>
            </w:rPrChange>
          </w:rPr>
          <w:delText>Other Requirements</w:delText>
        </w:r>
        <w:r w:rsidRPr="0088096E" w:rsidDel="00FB1C8B">
          <w:rPr>
            <w:rFonts w:ascii="Tahoma" w:hAnsi="Tahoma" w:cs="Tahoma"/>
            <w:noProof/>
            <w:rPrChange w:id="1135" w:author="michael schneider" w:date="2013-12-03T09:17:00Z">
              <w:rPr>
                <w:noProof/>
              </w:rPr>
            </w:rPrChange>
          </w:rPr>
          <w:tab/>
          <w:delText>32</w:delText>
        </w:r>
      </w:del>
    </w:p>
    <w:p w14:paraId="74F30749" w14:textId="77777777" w:rsidR="00F434BD" w:rsidRPr="0088096E" w:rsidDel="00FB1C8B" w:rsidRDefault="00F434BD" w:rsidP="0088096E">
      <w:pPr>
        <w:pStyle w:val="TOC1"/>
        <w:tabs>
          <w:tab w:val="right" w:leader="dot" w:pos="9350"/>
        </w:tabs>
        <w:rPr>
          <w:del w:id="1136" w:author="michael schneider" w:date="2013-12-03T14:58:00Z"/>
          <w:rFonts w:ascii="Tahoma" w:eastAsiaTheme="minorEastAsia" w:hAnsi="Tahoma" w:cs="Tahoma"/>
          <w:noProof/>
          <w:sz w:val="22"/>
          <w:szCs w:val="22"/>
          <w:rPrChange w:id="1137" w:author="michael schneider" w:date="2013-12-03T09:17:00Z">
            <w:rPr>
              <w:del w:id="1138" w:author="michael schneider" w:date="2013-12-03T14:58:00Z"/>
              <w:rFonts w:asciiTheme="minorHAnsi" w:eastAsiaTheme="minorEastAsia" w:hAnsiTheme="minorHAnsi" w:cstheme="minorBidi"/>
              <w:noProof/>
              <w:sz w:val="22"/>
              <w:szCs w:val="22"/>
            </w:rPr>
          </w:rPrChange>
        </w:rPr>
        <w:pPrChange w:id="1139" w:author="michael schneider" w:date="2013-12-03T09:15:00Z">
          <w:pPr>
            <w:pStyle w:val="TOC1"/>
            <w:tabs>
              <w:tab w:val="right" w:leader="dot" w:pos="9350"/>
            </w:tabs>
          </w:pPr>
        </w:pPrChange>
      </w:pPr>
      <w:del w:id="1140" w:author="michael schneider" w:date="2013-12-03T14:58:00Z">
        <w:r w:rsidRPr="0088096E" w:rsidDel="00FB1C8B">
          <w:rPr>
            <w:rFonts w:ascii="Tahoma" w:hAnsi="Tahoma" w:cs="Tahoma"/>
            <w:noProof/>
            <w:highlight w:val="yellow"/>
            <w:rPrChange w:id="1141" w:author="michael schneider" w:date="2013-12-03T09:17:00Z">
              <w:rPr>
                <w:rFonts w:ascii="Tahoma" w:hAnsi="Tahoma" w:cs="Tahoma"/>
                <w:noProof/>
                <w:highlight w:val="yellow"/>
              </w:rPr>
            </w:rPrChange>
          </w:rPr>
          <w:delText>Appendix A: Glossary</w:delText>
        </w:r>
        <w:r w:rsidRPr="0088096E" w:rsidDel="00FB1C8B">
          <w:rPr>
            <w:rFonts w:ascii="Tahoma" w:hAnsi="Tahoma" w:cs="Tahoma"/>
            <w:noProof/>
            <w:rPrChange w:id="1142" w:author="michael schneider" w:date="2013-12-03T09:17:00Z">
              <w:rPr>
                <w:noProof/>
              </w:rPr>
            </w:rPrChange>
          </w:rPr>
          <w:tab/>
          <w:delText>33</w:delText>
        </w:r>
      </w:del>
    </w:p>
    <w:p w14:paraId="2A6B641F" w14:textId="77777777" w:rsidR="00F434BD" w:rsidRPr="0088096E" w:rsidDel="00FB1C8B" w:rsidRDefault="00F434BD" w:rsidP="0088096E">
      <w:pPr>
        <w:pStyle w:val="TOC1"/>
        <w:tabs>
          <w:tab w:val="right" w:leader="dot" w:pos="9350"/>
        </w:tabs>
        <w:rPr>
          <w:del w:id="1143" w:author="michael schneider" w:date="2013-12-03T14:58:00Z"/>
          <w:rFonts w:ascii="Tahoma" w:eastAsiaTheme="minorEastAsia" w:hAnsi="Tahoma" w:cs="Tahoma"/>
          <w:noProof/>
          <w:sz w:val="22"/>
          <w:szCs w:val="22"/>
          <w:rPrChange w:id="1144" w:author="michael schneider" w:date="2013-12-03T09:17:00Z">
            <w:rPr>
              <w:del w:id="1145" w:author="michael schneider" w:date="2013-12-03T14:58:00Z"/>
              <w:rFonts w:asciiTheme="minorHAnsi" w:eastAsiaTheme="minorEastAsia" w:hAnsiTheme="minorHAnsi" w:cstheme="minorBidi"/>
              <w:noProof/>
              <w:sz w:val="22"/>
              <w:szCs w:val="22"/>
            </w:rPr>
          </w:rPrChange>
        </w:rPr>
        <w:pPrChange w:id="1146" w:author="michael schneider" w:date="2013-12-03T09:15:00Z">
          <w:pPr>
            <w:pStyle w:val="TOC1"/>
            <w:tabs>
              <w:tab w:val="right" w:leader="dot" w:pos="9350"/>
            </w:tabs>
          </w:pPr>
        </w:pPrChange>
      </w:pPr>
      <w:del w:id="1147" w:author="michael schneider" w:date="2013-12-03T14:58:00Z">
        <w:r w:rsidRPr="0088096E" w:rsidDel="00FB1C8B">
          <w:rPr>
            <w:rFonts w:ascii="Tahoma" w:hAnsi="Tahoma" w:cs="Tahoma"/>
            <w:noProof/>
            <w:highlight w:val="yellow"/>
            <w:rPrChange w:id="1148" w:author="michael schneider" w:date="2013-12-03T09:17:00Z">
              <w:rPr>
                <w:rFonts w:ascii="Tahoma" w:hAnsi="Tahoma" w:cs="Tahoma"/>
                <w:noProof/>
                <w:highlight w:val="yellow"/>
              </w:rPr>
            </w:rPrChange>
          </w:rPr>
          <w:delText>Appendix B: Analysis Models</w:delText>
        </w:r>
        <w:r w:rsidRPr="0088096E" w:rsidDel="00FB1C8B">
          <w:rPr>
            <w:rFonts w:ascii="Tahoma" w:hAnsi="Tahoma" w:cs="Tahoma"/>
            <w:noProof/>
            <w:rPrChange w:id="1149" w:author="michael schneider" w:date="2013-12-03T09:17:00Z">
              <w:rPr>
                <w:noProof/>
              </w:rPr>
            </w:rPrChange>
          </w:rPr>
          <w:tab/>
          <w:delText>33</w:delText>
        </w:r>
      </w:del>
    </w:p>
    <w:p w14:paraId="74ECC29D" w14:textId="77777777" w:rsidR="00F434BD" w:rsidRPr="0088096E" w:rsidDel="00FB1C8B" w:rsidRDefault="00F434BD" w:rsidP="0088096E">
      <w:pPr>
        <w:pStyle w:val="TOC1"/>
        <w:tabs>
          <w:tab w:val="right" w:leader="dot" w:pos="9350"/>
        </w:tabs>
        <w:rPr>
          <w:del w:id="1150" w:author="michael schneider" w:date="2013-12-03T14:58:00Z"/>
          <w:rFonts w:ascii="Tahoma" w:eastAsiaTheme="minorEastAsia" w:hAnsi="Tahoma" w:cs="Tahoma"/>
          <w:noProof/>
          <w:sz w:val="22"/>
          <w:szCs w:val="22"/>
          <w:rPrChange w:id="1151" w:author="michael schneider" w:date="2013-12-03T09:17:00Z">
            <w:rPr>
              <w:del w:id="1152" w:author="michael schneider" w:date="2013-12-03T14:58:00Z"/>
              <w:rFonts w:asciiTheme="minorHAnsi" w:eastAsiaTheme="minorEastAsia" w:hAnsiTheme="minorHAnsi" w:cstheme="minorBidi"/>
              <w:noProof/>
              <w:sz w:val="22"/>
              <w:szCs w:val="22"/>
            </w:rPr>
          </w:rPrChange>
        </w:rPr>
        <w:pPrChange w:id="1153" w:author="michael schneider" w:date="2013-12-03T09:15:00Z">
          <w:pPr>
            <w:pStyle w:val="TOC1"/>
            <w:tabs>
              <w:tab w:val="right" w:leader="dot" w:pos="9350"/>
            </w:tabs>
          </w:pPr>
        </w:pPrChange>
      </w:pPr>
      <w:del w:id="1154" w:author="michael schneider" w:date="2013-12-03T14:58:00Z">
        <w:r w:rsidRPr="0088096E" w:rsidDel="00FB1C8B">
          <w:rPr>
            <w:rFonts w:ascii="Tahoma" w:hAnsi="Tahoma" w:cs="Tahoma"/>
            <w:noProof/>
            <w:highlight w:val="yellow"/>
            <w:rPrChange w:id="1155" w:author="michael schneider" w:date="2013-12-03T09:17:00Z">
              <w:rPr>
                <w:rFonts w:ascii="Tahoma" w:hAnsi="Tahoma" w:cs="Tahoma"/>
                <w:noProof/>
                <w:highlight w:val="yellow"/>
              </w:rPr>
            </w:rPrChange>
          </w:rPr>
          <w:delText>Appendix C: To Be Determined List</w:delText>
        </w:r>
        <w:r w:rsidRPr="0088096E" w:rsidDel="00FB1C8B">
          <w:rPr>
            <w:rFonts w:ascii="Tahoma" w:hAnsi="Tahoma" w:cs="Tahoma"/>
            <w:noProof/>
            <w:rPrChange w:id="1156" w:author="michael schneider" w:date="2013-12-03T09:17:00Z">
              <w:rPr>
                <w:noProof/>
              </w:rPr>
            </w:rPrChange>
          </w:rPr>
          <w:tab/>
          <w:delText>33</w:delText>
        </w:r>
      </w:del>
    </w:p>
    <w:p w14:paraId="45294421" w14:textId="73FE03FB" w:rsidR="009A3B0D" w:rsidRPr="0088096E" w:rsidRDefault="00F434BD" w:rsidP="00FB1C8B">
      <w:pPr>
        <w:pStyle w:val="Contents1"/>
        <w:tabs>
          <w:tab w:val="left" w:pos="2970"/>
        </w:tabs>
        <w:rPr>
          <w:rStyle w:val="IndexLink"/>
          <w:rFonts w:ascii="Tahoma" w:hAnsi="Tahoma" w:cs="Tahoma"/>
          <w:rPrChange w:id="1157" w:author="michael schneider" w:date="2013-12-03T09:17:00Z">
            <w:rPr>
              <w:rStyle w:val="IndexLink"/>
              <w:rFonts w:ascii="Tahoma" w:hAnsi="Tahoma" w:cs="Tahoma"/>
            </w:rPr>
          </w:rPrChange>
        </w:rPr>
      </w:pPr>
      <w:r w:rsidRPr="0088096E">
        <w:rPr>
          <w:rFonts w:ascii="Tahoma" w:hAnsi="Tahoma" w:cs="Tahoma"/>
          <w:b w:val="0"/>
          <w:rPrChange w:id="1158" w:author="michael schneider" w:date="2013-12-03T09:17:00Z">
            <w:rPr>
              <w:rFonts w:ascii="Tahoma" w:hAnsi="Tahoma" w:cs="Tahoma"/>
              <w:b w:val="0"/>
            </w:rPr>
          </w:rPrChange>
        </w:rPr>
        <w:fldChar w:fldCharType="end"/>
      </w:r>
    </w:p>
    <w:p w14:paraId="5B279268" w14:textId="77777777" w:rsidR="009A3B0D" w:rsidRPr="0088096E" w:rsidRDefault="009A3B0D" w:rsidP="000E7EAD">
      <w:pPr>
        <w:tabs>
          <w:tab w:val="left" w:pos="2970"/>
        </w:tabs>
        <w:rPr>
          <w:rFonts w:ascii="Tahoma" w:hAnsi="Tahoma" w:cs="Tahoma"/>
          <w:rPrChange w:id="1159" w:author="michael schneider" w:date="2013-12-03T09:17:00Z">
            <w:rPr>
              <w:rFonts w:ascii="Tahoma" w:hAnsi="Tahoma" w:cs="Tahoma"/>
            </w:rPr>
          </w:rPrChange>
        </w:rPr>
        <w:sectPr w:rsidR="009A3B0D" w:rsidRPr="0088096E">
          <w:type w:val="continuous"/>
          <w:pgSz w:w="12240" w:h="15840"/>
          <w:pgMar w:top="1440" w:right="1440" w:bottom="1440" w:left="1440" w:header="720" w:footer="720" w:gutter="0"/>
          <w:cols w:space="720"/>
          <w:docGrid w:linePitch="240"/>
        </w:sectPr>
      </w:pPr>
    </w:p>
    <w:p w14:paraId="1828999E" w14:textId="77777777" w:rsidR="009A3B0D" w:rsidRPr="0088096E" w:rsidRDefault="009A3B0D" w:rsidP="000E7EAD">
      <w:pPr>
        <w:tabs>
          <w:tab w:val="left" w:pos="2970"/>
        </w:tabs>
        <w:rPr>
          <w:rFonts w:ascii="Tahoma" w:hAnsi="Tahoma" w:cs="Tahoma"/>
          <w:b/>
          <w:rPrChange w:id="1160" w:author="michael schneider" w:date="2013-12-03T09:17:00Z">
            <w:rPr>
              <w:rFonts w:ascii="Tahoma" w:hAnsi="Tahoma" w:cs="Tahoma"/>
              <w:b/>
            </w:rPr>
          </w:rPrChange>
        </w:rPr>
      </w:pPr>
    </w:p>
    <w:p w14:paraId="689A0336" w14:textId="77777777" w:rsidR="009A3B0D" w:rsidRPr="0088096E" w:rsidRDefault="009A3B0D" w:rsidP="000E7EAD">
      <w:pPr>
        <w:tabs>
          <w:tab w:val="left" w:pos="2970"/>
        </w:tabs>
        <w:rPr>
          <w:rFonts w:ascii="Tahoma" w:hAnsi="Tahoma" w:cs="Tahoma"/>
          <w:b/>
          <w:rPrChange w:id="1161" w:author="michael schneider" w:date="2013-12-03T09:17:00Z">
            <w:rPr>
              <w:rFonts w:ascii="Tahoma" w:hAnsi="Tahoma" w:cs="Tahoma"/>
              <w:b/>
            </w:rPr>
          </w:rPrChange>
        </w:rPr>
      </w:pPr>
    </w:p>
    <w:p w14:paraId="777A0D06" w14:textId="77777777" w:rsidR="000C4D0F" w:rsidRPr="0088096E" w:rsidRDefault="000C4D0F" w:rsidP="000E7EAD">
      <w:pPr>
        <w:tabs>
          <w:tab w:val="left" w:pos="2970"/>
        </w:tabs>
        <w:rPr>
          <w:rFonts w:ascii="Tahoma" w:hAnsi="Tahoma" w:cs="Tahoma"/>
          <w:b/>
          <w:rPrChange w:id="1162" w:author="michael schneider" w:date="2013-12-03T09:17:00Z">
            <w:rPr>
              <w:rFonts w:ascii="Tahoma" w:hAnsi="Tahoma" w:cs="Tahoma"/>
              <w:b/>
            </w:rPr>
          </w:rPrChange>
        </w:rPr>
      </w:pPr>
    </w:p>
    <w:p w14:paraId="20529A4A" w14:textId="77777777" w:rsidR="009A3B0D" w:rsidRPr="0088096E" w:rsidRDefault="00C07BB7" w:rsidP="000E7EAD">
      <w:pPr>
        <w:pStyle w:val="TOCEntry"/>
        <w:tabs>
          <w:tab w:val="left" w:pos="2970"/>
        </w:tabs>
        <w:rPr>
          <w:rFonts w:ascii="Tahoma" w:hAnsi="Tahoma" w:cs="Tahoma"/>
          <w:rPrChange w:id="1163" w:author="michael schneider" w:date="2013-12-03T09:17:00Z">
            <w:rPr>
              <w:rFonts w:ascii="Tahoma" w:hAnsi="Tahoma" w:cs="Tahoma"/>
            </w:rPr>
          </w:rPrChange>
        </w:rPr>
      </w:pPr>
      <w:bookmarkStart w:id="1164" w:name="_Toc441230971"/>
      <w:bookmarkEnd w:id="1164"/>
      <w:r w:rsidRPr="0088096E">
        <w:rPr>
          <w:rFonts w:ascii="Tahoma" w:hAnsi="Tahoma" w:cs="Tahoma"/>
          <w:rPrChange w:id="1165" w:author="michael schneider" w:date="2013-12-03T09:17:00Z">
            <w:rPr>
              <w:rFonts w:ascii="Tahoma" w:hAnsi="Tahoma" w:cs="Tahoma"/>
            </w:rPr>
          </w:rPrChange>
        </w:rPr>
        <w:lastRenderedPageBreak/>
        <w:t>Revision History</w:t>
      </w:r>
    </w:p>
    <w:tbl>
      <w:tblPr>
        <w:tblW w:w="0" w:type="auto"/>
        <w:tblBorders>
          <w:top w:val="single" w:sz="12" w:space="0" w:color="00000A"/>
          <w:left w:val="single" w:sz="12" w:space="0" w:color="00000A"/>
          <w:bottom w:val="double" w:sz="12" w:space="0" w:color="00000A"/>
          <w:right w:val="single" w:sz="6" w:space="0" w:color="00000A"/>
          <w:insideH w:val="double" w:sz="12" w:space="0" w:color="00000A"/>
          <w:insideV w:val="single" w:sz="6" w:space="0" w:color="00000A"/>
        </w:tblBorders>
        <w:tblCellMar>
          <w:left w:w="107" w:type="dxa"/>
        </w:tblCellMar>
        <w:tblLook w:val="04A0" w:firstRow="1" w:lastRow="0" w:firstColumn="1" w:lastColumn="0" w:noHBand="0" w:noVBand="1"/>
      </w:tblPr>
      <w:tblGrid>
        <w:gridCol w:w="2034"/>
        <w:gridCol w:w="1131"/>
        <w:gridCol w:w="4626"/>
        <w:gridCol w:w="1539"/>
      </w:tblGrid>
      <w:tr w:rsidR="009A3B0D" w:rsidRPr="0088096E" w14:paraId="78F88C76" w14:textId="77777777">
        <w:tc>
          <w:tcPr>
            <w:tcW w:w="2159" w:type="dxa"/>
            <w:tcBorders>
              <w:top w:val="single" w:sz="12" w:space="0" w:color="00000A"/>
              <w:left w:val="single" w:sz="12" w:space="0" w:color="00000A"/>
              <w:bottom w:val="double" w:sz="12" w:space="0" w:color="00000A"/>
              <w:right w:val="single" w:sz="6" w:space="0" w:color="00000A"/>
            </w:tcBorders>
            <w:shd w:val="clear" w:color="auto" w:fill="auto"/>
            <w:tcMar>
              <w:left w:w="107" w:type="dxa"/>
            </w:tcMar>
          </w:tcPr>
          <w:p w14:paraId="1BF5CD25" w14:textId="77777777" w:rsidR="009A3B0D" w:rsidRPr="0088096E" w:rsidRDefault="00C07BB7" w:rsidP="000E7EAD">
            <w:pPr>
              <w:tabs>
                <w:tab w:val="left" w:pos="2970"/>
              </w:tabs>
              <w:spacing w:before="40" w:after="40"/>
              <w:rPr>
                <w:rFonts w:ascii="Tahoma" w:hAnsi="Tahoma" w:cs="Tahoma"/>
                <w:b/>
                <w:rPrChange w:id="1166" w:author="michael schneider" w:date="2013-12-03T09:17:00Z">
                  <w:rPr>
                    <w:rFonts w:ascii="Tahoma" w:hAnsi="Tahoma" w:cs="Tahoma"/>
                    <w:b/>
                  </w:rPr>
                </w:rPrChange>
              </w:rPr>
            </w:pPr>
            <w:r w:rsidRPr="0088096E">
              <w:rPr>
                <w:rFonts w:ascii="Tahoma" w:hAnsi="Tahoma" w:cs="Tahoma"/>
                <w:b/>
                <w:rPrChange w:id="1167" w:author="michael schneider" w:date="2013-12-03T09:17:00Z">
                  <w:rPr>
                    <w:rFonts w:ascii="Tahoma" w:hAnsi="Tahoma" w:cs="Tahoma"/>
                    <w:b/>
                  </w:rPr>
                </w:rPrChange>
              </w:rPr>
              <w:t>Name</w:t>
            </w:r>
          </w:p>
        </w:tc>
        <w:tc>
          <w:tcPr>
            <w:tcW w:w="1169" w:type="dxa"/>
            <w:tcBorders>
              <w:top w:val="single" w:sz="12" w:space="0" w:color="00000A"/>
              <w:left w:val="single" w:sz="6" w:space="0" w:color="00000A"/>
              <w:bottom w:val="double" w:sz="12" w:space="0" w:color="00000A"/>
              <w:right w:val="single" w:sz="6" w:space="0" w:color="00000A"/>
            </w:tcBorders>
            <w:shd w:val="clear" w:color="auto" w:fill="auto"/>
            <w:tcMar>
              <w:left w:w="114" w:type="dxa"/>
            </w:tcMar>
          </w:tcPr>
          <w:p w14:paraId="3FCBCA20" w14:textId="77777777" w:rsidR="009A3B0D" w:rsidRPr="0088096E" w:rsidRDefault="00C07BB7" w:rsidP="000E7EAD">
            <w:pPr>
              <w:tabs>
                <w:tab w:val="left" w:pos="2970"/>
              </w:tabs>
              <w:spacing w:before="40" w:after="40"/>
              <w:rPr>
                <w:rFonts w:ascii="Tahoma" w:hAnsi="Tahoma" w:cs="Tahoma"/>
                <w:b/>
                <w:rPrChange w:id="1168" w:author="michael schneider" w:date="2013-12-03T09:17:00Z">
                  <w:rPr>
                    <w:rFonts w:ascii="Tahoma" w:hAnsi="Tahoma" w:cs="Tahoma"/>
                    <w:b/>
                  </w:rPr>
                </w:rPrChange>
              </w:rPr>
            </w:pPr>
            <w:r w:rsidRPr="0088096E">
              <w:rPr>
                <w:rFonts w:ascii="Tahoma" w:hAnsi="Tahoma" w:cs="Tahoma"/>
                <w:b/>
                <w:rPrChange w:id="1169" w:author="michael schneider" w:date="2013-12-03T09:17:00Z">
                  <w:rPr>
                    <w:rFonts w:ascii="Tahoma" w:hAnsi="Tahoma" w:cs="Tahoma"/>
                    <w:b/>
                  </w:rPr>
                </w:rPrChange>
              </w:rPr>
              <w:t>Date</w:t>
            </w:r>
          </w:p>
        </w:tc>
        <w:tc>
          <w:tcPr>
            <w:tcW w:w="4954" w:type="dxa"/>
            <w:tcBorders>
              <w:top w:val="single" w:sz="12" w:space="0" w:color="00000A"/>
              <w:left w:val="single" w:sz="6" w:space="0" w:color="00000A"/>
              <w:bottom w:val="double" w:sz="12" w:space="0" w:color="00000A"/>
              <w:right w:val="single" w:sz="6" w:space="0" w:color="00000A"/>
            </w:tcBorders>
            <w:shd w:val="clear" w:color="auto" w:fill="auto"/>
            <w:tcMar>
              <w:left w:w="114" w:type="dxa"/>
            </w:tcMar>
          </w:tcPr>
          <w:p w14:paraId="0816049F" w14:textId="77777777" w:rsidR="009A3B0D" w:rsidRPr="0088096E" w:rsidRDefault="00C07BB7" w:rsidP="000E7EAD">
            <w:pPr>
              <w:tabs>
                <w:tab w:val="left" w:pos="2970"/>
              </w:tabs>
              <w:spacing w:before="40" w:after="40"/>
              <w:rPr>
                <w:rFonts w:ascii="Tahoma" w:hAnsi="Tahoma" w:cs="Tahoma"/>
                <w:b/>
                <w:rPrChange w:id="1170" w:author="michael schneider" w:date="2013-12-03T09:17:00Z">
                  <w:rPr>
                    <w:rFonts w:ascii="Tahoma" w:hAnsi="Tahoma" w:cs="Tahoma"/>
                    <w:b/>
                  </w:rPr>
                </w:rPrChange>
              </w:rPr>
            </w:pPr>
            <w:r w:rsidRPr="0088096E">
              <w:rPr>
                <w:rFonts w:ascii="Tahoma" w:hAnsi="Tahoma" w:cs="Tahoma"/>
                <w:b/>
                <w:rPrChange w:id="1171" w:author="michael schneider" w:date="2013-12-03T09:17:00Z">
                  <w:rPr>
                    <w:rFonts w:ascii="Tahoma" w:hAnsi="Tahoma" w:cs="Tahoma"/>
                    <w:b/>
                  </w:rPr>
                </w:rPrChange>
              </w:rPr>
              <w:t>Reason For Changes</w:t>
            </w:r>
          </w:p>
        </w:tc>
        <w:tc>
          <w:tcPr>
            <w:tcW w:w="1585" w:type="dxa"/>
            <w:tcBorders>
              <w:top w:val="single" w:sz="12" w:space="0" w:color="00000A"/>
              <w:left w:val="single" w:sz="6" w:space="0" w:color="00000A"/>
              <w:bottom w:val="double" w:sz="12" w:space="0" w:color="00000A"/>
              <w:right w:val="single" w:sz="12" w:space="0" w:color="00000A"/>
            </w:tcBorders>
            <w:shd w:val="clear" w:color="auto" w:fill="auto"/>
            <w:tcMar>
              <w:left w:w="114" w:type="dxa"/>
            </w:tcMar>
          </w:tcPr>
          <w:p w14:paraId="4FBBF6D1" w14:textId="77777777" w:rsidR="009A3B0D" w:rsidRPr="0088096E" w:rsidRDefault="00C07BB7" w:rsidP="000E7EAD">
            <w:pPr>
              <w:tabs>
                <w:tab w:val="left" w:pos="2970"/>
              </w:tabs>
              <w:spacing w:before="40" w:after="40"/>
              <w:rPr>
                <w:rFonts w:ascii="Tahoma" w:hAnsi="Tahoma" w:cs="Tahoma"/>
                <w:b/>
                <w:rPrChange w:id="1172" w:author="michael schneider" w:date="2013-12-03T09:17:00Z">
                  <w:rPr>
                    <w:rFonts w:ascii="Tahoma" w:hAnsi="Tahoma" w:cs="Tahoma"/>
                    <w:b/>
                  </w:rPr>
                </w:rPrChange>
              </w:rPr>
            </w:pPr>
            <w:r w:rsidRPr="0088096E">
              <w:rPr>
                <w:rFonts w:ascii="Tahoma" w:hAnsi="Tahoma" w:cs="Tahoma"/>
                <w:b/>
                <w:rPrChange w:id="1173" w:author="michael schneider" w:date="2013-12-03T09:17:00Z">
                  <w:rPr>
                    <w:rFonts w:ascii="Tahoma" w:hAnsi="Tahoma" w:cs="Tahoma"/>
                    <w:b/>
                  </w:rPr>
                </w:rPrChange>
              </w:rPr>
              <w:t>Version</w:t>
            </w:r>
          </w:p>
        </w:tc>
      </w:tr>
      <w:tr w:rsidR="009A3B0D" w:rsidRPr="0088096E" w14:paraId="6B1AC241" w14:textId="77777777">
        <w:tc>
          <w:tcPr>
            <w:tcW w:w="2159" w:type="dxa"/>
            <w:tcBorders>
              <w:top w:val="nil"/>
              <w:left w:val="single" w:sz="12" w:space="0" w:color="00000A"/>
              <w:bottom w:val="single" w:sz="6" w:space="0" w:color="00000A"/>
              <w:right w:val="single" w:sz="6" w:space="0" w:color="00000A"/>
            </w:tcBorders>
            <w:shd w:val="clear" w:color="auto" w:fill="auto"/>
            <w:tcMar>
              <w:left w:w="107" w:type="dxa"/>
            </w:tcMar>
          </w:tcPr>
          <w:p w14:paraId="72317137" w14:textId="467E3DBF" w:rsidR="009A3B0D" w:rsidRPr="0088096E" w:rsidRDefault="00557DDD" w:rsidP="000E7EAD">
            <w:pPr>
              <w:tabs>
                <w:tab w:val="left" w:pos="2970"/>
              </w:tabs>
              <w:spacing w:before="40" w:after="40"/>
              <w:rPr>
                <w:rFonts w:ascii="Tahoma" w:hAnsi="Tahoma" w:cs="Tahoma"/>
                <w:rPrChange w:id="1174" w:author="michael schneider" w:date="2013-12-03T09:17:00Z">
                  <w:rPr>
                    <w:rFonts w:ascii="Tahoma" w:hAnsi="Tahoma" w:cs="Tahoma"/>
                  </w:rPr>
                </w:rPrChange>
              </w:rPr>
            </w:pPr>
            <w:r w:rsidRPr="0088096E">
              <w:rPr>
                <w:rFonts w:ascii="Tahoma" w:hAnsi="Tahoma" w:cs="Tahoma"/>
                <w:rPrChange w:id="1175" w:author="michael schneider" w:date="2013-12-03T09:17:00Z">
                  <w:rPr>
                    <w:rFonts w:ascii="Tahoma" w:hAnsi="Tahoma" w:cs="Tahoma"/>
                  </w:rPr>
                </w:rPrChange>
              </w:rPr>
              <w:t>SSE Group 1</w:t>
            </w:r>
          </w:p>
        </w:tc>
        <w:tc>
          <w:tcPr>
            <w:tcW w:w="1169" w:type="dxa"/>
            <w:tcBorders>
              <w:top w:val="nil"/>
              <w:left w:val="single" w:sz="6" w:space="0" w:color="00000A"/>
              <w:bottom w:val="single" w:sz="6" w:space="0" w:color="00000A"/>
              <w:right w:val="single" w:sz="6" w:space="0" w:color="00000A"/>
            </w:tcBorders>
            <w:shd w:val="clear" w:color="auto" w:fill="auto"/>
            <w:tcMar>
              <w:left w:w="114" w:type="dxa"/>
            </w:tcMar>
          </w:tcPr>
          <w:p w14:paraId="6DD14FFA" w14:textId="6D8C675B" w:rsidR="009A3B0D" w:rsidRPr="0088096E" w:rsidRDefault="00C07BB7" w:rsidP="00557DDD">
            <w:pPr>
              <w:tabs>
                <w:tab w:val="left" w:pos="2970"/>
              </w:tabs>
              <w:spacing w:before="40" w:after="40"/>
              <w:rPr>
                <w:rFonts w:ascii="Tahoma" w:hAnsi="Tahoma" w:cs="Tahoma"/>
                <w:rPrChange w:id="1176" w:author="michael schneider" w:date="2013-12-03T09:17:00Z">
                  <w:rPr>
                    <w:rFonts w:ascii="Tahoma" w:hAnsi="Tahoma" w:cs="Tahoma"/>
                  </w:rPr>
                </w:rPrChange>
              </w:rPr>
            </w:pPr>
            <w:r w:rsidRPr="0088096E">
              <w:rPr>
                <w:rFonts w:ascii="Tahoma" w:hAnsi="Tahoma" w:cs="Tahoma"/>
                <w:rPrChange w:id="1177" w:author="michael schneider" w:date="2013-12-03T09:17:00Z">
                  <w:rPr>
                    <w:rFonts w:ascii="Tahoma" w:hAnsi="Tahoma" w:cs="Tahoma"/>
                  </w:rPr>
                </w:rPrChange>
              </w:rPr>
              <w:t>1</w:t>
            </w:r>
            <w:r w:rsidR="00557DDD" w:rsidRPr="0088096E">
              <w:rPr>
                <w:rFonts w:ascii="Tahoma" w:hAnsi="Tahoma" w:cs="Tahoma"/>
                <w:rPrChange w:id="1178" w:author="michael schneider" w:date="2013-12-03T09:17:00Z">
                  <w:rPr>
                    <w:rFonts w:ascii="Tahoma" w:hAnsi="Tahoma" w:cs="Tahoma"/>
                  </w:rPr>
                </w:rPrChange>
              </w:rPr>
              <w:t>2-1</w:t>
            </w:r>
            <w:r w:rsidRPr="0088096E">
              <w:rPr>
                <w:rFonts w:ascii="Tahoma" w:hAnsi="Tahoma" w:cs="Tahoma"/>
                <w:rPrChange w:id="1179" w:author="michael schneider" w:date="2013-12-03T09:17:00Z">
                  <w:rPr>
                    <w:rFonts w:ascii="Tahoma" w:hAnsi="Tahoma" w:cs="Tahoma"/>
                  </w:rPr>
                </w:rPrChange>
              </w:rPr>
              <w:t>-13</w:t>
            </w:r>
          </w:p>
        </w:tc>
        <w:tc>
          <w:tcPr>
            <w:tcW w:w="4954" w:type="dxa"/>
            <w:tcBorders>
              <w:top w:val="nil"/>
              <w:left w:val="single" w:sz="6" w:space="0" w:color="00000A"/>
              <w:bottom w:val="single" w:sz="6" w:space="0" w:color="00000A"/>
              <w:right w:val="single" w:sz="6" w:space="0" w:color="00000A"/>
            </w:tcBorders>
            <w:shd w:val="clear" w:color="auto" w:fill="auto"/>
            <w:tcMar>
              <w:left w:w="114" w:type="dxa"/>
            </w:tcMar>
          </w:tcPr>
          <w:p w14:paraId="11F6138C" w14:textId="0914B27E" w:rsidR="009A3B0D" w:rsidRPr="0088096E" w:rsidRDefault="00557DDD" w:rsidP="000E7EAD">
            <w:pPr>
              <w:tabs>
                <w:tab w:val="left" w:pos="2970"/>
              </w:tabs>
              <w:spacing w:before="40" w:after="40"/>
              <w:rPr>
                <w:rFonts w:ascii="Tahoma" w:hAnsi="Tahoma" w:cs="Tahoma"/>
                <w:rPrChange w:id="1180" w:author="michael schneider" w:date="2013-12-03T09:17:00Z">
                  <w:rPr>
                    <w:rFonts w:ascii="Tahoma" w:hAnsi="Tahoma" w:cs="Tahoma"/>
                  </w:rPr>
                </w:rPrChange>
              </w:rPr>
            </w:pPr>
            <w:r w:rsidRPr="0088096E">
              <w:rPr>
                <w:rFonts w:ascii="Tahoma" w:hAnsi="Tahoma" w:cs="Tahoma"/>
                <w:rPrChange w:id="1181" w:author="michael schneider" w:date="2013-12-03T09:17:00Z">
                  <w:rPr>
                    <w:rFonts w:ascii="Tahoma" w:hAnsi="Tahoma" w:cs="Tahoma"/>
                  </w:rPr>
                </w:rPrChange>
              </w:rPr>
              <w:t>Update Functional Requirements</w:t>
            </w:r>
          </w:p>
        </w:tc>
        <w:tc>
          <w:tcPr>
            <w:tcW w:w="1585" w:type="dxa"/>
            <w:tcBorders>
              <w:top w:val="nil"/>
              <w:left w:val="single" w:sz="6" w:space="0" w:color="00000A"/>
              <w:bottom w:val="single" w:sz="6" w:space="0" w:color="00000A"/>
              <w:right w:val="single" w:sz="12" w:space="0" w:color="00000A"/>
            </w:tcBorders>
            <w:shd w:val="clear" w:color="auto" w:fill="auto"/>
            <w:tcMar>
              <w:left w:w="114" w:type="dxa"/>
            </w:tcMar>
          </w:tcPr>
          <w:p w14:paraId="2858A0BA" w14:textId="748A7809" w:rsidR="009A3B0D" w:rsidRPr="0088096E" w:rsidRDefault="00FC16FF" w:rsidP="000E7EAD">
            <w:pPr>
              <w:tabs>
                <w:tab w:val="left" w:pos="2970"/>
              </w:tabs>
              <w:spacing w:before="40" w:after="40"/>
              <w:rPr>
                <w:rFonts w:ascii="Tahoma" w:hAnsi="Tahoma" w:cs="Tahoma"/>
                <w:rPrChange w:id="1182" w:author="michael schneider" w:date="2013-12-03T09:17:00Z">
                  <w:rPr>
                    <w:rFonts w:ascii="Tahoma" w:hAnsi="Tahoma" w:cs="Tahoma"/>
                  </w:rPr>
                </w:rPrChange>
              </w:rPr>
            </w:pPr>
            <w:ins w:id="1183" w:author="michael schneider" w:date="2013-12-03T15:00:00Z">
              <w:r>
                <w:rPr>
                  <w:rFonts w:ascii="Tahoma" w:hAnsi="Tahoma" w:cs="Tahoma"/>
                </w:rPr>
                <w:t>2</w:t>
              </w:r>
            </w:ins>
            <w:del w:id="1184" w:author="michael schneider" w:date="2013-12-03T15:00:00Z">
              <w:r w:rsidR="00C07BB7" w:rsidRPr="0088096E" w:rsidDel="00FC16FF">
                <w:rPr>
                  <w:rFonts w:ascii="Tahoma" w:hAnsi="Tahoma" w:cs="Tahoma"/>
                  <w:rPrChange w:id="1185" w:author="michael schneider" w:date="2013-12-03T09:17:00Z">
                    <w:rPr>
                      <w:rFonts w:ascii="Tahoma" w:hAnsi="Tahoma" w:cs="Tahoma"/>
                    </w:rPr>
                  </w:rPrChange>
                </w:rPr>
                <w:delText>1</w:delText>
              </w:r>
            </w:del>
            <w:r w:rsidR="00C07BB7" w:rsidRPr="0088096E">
              <w:rPr>
                <w:rFonts w:ascii="Tahoma" w:hAnsi="Tahoma" w:cs="Tahoma"/>
                <w:rPrChange w:id="1186" w:author="michael schneider" w:date="2013-12-03T09:17:00Z">
                  <w:rPr>
                    <w:rFonts w:ascii="Tahoma" w:hAnsi="Tahoma" w:cs="Tahoma"/>
                  </w:rPr>
                </w:rPrChange>
              </w:rPr>
              <w:t>.0</w:t>
            </w:r>
          </w:p>
        </w:tc>
      </w:tr>
      <w:tr w:rsidR="009A3B0D" w:rsidRPr="0088096E" w14:paraId="39624F37" w14:textId="77777777">
        <w:tc>
          <w:tcPr>
            <w:tcW w:w="2159" w:type="dxa"/>
            <w:tcBorders>
              <w:top w:val="single" w:sz="6" w:space="0" w:color="00000A"/>
              <w:left w:val="single" w:sz="12" w:space="0" w:color="00000A"/>
              <w:bottom w:val="single" w:sz="12" w:space="0" w:color="00000A"/>
              <w:right w:val="single" w:sz="6" w:space="0" w:color="00000A"/>
            </w:tcBorders>
            <w:shd w:val="clear" w:color="auto" w:fill="auto"/>
            <w:tcMar>
              <w:left w:w="107" w:type="dxa"/>
            </w:tcMar>
          </w:tcPr>
          <w:p w14:paraId="7C9B2AC6" w14:textId="52ED3CC6" w:rsidR="009A3B0D" w:rsidRPr="0088096E" w:rsidRDefault="00FB1C8B" w:rsidP="000E7EAD">
            <w:pPr>
              <w:tabs>
                <w:tab w:val="left" w:pos="2970"/>
              </w:tabs>
              <w:spacing w:before="40" w:after="40"/>
              <w:rPr>
                <w:rFonts w:ascii="Tahoma" w:hAnsi="Tahoma" w:cs="Tahoma"/>
                <w:rPrChange w:id="1187" w:author="michael schneider" w:date="2013-12-03T09:17:00Z">
                  <w:rPr>
                    <w:rFonts w:ascii="Tahoma" w:hAnsi="Tahoma" w:cs="Tahoma"/>
                  </w:rPr>
                </w:rPrChange>
              </w:rPr>
            </w:pPr>
            <w:ins w:id="1188" w:author="michael schneider" w:date="2013-12-03T14:59:00Z">
              <w:r>
                <w:rPr>
                  <w:rFonts w:ascii="Tahoma" w:hAnsi="Tahoma" w:cs="Tahoma"/>
                </w:rPr>
                <w:t>SSE Group 1</w:t>
              </w:r>
            </w:ins>
          </w:p>
        </w:tc>
        <w:tc>
          <w:tcPr>
            <w:tcW w:w="1169" w:type="dxa"/>
            <w:tcBorders>
              <w:top w:val="single" w:sz="6" w:space="0" w:color="00000A"/>
              <w:left w:val="single" w:sz="6" w:space="0" w:color="00000A"/>
              <w:bottom w:val="single" w:sz="12" w:space="0" w:color="00000A"/>
              <w:right w:val="single" w:sz="6" w:space="0" w:color="00000A"/>
            </w:tcBorders>
            <w:shd w:val="clear" w:color="auto" w:fill="auto"/>
            <w:tcMar>
              <w:left w:w="114" w:type="dxa"/>
            </w:tcMar>
          </w:tcPr>
          <w:p w14:paraId="67C4F52C" w14:textId="724152F7" w:rsidR="009A3B0D" w:rsidRPr="0088096E" w:rsidRDefault="00FB1C8B" w:rsidP="000E7EAD">
            <w:pPr>
              <w:tabs>
                <w:tab w:val="left" w:pos="2970"/>
              </w:tabs>
              <w:spacing w:before="40" w:after="40"/>
              <w:rPr>
                <w:rFonts w:ascii="Tahoma" w:hAnsi="Tahoma" w:cs="Tahoma"/>
                <w:rPrChange w:id="1189" w:author="michael schneider" w:date="2013-12-03T09:17:00Z">
                  <w:rPr>
                    <w:rFonts w:ascii="Tahoma" w:hAnsi="Tahoma" w:cs="Tahoma"/>
                  </w:rPr>
                </w:rPrChange>
              </w:rPr>
            </w:pPr>
            <w:ins w:id="1190" w:author="michael schneider" w:date="2013-12-03T14:59:00Z">
              <w:r>
                <w:rPr>
                  <w:rFonts w:ascii="Tahoma" w:hAnsi="Tahoma" w:cs="Tahoma"/>
                </w:rPr>
                <w:t>12-2-13</w:t>
              </w:r>
            </w:ins>
          </w:p>
        </w:tc>
        <w:tc>
          <w:tcPr>
            <w:tcW w:w="4954" w:type="dxa"/>
            <w:tcBorders>
              <w:top w:val="single" w:sz="6" w:space="0" w:color="00000A"/>
              <w:left w:val="single" w:sz="6" w:space="0" w:color="00000A"/>
              <w:bottom w:val="single" w:sz="12" w:space="0" w:color="00000A"/>
              <w:right w:val="single" w:sz="6" w:space="0" w:color="00000A"/>
            </w:tcBorders>
            <w:shd w:val="clear" w:color="auto" w:fill="auto"/>
            <w:tcMar>
              <w:left w:w="114" w:type="dxa"/>
            </w:tcMar>
          </w:tcPr>
          <w:p w14:paraId="09FE93F2" w14:textId="4F18C22B" w:rsidR="009A3B0D" w:rsidRPr="0088096E" w:rsidRDefault="00FB1C8B" w:rsidP="000E7EAD">
            <w:pPr>
              <w:tabs>
                <w:tab w:val="left" w:pos="2970"/>
              </w:tabs>
              <w:spacing w:before="40" w:after="40"/>
              <w:rPr>
                <w:rFonts w:ascii="Tahoma" w:hAnsi="Tahoma" w:cs="Tahoma"/>
                <w:rPrChange w:id="1191" w:author="michael schneider" w:date="2013-12-03T09:17:00Z">
                  <w:rPr>
                    <w:rFonts w:ascii="Tahoma" w:hAnsi="Tahoma" w:cs="Tahoma"/>
                  </w:rPr>
                </w:rPrChange>
              </w:rPr>
            </w:pPr>
            <w:ins w:id="1192" w:author="michael schneider" w:date="2013-12-03T14:59:00Z">
              <w:r>
                <w:rPr>
                  <w:rFonts w:ascii="Tahoma" w:hAnsi="Tahoma" w:cs="Tahoma"/>
                </w:rPr>
                <w:t>Update Fonts and Formatting of Bullet Items</w:t>
              </w:r>
            </w:ins>
          </w:p>
        </w:tc>
        <w:tc>
          <w:tcPr>
            <w:tcW w:w="1585" w:type="dxa"/>
            <w:tcBorders>
              <w:top w:val="single" w:sz="6" w:space="0" w:color="00000A"/>
              <w:left w:val="single" w:sz="6" w:space="0" w:color="00000A"/>
              <w:bottom w:val="single" w:sz="12" w:space="0" w:color="00000A"/>
              <w:right w:val="single" w:sz="12" w:space="0" w:color="00000A"/>
            </w:tcBorders>
            <w:shd w:val="clear" w:color="auto" w:fill="auto"/>
            <w:tcMar>
              <w:left w:w="114" w:type="dxa"/>
            </w:tcMar>
          </w:tcPr>
          <w:p w14:paraId="067E612A" w14:textId="62417F02" w:rsidR="009A3B0D" w:rsidRPr="0088096E" w:rsidRDefault="00FC16FF" w:rsidP="000E7EAD">
            <w:pPr>
              <w:tabs>
                <w:tab w:val="left" w:pos="2970"/>
              </w:tabs>
              <w:spacing w:before="40" w:after="40"/>
              <w:rPr>
                <w:rFonts w:ascii="Tahoma" w:hAnsi="Tahoma" w:cs="Tahoma"/>
                <w:rPrChange w:id="1193" w:author="michael schneider" w:date="2013-12-03T09:17:00Z">
                  <w:rPr>
                    <w:rFonts w:ascii="Tahoma" w:hAnsi="Tahoma" w:cs="Tahoma"/>
                  </w:rPr>
                </w:rPrChange>
              </w:rPr>
            </w:pPr>
            <w:ins w:id="1194" w:author="michael schneider" w:date="2013-12-03T14:59:00Z">
              <w:r>
                <w:rPr>
                  <w:rFonts w:ascii="Tahoma" w:hAnsi="Tahoma" w:cs="Tahoma"/>
                </w:rPr>
                <w:t>2</w:t>
              </w:r>
              <w:r w:rsidR="00FB1C8B">
                <w:rPr>
                  <w:rFonts w:ascii="Tahoma" w:hAnsi="Tahoma" w:cs="Tahoma"/>
                </w:rPr>
                <w:t>.</w:t>
              </w:r>
              <w:r>
                <w:rPr>
                  <w:rFonts w:ascii="Tahoma" w:hAnsi="Tahoma" w:cs="Tahoma"/>
                </w:rPr>
                <w:t>0</w:t>
              </w:r>
            </w:ins>
          </w:p>
        </w:tc>
      </w:tr>
    </w:tbl>
    <w:p w14:paraId="0B85CB59" w14:textId="77777777" w:rsidR="009A3B0D" w:rsidRPr="0088096E" w:rsidRDefault="009A3B0D" w:rsidP="000E7EAD">
      <w:pPr>
        <w:tabs>
          <w:tab w:val="left" w:pos="2970"/>
        </w:tabs>
        <w:rPr>
          <w:rFonts w:ascii="Tahoma" w:hAnsi="Tahoma" w:cs="Tahoma"/>
          <w:b/>
          <w:rPrChange w:id="1195" w:author="michael schneider" w:date="2013-12-03T09:17:00Z">
            <w:rPr>
              <w:rFonts w:ascii="Tahoma" w:hAnsi="Tahoma" w:cs="Tahoma"/>
              <w:b/>
            </w:rPr>
          </w:rPrChange>
        </w:rPr>
      </w:pPr>
    </w:p>
    <w:p w14:paraId="26D6CB0F" w14:textId="77777777" w:rsidR="009A3B0D" w:rsidRPr="0088096E" w:rsidRDefault="009A3B0D" w:rsidP="000E7EAD">
      <w:pPr>
        <w:tabs>
          <w:tab w:val="left" w:pos="2970"/>
        </w:tabs>
        <w:rPr>
          <w:rFonts w:ascii="Tahoma" w:hAnsi="Tahoma" w:cs="Tahoma"/>
          <w:rPrChange w:id="1196" w:author="michael schneider" w:date="2013-12-03T09:17:00Z">
            <w:rPr>
              <w:rFonts w:ascii="Tahoma" w:hAnsi="Tahoma" w:cs="Tahoma"/>
            </w:rPr>
          </w:rPrChange>
        </w:rPr>
      </w:pPr>
    </w:p>
    <w:p w14:paraId="1938BAFE" w14:textId="77777777" w:rsidR="009A3B0D" w:rsidRPr="0088096E" w:rsidRDefault="009A3B0D" w:rsidP="000E7EAD">
      <w:pPr>
        <w:pStyle w:val="Footer"/>
        <w:tabs>
          <w:tab w:val="left" w:pos="2970"/>
        </w:tabs>
        <w:rPr>
          <w:rFonts w:ascii="Tahoma" w:hAnsi="Tahoma" w:cs="Tahoma"/>
          <w:rPrChange w:id="1197" w:author="michael schneider" w:date="2013-12-03T09:17:00Z">
            <w:rPr>
              <w:rFonts w:ascii="Tahoma" w:hAnsi="Tahoma" w:cs="Tahoma"/>
            </w:rPr>
          </w:rPrChange>
        </w:rPr>
        <w:sectPr w:rsidR="009A3B0D" w:rsidRPr="0088096E">
          <w:type w:val="continuous"/>
          <w:pgSz w:w="12240" w:h="15840"/>
          <w:pgMar w:top="1440" w:right="1440" w:bottom="1440" w:left="1440" w:header="720" w:footer="720" w:gutter="0"/>
          <w:cols w:space="720"/>
          <w:formProt w:val="0"/>
          <w:docGrid w:linePitch="240"/>
        </w:sectPr>
      </w:pPr>
    </w:p>
    <w:p w14:paraId="306A731F" w14:textId="1A38FD15" w:rsidR="009A3B0D" w:rsidRPr="0088096E" w:rsidRDefault="00C07BB7" w:rsidP="000E7EAD">
      <w:pPr>
        <w:pStyle w:val="Heading1"/>
        <w:tabs>
          <w:tab w:val="left" w:pos="2970"/>
        </w:tabs>
        <w:rPr>
          <w:rFonts w:ascii="Tahoma" w:hAnsi="Tahoma" w:cs="Tahoma"/>
          <w:rPrChange w:id="1198" w:author="michael schneider" w:date="2013-12-03T09:17:00Z">
            <w:rPr>
              <w:rFonts w:ascii="Tahoma" w:hAnsi="Tahoma" w:cs="Tahoma"/>
            </w:rPr>
          </w:rPrChange>
        </w:rPr>
      </w:pPr>
      <w:bookmarkStart w:id="1199" w:name="_Toc441230972"/>
      <w:bookmarkStart w:id="1200" w:name="_Toc439994665"/>
      <w:bookmarkStart w:id="1201" w:name="_Toc373846010"/>
      <w:bookmarkEnd w:id="1199"/>
      <w:bookmarkEnd w:id="1200"/>
      <w:r w:rsidRPr="0088096E">
        <w:rPr>
          <w:rFonts w:ascii="Tahoma" w:hAnsi="Tahoma" w:cs="Tahoma"/>
          <w:rPrChange w:id="1202" w:author="michael schneider" w:date="2013-12-03T09:17:00Z">
            <w:rPr>
              <w:rFonts w:ascii="Tahoma" w:hAnsi="Tahoma" w:cs="Tahoma"/>
            </w:rPr>
          </w:rPrChange>
        </w:rPr>
        <w:lastRenderedPageBreak/>
        <w:t>Introduction</w:t>
      </w:r>
      <w:bookmarkEnd w:id="1201"/>
    </w:p>
    <w:p w14:paraId="7ECF45B9" w14:textId="59631C8B" w:rsidR="009A3B0D" w:rsidRPr="0088096E" w:rsidRDefault="00C07BB7" w:rsidP="0078167E">
      <w:pPr>
        <w:pStyle w:val="Heading2"/>
        <w:tabs>
          <w:tab w:val="left" w:pos="1620"/>
        </w:tabs>
        <w:rPr>
          <w:rFonts w:ascii="Tahoma" w:hAnsi="Tahoma" w:cs="Tahoma"/>
          <w:rPrChange w:id="1203" w:author="michael schneider" w:date="2013-12-03T09:17:00Z">
            <w:rPr>
              <w:rFonts w:ascii="Tahoma" w:hAnsi="Tahoma" w:cs="Tahoma"/>
            </w:rPr>
          </w:rPrChange>
        </w:rPr>
      </w:pPr>
      <w:bookmarkStart w:id="1204" w:name="_Toc441230973"/>
      <w:bookmarkStart w:id="1205" w:name="_Toc439994667"/>
      <w:bookmarkStart w:id="1206" w:name="_Toc373846011"/>
      <w:r w:rsidRPr="0088096E">
        <w:rPr>
          <w:rFonts w:ascii="Tahoma" w:hAnsi="Tahoma" w:cs="Tahoma"/>
          <w:rPrChange w:id="1207" w:author="michael schneider" w:date="2013-12-03T09:17:00Z">
            <w:rPr>
              <w:rFonts w:ascii="Tahoma" w:hAnsi="Tahoma" w:cs="Tahoma"/>
            </w:rPr>
          </w:rPrChange>
        </w:rPr>
        <w:t>Purpose</w:t>
      </w:r>
      <w:bookmarkEnd w:id="1204"/>
      <w:bookmarkEnd w:id="1205"/>
      <w:bookmarkEnd w:id="1206"/>
      <w:r w:rsidRPr="0088096E">
        <w:rPr>
          <w:rFonts w:ascii="Tahoma" w:hAnsi="Tahoma" w:cs="Tahoma"/>
          <w:rPrChange w:id="1208" w:author="michael schneider" w:date="2013-12-03T09:17:00Z">
            <w:rPr>
              <w:rFonts w:ascii="Tahoma" w:hAnsi="Tahoma" w:cs="Tahoma"/>
            </w:rPr>
          </w:rPrChange>
        </w:rPr>
        <w:t xml:space="preserve"> </w:t>
      </w:r>
    </w:p>
    <w:p w14:paraId="70B2C5C3" w14:textId="77777777" w:rsidR="009A3B0D" w:rsidRPr="0088096E" w:rsidRDefault="00C07BB7" w:rsidP="0078167E">
      <w:pPr>
        <w:tabs>
          <w:tab w:val="left" w:pos="2970"/>
        </w:tabs>
        <w:ind w:left="1620" w:firstLine="540"/>
        <w:rPr>
          <w:rFonts w:ascii="Tahoma" w:eastAsia="Cambria" w:hAnsi="Tahoma" w:cs="Tahoma"/>
          <w:rPrChange w:id="1209" w:author="michael schneider" w:date="2013-12-03T09:17:00Z">
            <w:rPr>
              <w:rFonts w:ascii="Tahoma" w:eastAsia="Cambria" w:hAnsi="Tahoma" w:cs="Tahoma"/>
            </w:rPr>
          </w:rPrChange>
        </w:rPr>
      </w:pPr>
      <w:r w:rsidRPr="0088096E">
        <w:rPr>
          <w:rFonts w:ascii="Tahoma" w:eastAsia="Cambria" w:hAnsi="Tahoma" w:cs="Tahoma"/>
          <w:rPrChange w:id="1210" w:author="michael schneider" w:date="2013-12-03T09:17:00Z">
            <w:rPr>
              <w:rFonts w:ascii="Tahoma" w:eastAsia="Cambria" w:hAnsi="Tahoma" w:cs="Tahoma"/>
            </w:rPr>
          </w:rPrChange>
        </w:rPr>
        <w:t>The Jonesborough Famer’s Market needs to be able to sell vendor products online and in-store.  In addition, they require a website that allows them to coordinate with volunteers, vendors, donors, and other farmer’s markets.</w:t>
      </w:r>
    </w:p>
    <w:p w14:paraId="2DF1390B" w14:textId="60D3617D" w:rsidR="009A3B0D" w:rsidRPr="0088096E" w:rsidRDefault="00C07BB7" w:rsidP="0078167E">
      <w:pPr>
        <w:pStyle w:val="Heading2"/>
        <w:tabs>
          <w:tab w:val="left" w:pos="1620"/>
        </w:tabs>
        <w:rPr>
          <w:rFonts w:ascii="Tahoma" w:hAnsi="Tahoma" w:cs="Tahoma"/>
          <w:rPrChange w:id="1211" w:author="michael schneider" w:date="2013-12-03T09:17:00Z">
            <w:rPr>
              <w:rFonts w:ascii="Tahoma" w:hAnsi="Tahoma" w:cs="Tahoma"/>
            </w:rPr>
          </w:rPrChange>
        </w:rPr>
      </w:pPr>
      <w:bookmarkStart w:id="1212" w:name="_Toc441230974"/>
      <w:bookmarkStart w:id="1213" w:name="_Toc439994668"/>
      <w:bookmarkStart w:id="1214" w:name="_Toc373846012"/>
      <w:bookmarkEnd w:id="1212"/>
      <w:bookmarkEnd w:id="1213"/>
      <w:r w:rsidRPr="0088096E">
        <w:rPr>
          <w:rFonts w:ascii="Tahoma" w:hAnsi="Tahoma" w:cs="Tahoma"/>
          <w:rPrChange w:id="1215" w:author="michael schneider" w:date="2013-12-03T09:17:00Z">
            <w:rPr>
              <w:rFonts w:ascii="Tahoma" w:hAnsi="Tahoma" w:cs="Tahoma"/>
            </w:rPr>
          </w:rPrChange>
        </w:rPr>
        <w:t>Document Conventions</w:t>
      </w:r>
      <w:bookmarkEnd w:id="1214"/>
    </w:p>
    <w:p w14:paraId="17D167FB" w14:textId="0AE48B24" w:rsidR="00DA50E8" w:rsidRPr="0088096E" w:rsidRDefault="00DA50E8" w:rsidP="0078167E">
      <w:pPr>
        <w:ind w:left="1620" w:firstLine="540"/>
        <w:rPr>
          <w:rFonts w:ascii="Tahoma" w:hAnsi="Tahoma" w:cs="Tahoma"/>
          <w:rPrChange w:id="1216" w:author="michael schneider" w:date="2013-12-03T09:17:00Z">
            <w:rPr>
              <w:rFonts w:ascii="Tahoma" w:hAnsi="Tahoma" w:cs="Tahoma"/>
            </w:rPr>
          </w:rPrChange>
        </w:rPr>
      </w:pPr>
      <w:bookmarkStart w:id="1217" w:name="_Toc441230975"/>
      <w:bookmarkStart w:id="1218" w:name="_Toc439994669"/>
      <w:bookmarkEnd w:id="1217"/>
      <w:bookmarkEnd w:id="1218"/>
      <w:r w:rsidRPr="0088096E">
        <w:rPr>
          <w:rFonts w:ascii="Tahoma" w:hAnsi="Tahoma" w:cs="Tahoma"/>
          <w:rPrChange w:id="1219" w:author="michael schneider" w:date="2013-12-03T09:17:00Z">
            <w:rPr>
              <w:rFonts w:ascii="Tahoma" w:hAnsi="Tahoma" w:cs="Tahoma"/>
            </w:rPr>
          </w:rPrChange>
        </w:rPr>
        <w:t>Each version of this document represents a full iteration and review of this SRS. Version 1.0 is the first full version of this document while version 2.0 would constitute a second full review of this document. Any minor version of this document ex. Version 1.3 represents minor changes to sections or subsections of this document.</w:t>
      </w:r>
    </w:p>
    <w:p w14:paraId="41FA5EA3" w14:textId="0C4AB1B1" w:rsidR="009A3B0D" w:rsidRPr="0088096E" w:rsidRDefault="00C07BB7" w:rsidP="0078167E">
      <w:pPr>
        <w:pStyle w:val="Heading2"/>
        <w:tabs>
          <w:tab w:val="left" w:pos="1620"/>
        </w:tabs>
        <w:rPr>
          <w:rFonts w:ascii="Tahoma" w:hAnsi="Tahoma" w:cs="Tahoma"/>
          <w:rPrChange w:id="1220" w:author="michael schneider" w:date="2013-12-03T09:17:00Z">
            <w:rPr>
              <w:rFonts w:ascii="Tahoma" w:hAnsi="Tahoma" w:cs="Tahoma"/>
            </w:rPr>
          </w:rPrChange>
        </w:rPr>
      </w:pPr>
      <w:bookmarkStart w:id="1221" w:name="_Toc373846013"/>
      <w:r w:rsidRPr="0088096E">
        <w:rPr>
          <w:rFonts w:ascii="Tahoma" w:hAnsi="Tahoma" w:cs="Tahoma"/>
          <w:rPrChange w:id="1222" w:author="michael schneider" w:date="2013-12-03T09:17:00Z">
            <w:rPr>
              <w:rFonts w:ascii="Tahoma" w:hAnsi="Tahoma" w:cs="Tahoma"/>
            </w:rPr>
          </w:rPrChange>
        </w:rPr>
        <w:t>Intended Audience and Reading Suggestions</w:t>
      </w:r>
      <w:bookmarkEnd w:id="1221"/>
    </w:p>
    <w:p w14:paraId="53D63931" w14:textId="6F4A862E" w:rsidR="009207BE" w:rsidRPr="0088096E" w:rsidRDefault="009207BE" w:rsidP="0078167E">
      <w:pPr>
        <w:ind w:left="1620" w:firstLine="540"/>
        <w:rPr>
          <w:rFonts w:ascii="Tahoma" w:hAnsi="Tahoma" w:cs="Tahoma"/>
          <w:rPrChange w:id="1223" w:author="michael schneider" w:date="2013-12-03T09:17:00Z">
            <w:rPr>
              <w:rFonts w:ascii="Tahoma" w:hAnsi="Tahoma" w:cs="Tahoma"/>
            </w:rPr>
          </w:rPrChange>
        </w:rPr>
      </w:pPr>
      <w:r w:rsidRPr="0088096E">
        <w:rPr>
          <w:rFonts w:ascii="Tahoma" w:hAnsi="Tahoma" w:cs="Tahoma"/>
          <w:rPrChange w:id="1224" w:author="michael schneider" w:date="2013-12-03T09:17:00Z">
            <w:rPr>
              <w:rFonts w:ascii="Tahoma" w:hAnsi="Tahoma" w:cs="Tahoma"/>
            </w:rPr>
          </w:rPrChange>
        </w:rPr>
        <w:t>The intended audience for this document is the group of Stakeholders involved in the Jonesborough Farmer’s Market Sales System and Web Site development project. The main objective is to provide the details necessary for a group of software developers to build the software. This document will also provide important information for the project sponsors and represents an agreement between the development team and the sponsors with regard to the features to be included in the finished software product.</w:t>
      </w:r>
    </w:p>
    <w:p w14:paraId="190A94B7" w14:textId="62A30B5E" w:rsidR="009207BE" w:rsidRPr="0088096E" w:rsidRDefault="00F752CA" w:rsidP="0078167E">
      <w:pPr>
        <w:ind w:left="1620" w:firstLine="540"/>
        <w:rPr>
          <w:rFonts w:ascii="Tahoma" w:hAnsi="Tahoma" w:cs="Tahoma"/>
          <w:rPrChange w:id="1225" w:author="michael schneider" w:date="2013-12-03T09:17:00Z">
            <w:rPr>
              <w:rFonts w:ascii="Tahoma" w:hAnsi="Tahoma" w:cs="Tahoma"/>
            </w:rPr>
          </w:rPrChange>
        </w:rPr>
      </w:pPr>
      <w:r w:rsidRPr="0088096E">
        <w:rPr>
          <w:rFonts w:ascii="Tahoma" w:hAnsi="Tahoma" w:cs="Tahoma"/>
          <w:rPrChange w:id="1226" w:author="michael schneider" w:date="2013-12-03T09:17:00Z">
            <w:rPr>
              <w:rFonts w:ascii="Tahoma" w:hAnsi="Tahoma" w:cs="Tahoma"/>
            </w:rPr>
          </w:rPrChange>
        </w:rPr>
        <w:t xml:space="preserve">It is suggested that both groups (project developers and project sponsors) read the introductory sections (sections 1, 2, &amp; 3) of this document in detail. The remaining sections are design details meant mainly for the developers. The project sponsors, however, should at least skim over these sections to get a high level understanding of each product feature. </w:t>
      </w:r>
    </w:p>
    <w:p w14:paraId="22F01461" w14:textId="77777777" w:rsidR="009207BE" w:rsidRPr="0088096E" w:rsidRDefault="009207BE" w:rsidP="00DA50E8">
      <w:pPr>
        <w:rPr>
          <w:rFonts w:ascii="Tahoma" w:hAnsi="Tahoma" w:cs="Tahoma"/>
          <w:rPrChange w:id="1227" w:author="michael schneider" w:date="2013-12-03T09:17:00Z">
            <w:rPr>
              <w:rFonts w:ascii="Tahoma" w:hAnsi="Tahoma" w:cs="Tahoma"/>
            </w:rPr>
          </w:rPrChange>
        </w:rPr>
      </w:pPr>
    </w:p>
    <w:p w14:paraId="464BAD33" w14:textId="05CCCA36" w:rsidR="009A3B0D" w:rsidRPr="0088096E" w:rsidRDefault="00C07BB7" w:rsidP="0078167E">
      <w:pPr>
        <w:pStyle w:val="Heading2"/>
        <w:tabs>
          <w:tab w:val="left" w:pos="1620"/>
          <w:tab w:val="left" w:pos="2970"/>
        </w:tabs>
        <w:rPr>
          <w:rFonts w:ascii="Tahoma" w:hAnsi="Tahoma" w:cs="Tahoma"/>
          <w:rPrChange w:id="1228" w:author="michael schneider" w:date="2013-12-03T09:17:00Z">
            <w:rPr>
              <w:rFonts w:ascii="Tahoma" w:hAnsi="Tahoma" w:cs="Tahoma"/>
            </w:rPr>
          </w:rPrChange>
        </w:rPr>
      </w:pPr>
      <w:bookmarkStart w:id="1229" w:name="_Toc441230976"/>
      <w:bookmarkStart w:id="1230" w:name="_Toc439994670"/>
      <w:bookmarkStart w:id="1231" w:name="_Toc373846014"/>
      <w:bookmarkEnd w:id="1229"/>
      <w:bookmarkEnd w:id="1230"/>
      <w:r w:rsidRPr="0088096E">
        <w:rPr>
          <w:rFonts w:ascii="Tahoma" w:hAnsi="Tahoma" w:cs="Tahoma"/>
          <w:rPrChange w:id="1232" w:author="michael schneider" w:date="2013-12-03T09:17:00Z">
            <w:rPr>
              <w:rFonts w:ascii="Tahoma" w:hAnsi="Tahoma" w:cs="Tahoma"/>
            </w:rPr>
          </w:rPrChange>
        </w:rPr>
        <w:t>Product Scope</w:t>
      </w:r>
      <w:bookmarkEnd w:id="1231"/>
    </w:p>
    <w:p w14:paraId="740D8F30" w14:textId="77777777" w:rsidR="009A3B0D" w:rsidRPr="0088096E" w:rsidRDefault="00C07BB7" w:rsidP="0078167E">
      <w:pPr>
        <w:tabs>
          <w:tab w:val="left" w:pos="2970"/>
        </w:tabs>
        <w:ind w:left="1620" w:firstLine="540"/>
        <w:rPr>
          <w:rFonts w:ascii="Tahoma" w:eastAsia="Cambria" w:hAnsi="Tahoma" w:cs="Tahoma"/>
          <w:rPrChange w:id="1233" w:author="michael schneider" w:date="2013-12-03T09:17:00Z">
            <w:rPr>
              <w:rFonts w:ascii="Tahoma" w:eastAsia="Cambria" w:hAnsi="Tahoma" w:cs="Tahoma"/>
            </w:rPr>
          </w:rPrChange>
        </w:rPr>
      </w:pPr>
      <w:r w:rsidRPr="0088096E">
        <w:rPr>
          <w:rFonts w:ascii="Tahoma" w:eastAsia="Cambria" w:hAnsi="Tahoma" w:cs="Tahoma"/>
          <w:rPrChange w:id="1234" w:author="michael schneider" w:date="2013-12-03T09:17:00Z">
            <w:rPr>
              <w:rFonts w:ascii="Tahoma" w:eastAsia="Cambria" w:hAnsi="Tahoma" w:cs="Tahoma"/>
            </w:rPr>
          </w:rPrChange>
        </w:rPr>
        <w:t>The Jonesborough Famer’s Market needs to be able to sell vendor products online and in-store.  In addition, they require a website that allows them to coordinate with volunteers, vendors, donors, and other farmer’s markets.</w:t>
      </w:r>
    </w:p>
    <w:p w14:paraId="5E3C0209" w14:textId="77777777" w:rsidR="009A3B0D" w:rsidRPr="0088096E" w:rsidRDefault="00C07BB7" w:rsidP="0078167E">
      <w:pPr>
        <w:tabs>
          <w:tab w:val="left" w:pos="2970"/>
        </w:tabs>
        <w:ind w:left="1620" w:firstLine="540"/>
        <w:rPr>
          <w:rFonts w:ascii="Tahoma" w:hAnsi="Tahoma" w:cs="Tahoma"/>
          <w:rPrChange w:id="1235" w:author="michael schneider" w:date="2013-12-03T09:17:00Z">
            <w:rPr>
              <w:rFonts w:ascii="Tahoma" w:hAnsi="Tahoma" w:cs="Tahoma"/>
            </w:rPr>
          </w:rPrChange>
        </w:rPr>
      </w:pPr>
      <w:r w:rsidRPr="0088096E">
        <w:rPr>
          <w:rFonts w:ascii="Tahoma" w:hAnsi="Tahoma" w:cs="Tahoma"/>
          <w:rPrChange w:id="1236" w:author="michael schneider" w:date="2013-12-03T09:17:00Z">
            <w:rPr>
              <w:rFonts w:ascii="Tahoma" w:hAnsi="Tahoma" w:cs="Tahoma"/>
            </w:rPr>
          </w:rPrChange>
        </w:rPr>
        <w:t>The scope of the system specified by this document is a system designed to enable customers to view and place orders for available products, allow customers to register as members of the Farmer’s Market,  allow registration of volunteers, allow administrators to collect data about volunteers, and allow potential product or service providers to apply for registration as vendors. This will be achieved through the use of a web-</w:t>
      </w:r>
      <w:r w:rsidRPr="0088096E">
        <w:rPr>
          <w:rFonts w:ascii="Tahoma" w:hAnsi="Tahoma" w:cs="Tahoma"/>
          <w:rPrChange w:id="1237" w:author="michael schneider" w:date="2013-12-03T09:17:00Z">
            <w:rPr>
              <w:rFonts w:ascii="Tahoma" w:hAnsi="Tahoma" w:cs="Tahoma"/>
            </w:rPr>
          </w:rPrChange>
        </w:rPr>
        <w:lastRenderedPageBreak/>
        <w:t xml:space="preserve">based application. The system will be stand-alone with regard to the Jonesborough Farmer’s Market, but will have links to other farmer’s markets. It will also include a data store and will interface with a Point of Sale system for payment processing.  The system is not considered critical in terms of public safety or environmental concerns, but it will be crucial to the success of the Farmer’s Market by making products available to a wide customer base. The current system has 25 listed Growers\Vendors and 1300 documented Facebook fans. </w:t>
      </w:r>
    </w:p>
    <w:p w14:paraId="5825E602" w14:textId="77777777" w:rsidR="009A3B0D" w:rsidRPr="0088096E" w:rsidRDefault="00C07BB7" w:rsidP="0078167E">
      <w:pPr>
        <w:tabs>
          <w:tab w:val="left" w:pos="2970"/>
        </w:tabs>
        <w:ind w:left="1620" w:firstLine="540"/>
        <w:jc w:val="both"/>
        <w:rPr>
          <w:rFonts w:ascii="Tahoma" w:hAnsi="Tahoma" w:cs="Tahoma"/>
          <w:rPrChange w:id="1238" w:author="michael schneider" w:date="2013-12-03T09:17:00Z">
            <w:rPr>
              <w:rFonts w:ascii="Tahoma" w:hAnsi="Tahoma" w:cs="Tahoma"/>
            </w:rPr>
          </w:rPrChange>
        </w:rPr>
      </w:pPr>
      <w:r w:rsidRPr="0088096E">
        <w:rPr>
          <w:rFonts w:ascii="Tahoma" w:hAnsi="Tahoma" w:cs="Tahoma"/>
          <w:rPrChange w:id="1239" w:author="michael schneider" w:date="2013-12-03T09:17:00Z">
            <w:rPr>
              <w:rFonts w:ascii="Tahoma" w:hAnsi="Tahoma" w:cs="Tahoma"/>
            </w:rPr>
          </w:rPrChange>
        </w:rPr>
        <w:t xml:space="preserve">The goals of the system are to allow the Jonesborough Farmer’s Market organization to serve and grow its customer base, elicit and grow its volunteer base, plus promote the products and services offered by the Jonesborough community. </w:t>
      </w:r>
    </w:p>
    <w:p w14:paraId="40F5C580" w14:textId="77777777" w:rsidR="009A3B0D" w:rsidRPr="0088096E" w:rsidRDefault="009A3B0D" w:rsidP="000E7EAD">
      <w:pPr>
        <w:pStyle w:val="template"/>
        <w:tabs>
          <w:tab w:val="left" w:pos="2970"/>
        </w:tabs>
        <w:rPr>
          <w:rFonts w:ascii="Tahoma" w:hAnsi="Tahoma" w:cs="Tahoma"/>
          <w:rPrChange w:id="1240" w:author="michael schneider" w:date="2013-12-03T09:17:00Z">
            <w:rPr>
              <w:rFonts w:ascii="Tahoma" w:hAnsi="Tahoma" w:cs="Tahoma"/>
            </w:rPr>
          </w:rPrChange>
        </w:rPr>
      </w:pPr>
    </w:p>
    <w:p w14:paraId="2FA6931F" w14:textId="76B944CF" w:rsidR="009A3B0D" w:rsidRPr="0088096E" w:rsidRDefault="00C07BB7" w:rsidP="002B0A66">
      <w:pPr>
        <w:pStyle w:val="Heading2"/>
        <w:tabs>
          <w:tab w:val="left" w:pos="1620"/>
        </w:tabs>
        <w:rPr>
          <w:rFonts w:ascii="Tahoma" w:hAnsi="Tahoma" w:cs="Tahoma"/>
          <w:rPrChange w:id="1241" w:author="michael schneider" w:date="2013-12-03T09:17:00Z">
            <w:rPr>
              <w:rFonts w:ascii="Tahoma" w:hAnsi="Tahoma" w:cs="Tahoma"/>
            </w:rPr>
          </w:rPrChange>
        </w:rPr>
      </w:pPr>
      <w:bookmarkStart w:id="1242" w:name="_Toc441230977"/>
      <w:bookmarkStart w:id="1243" w:name="_Toc439994672"/>
      <w:bookmarkStart w:id="1244" w:name="_Toc373846015"/>
      <w:bookmarkEnd w:id="1242"/>
      <w:bookmarkEnd w:id="1243"/>
      <w:r w:rsidRPr="0088096E">
        <w:rPr>
          <w:rFonts w:ascii="Tahoma" w:hAnsi="Tahoma" w:cs="Tahoma"/>
          <w:rPrChange w:id="1245" w:author="michael schneider" w:date="2013-12-03T09:17:00Z">
            <w:rPr>
              <w:rFonts w:ascii="Tahoma" w:hAnsi="Tahoma" w:cs="Tahoma"/>
            </w:rPr>
          </w:rPrChange>
        </w:rPr>
        <w:t>References</w:t>
      </w:r>
      <w:bookmarkEnd w:id="1244"/>
    </w:p>
    <w:p w14:paraId="35C2B9BD" w14:textId="77777777" w:rsidR="00B11860" w:rsidRPr="0088096E" w:rsidRDefault="00B11860" w:rsidP="002B0A66">
      <w:pPr>
        <w:pStyle w:val="template"/>
        <w:tabs>
          <w:tab w:val="left" w:pos="2970"/>
        </w:tabs>
        <w:ind w:left="1620"/>
        <w:rPr>
          <w:rFonts w:ascii="Tahoma" w:hAnsi="Tahoma" w:cs="Tahoma"/>
          <w:i w:val="0"/>
          <w:sz w:val="24"/>
          <w:szCs w:val="24"/>
          <w:rPrChange w:id="1246" w:author="michael schneider" w:date="2013-12-03T09:17:00Z">
            <w:rPr>
              <w:rFonts w:ascii="Tahoma" w:hAnsi="Tahoma" w:cs="Tahoma"/>
              <w:i w:val="0"/>
              <w:sz w:val="24"/>
              <w:szCs w:val="24"/>
            </w:rPr>
          </w:rPrChange>
        </w:rPr>
      </w:pPr>
      <w:r w:rsidRPr="0088096E">
        <w:rPr>
          <w:rFonts w:ascii="Tahoma" w:hAnsi="Tahoma" w:cs="Tahoma"/>
          <w:i w:val="0"/>
          <w:sz w:val="24"/>
          <w:szCs w:val="24"/>
          <w:rPrChange w:id="1247" w:author="michael schneider" w:date="2013-12-03T09:17:00Z">
            <w:rPr>
              <w:rFonts w:ascii="Tahoma" w:hAnsi="Tahoma" w:cs="Tahoma"/>
              <w:i w:val="0"/>
              <w:sz w:val="24"/>
              <w:szCs w:val="24"/>
            </w:rPr>
          </w:rPrChange>
        </w:rPr>
        <w:t>Please reference the following documents located in the same folder as this specification:</w:t>
      </w:r>
    </w:p>
    <w:p w14:paraId="1576AA08" w14:textId="6B777307" w:rsidR="008319A4" w:rsidRPr="002B0A66" w:rsidRDefault="00B11860" w:rsidP="002B0A66">
      <w:pPr>
        <w:pStyle w:val="template"/>
        <w:tabs>
          <w:tab w:val="left" w:pos="2970"/>
        </w:tabs>
        <w:ind w:left="2340"/>
        <w:rPr>
          <w:rFonts w:ascii="Tahoma" w:hAnsi="Tahoma" w:cs="Tahoma"/>
          <w:sz w:val="24"/>
          <w:szCs w:val="24"/>
          <w:rPrChange w:id="1248" w:author="michael schneider" w:date="2013-12-03T15:03:00Z">
            <w:rPr>
              <w:rFonts w:ascii="Tahoma" w:hAnsi="Tahoma" w:cs="Tahoma"/>
              <w:b/>
              <w:i w:val="0"/>
              <w:sz w:val="24"/>
              <w:szCs w:val="24"/>
            </w:rPr>
          </w:rPrChange>
        </w:rPr>
      </w:pPr>
      <w:r w:rsidRPr="002B0A66">
        <w:rPr>
          <w:rFonts w:ascii="Tahoma" w:hAnsi="Tahoma" w:cs="Tahoma"/>
          <w:sz w:val="24"/>
          <w:szCs w:val="24"/>
          <w:rPrChange w:id="1249" w:author="michael schneider" w:date="2013-12-03T15:03:00Z">
            <w:rPr>
              <w:rFonts w:ascii="Tahoma" w:hAnsi="Tahoma" w:cs="Tahoma"/>
              <w:b/>
              <w:i w:val="0"/>
              <w:sz w:val="24"/>
              <w:szCs w:val="24"/>
            </w:rPr>
          </w:rPrChange>
        </w:rPr>
        <w:t>J</w:t>
      </w:r>
      <w:r w:rsidR="008319A4" w:rsidRPr="002B0A66">
        <w:rPr>
          <w:rFonts w:ascii="Tahoma" w:hAnsi="Tahoma" w:cs="Tahoma"/>
          <w:sz w:val="24"/>
          <w:szCs w:val="24"/>
          <w:rPrChange w:id="1250" w:author="michael schneider" w:date="2013-12-03T15:03:00Z">
            <w:rPr>
              <w:rFonts w:ascii="Tahoma" w:hAnsi="Tahoma" w:cs="Tahoma"/>
              <w:b/>
              <w:i w:val="0"/>
              <w:sz w:val="24"/>
              <w:szCs w:val="24"/>
            </w:rPr>
          </w:rPrChange>
        </w:rPr>
        <w:t>onesborough Farmers Market PID Version 1.0.docx, Problem Identification and Description document, Software Systems Engineering Group 1 (Fall 2013), 10-8-2013</w:t>
      </w:r>
    </w:p>
    <w:p w14:paraId="2D6B5CF5" w14:textId="4DB9C997" w:rsidR="00B11860" w:rsidRPr="002B0A66" w:rsidRDefault="008319A4" w:rsidP="002B0A66">
      <w:pPr>
        <w:pStyle w:val="template"/>
        <w:tabs>
          <w:tab w:val="left" w:pos="2970"/>
        </w:tabs>
        <w:ind w:left="2250"/>
        <w:rPr>
          <w:rFonts w:ascii="Tahoma" w:hAnsi="Tahoma" w:cs="Tahoma"/>
          <w:sz w:val="24"/>
          <w:szCs w:val="24"/>
          <w:rPrChange w:id="1251" w:author="michael schneider" w:date="2013-12-03T15:03:00Z">
            <w:rPr>
              <w:rFonts w:ascii="Tahoma" w:hAnsi="Tahoma" w:cs="Tahoma"/>
              <w:b/>
              <w:i w:val="0"/>
              <w:sz w:val="24"/>
              <w:szCs w:val="24"/>
            </w:rPr>
          </w:rPrChange>
        </w:rPr>
      </w:pPr>
      <w:r w:rsidRPr="002B0A66">
        <w:rPr>
          <w:rFonts w:ascii="Tahoma" w:hAnsi="Tahoma" w:cs="Tahoma"/>
          <w:sz w:val="24"/>
          <w:szCs w:val="24"/>
          <w:rPrChange w:id="1252" w:author="michael schneider" w:date="2013-12-03T15:03:00Z">
            <w:rPr>
              <w:rFonts w:ascii="Tahoma" w:hAnsi="Tahoma" w:cs="Tahoma"/>
              <w:b/>
              <w:i w:val="0"/>
              <w:sz w:val="24"/>
              <w:szCs w:val="24"/>
            </w:rPr>
          </w:rPrChange>
        </w:rPr>
        <w:t>J</w:t>
      </w:r>
      <w:r w:rsidR="00B11860" w:rsidRPr="002B0A66">
        <w:rPr>
          <w:rFonts w:ascii="Tahoma" w:hAnsi="Tahoma" w:cs="Tahoma"/>
          <w:sz w:val="24"/>
          <w:szCs w:val="24"/>
          <w:rPrChange w:id="1253" w:author="michael schneider" w:date="2013-12-03T15:03:00Z">
            <w:rPr>
              <w:rFonts w:ascii="Tahoma" w:hAnsi="Tahoma" w:cs="Tahoma"/>
              <w:b/>
              <w:i w:val="0"/>
              <w:sz w:val="24"/>
              <w:szCs w:val="24"/>
            </w:rPr>
          </w:rPrChange>
        </w:rPr>
        <w:t>onesborough Farmers Market TLR Version 2.0.docx, Top Level Requirements document, Software Systems Engineering Group 1 (Fall 2013), 12-1-2013</w:t>
      </w:r>
    </w:p>
    <w:p w14:paraId="4BB4E3E3" w14:textId="57733B6B" w:rsidR="009973EA" w:rsidRPr="002B0A66" w:rsidRDefault="00B11860" w:rsidP="002B0A66">
      <w:pPr>
        <w:pStyle w:val="template"/>
        <w:tabs>
          <w:tab w:val="left" w:pos="2970"/>
        </w:tabs>
        <w:ind w:left="2160"/>
        <w:rPr>
          <w:rFonts w:ascii="Tahoma" w:hAnsi="Tahoma" w:cs="Tahoma"/>
          <w:sz w:val="24"/>
          <w:szCs w:val="24"/>
          <w:rPrChange w:id="1254" w:author="michael schneider" w:date="2013-12-03T15:03:00Z">
            <w:rPr>
              <w:rFonts w:ascii="Tahoma" w:hAnsi="Tahoma" w:cs="Tahoma"/>
              <w:b/>
              <w:i w:val="0"/>
              <w:sz w:val="24"/>
              <w:szCs w:val="24"/>
            </w:rPr>
          </w:rPrChange>
        </w:rPr>
      </w:pPr>
      <w:r w:rsidRPr="002B0A66">
        <w:rPr>
          <w:rFonts w:ascii="Tahoma" w:hAnsi="Tahoma" w:cs="Tahoma"/>
          <w:sz w:val="24"/>
          <w:szCs w:val="24"/>
          <w:rPrChange w:id="1255" w:author="michael schneider" w:date="2013-12-03T15:03:00Z">
            <w:rPr>
              <w:rFonts w:ascii="Tahoma" w:hAnsi="Tahoma" w:cs="Tahoma"/>
              <w:b/>
              <w:i w:val="0"/>
              <w:sz w:val="24"/>
              <w:szCs w:val="24"/>
            </w:rPr>
          </w:rPrChange>
        </w:rPr>
        <w:t>Jonesborough Farmers Market Use Case Descriptions Version 1.0.docx, Use Case Descriptions document, Software Systems Engineering Group 1 (Fall 2013), 12-1-2013</w:t>
      </w:r>
    </w:p>
    <w:p w14:paraId="18ECD843" w14:textId="65EF04DA" w:rsidR="009A3B0D" w:rsidRPr="0088096E" w:rsidRDefault="002B0A66" w:rsidP="000E7EAD">
      <w:pPr>
        <w:pStyle w:val="Heading1"/>
        <w:tabs>
          <w:tab w:val="left" w:pos="2970"/>
        </w:tabs>
        <w:rPr>
          <w:rFonts w:ascii="Tahoma" w:hAnsi="Tahoma" w:cs="Tahoma"/>
          <w:rPrChange w:id="1256" w:author="michael schneider" w:date="2013-12-03T09:17:00Z">
            <w:rPr>
              <w:rFonts w:ascii="Tahoma" w:hAnsi="Tahoma" w:cs="Tahoma"/>
            </w:rPr>
          </w:rPrChange>
        </w:rPr>
      </w:pPr>
      <w:bookmarkStart w:id="1257" w:name="_Toc441230978"/>
      <w:bookmarkStart w:id="1258" w:name="_Toc439994673"/>
      <w:bookmarkStart w:id="1259" w:name="_Toc373846016"/>
      <w:bookmarkEnd w:id="1257"/>
      <w:bookmarkEnd w:id="1258"/>
      <w:ins w:id="1260" w:author="michael schneider" w:date="2013-12-03T15:04:00Z">
        <w:r>
          <w:rPr>
            <w:rFonts w:ascii="Tahoma" w:hAnsi="Tahoma" w:cs="Tahoma"/>
          </w:rPr>
          <w:t xml:space="preserve"> </w:t>
        </w:r>
      </w:ins>
      <w:r w:rsidR="00C07BB7" w:rsidRPr="0088096E">
        <w:rPr>
          <w:rFonts w:ascii="Tahoma" w:hAnsi="Tahoma" w:cs="Tahoma"/>
          <w:rPrChange w:id="1261" w:author="michael schneider" w:date="2013-12-03T09:17:00Z">
            <w:rPr>
              <w:rFonts w:ascii="Tahoma" w:hAnsi="Tahoma" w:cs="Tahoma"/>
            </w:rPr>
          </w:rPrChange>
        </w:rPr>
        <w:t>Overall Description</w:t>
      </w:r>
      <w:bookmarkEnd w:id="1259"/>
    </w:p>
    <w:p w14:paraId="51313178" w14:textId="7A4A476A" w:rsidR="009A3B0D" w:rsidRPr="0088096E" w:rsidRDefault="00C07BB7" w:rsidP="002B0A66">
      <w:pPr>
        <w:pStyle w:val="Heading2"/>
        <w:tabs>
          <w:tab w:val="left" w:pos="1620"/>
        </w:tabs>
        <w:rPr>
          <w:rFonts w:ascii="Tahoma" w:hAnsi="Tahoma" w:cs="Tahoma"/>
          <w:rPrChange w:id="1262" w:author="michael schneider" w:date="2013-12-03T09:17:00Z">
            <w:rPr>
              <w:rFonts w:ascii="Tahoma" w:hAnsi="Tahoma" w:cs="Tahoma"/>
            </w:rPr>
          </w:rPrChange>
        </w:rPr>
      </w:pPr>
      <w:bookmarkStart w:id="1263" w:name="_Toc441230979"/>
      <w:bookmarkStart w:id="1264" w:name="_Toc439994674"/>
      <w:bookmarkStart w:id="1265" w:name="_Toc373846017"/>
      <w:bookmarkEnd w:id="1263"/>
      <w:bookmarkEnd w:id="1264"/>
      <w:r w:rsidRPr="0088096E">
        <w:rPr>
          <w:rFonts w:ascii="Tahoma" w:hAnsi="Tahoma" w:cs="Tahoma"/>
          <w:rPrChange w:id="1266" w:author="michael schneider" w:date="2013-12-03T09:17:00Z">
            <w:rPr>
              <w:rFonts w:ascii="Tahoma" w:hAnsi="Tahoma" w:cs="Tahoma"/>
            </w:rPr>
          </w:rPrChange>
        </w:rPr>
        <w:t>Product Perspective</w:t>
      </w:r>
      <w:bookmarkEnd w:id="1265"/>
    </w:p>
    <w:p w14:paraId="132832FD" w14:textId="2A0D2E02" w:rsidR="002F50F6" w:rsidRPr="0088096E" w:rsidRDefault="002F50F6" w:rsidP="002B0A66">
      <w:pPr>
        <w:pStyle w:val="template"/>
        <w:tabs>
          <w:tab w:val="left" w:pos="2970"/>
        </w:tabs>
        <w:ind w:left="1620" w:firstLine="540"/>
        <w:rPr>
          <w:rFonts w:ascii="Tahoma" w:hAnsi="Tahoma" w:cs="Tahoma"/>
          <w:i w:val="0"/>
          <w:sz w:val="24"/>
          <w:szCs w:val="24"/>
          <w:rPrChange w:id="1267" w:author="michael schneider" w:date="2013-12-03T09:17:00Z">
            <w:rPr>
              <w:rFonts w:ascii="Tahoma" w:hAnsi="Tahoma" w:cs="Tahoma"/>
              <w:i w:val="0"/>
              <w:sz w:val="24"/>
              <w:szCs w:val="24"/>
            </w:rPr>
          </w:rPrChange>
        </w:rPr>
      </w:pPr>
      <w:r w:rsidRPr="0088096E">
        <w:rPr>
          <w:rFonts w:ascii="Tahoma" w:hAnsi="Tahoma" w:cs="Tahoma"/>
          <w:i w:val="0"/>
          <w:sz w:val="24"/>
          <w:szCs w:val="24"/>
          <w:rPrChange w:id="1268" w:author="michael schneider" w:date="2013-12-03T09:17:00Z">
            <w:rPr>
              <w:rFonts w:ascii="Tahoma" w:hAnsi="Tahoma" w:cs="Tahoma"/>
              <w:i w:val="0"/>
              <w:sz w:val="24"/>
              <w:szCs w:val="24"/>
            </w:rPr>
          </w:rPrChange>
        </w:rPr>
        <w:t xml:space="preserve">The product to be developed is meant to be a replacement for the existing </w:t>
      </w:r>
      <w:r w:rsidR="00A02780" w:rsidRPr="0088096E">
        <w:rPr>
          <w:rFonts w:ascii="Tahoma" w:hAnsi="Tahoma" w:cs="Tahoma"/>
          <w:i w:val="0"/>
          <w:sz w:val="24"/>
          <w:szCs w:val="24"/>
          <w:rPrChange w:id="1269" w:author="michael schneider" w:date="2013-12-03T09:17:00Z">
            <w:rPr>
              <w:rFonts w:ascii="Tahoma" w:hAnsi="Tahoma" w:cs="Tahoma"/>
              <w:i w:val="0"/>
              <w:sz w:val="24"/>
              <w:szCs w:val="24"/>
            </w:rPr>
          </w:rPrChange>
        </w:rPr>
        <w:t xml:space="preserve">web site: </w:t>
      </w:r>
      <w:proofErr w:type="gramStart"/>
      <w:r w:rsidR="002F52AA" w:rsidRPr="0088096E">
        <w:rPr>
          <w:rFonts w:ascii="Tahoma" w:hAnsi="Tahoma" w:cs="Tahoma"/>
          <w:i w:val="0"/>
          <w:sz w:val="24"/>
          <w:szCs w:val="24"/>
          <w:rPrChange w:id="1270" w:author="michael schneider" w:date="2013-12-03T09:17:00Z">
            <w:rPr>
              <w:rFonts w:ascii="Tahoma" w:hAnsi="Tahoma" w:cs="Tahoma"/>
              <w:i w:val="0"/>
              <w:sz w:val="24"/>
              <w:szCs w:val="24"/>
            </w:rPr>
          </w:rPrChange>
        </w:rPr>
        <w:t>jonesborough.locallygrown.net .</w:t>
      </w:r>
      <w:proofErr w:type="gramEnd"/>
      <w:r w:rsidR="002F52AA" w:rsidRPr="0088096E">
        <w:rPr>
          <w:rFonts w:ascii="Tahoma" w:hAnsi="Tahoma" w:cs="Tahoma"/>
          <w:i w:val="0"/>
          <w:sz w:val="24"/>
          <w:szCs w:val="24"/>
          <w:rPrChange w:id="1271" w:author="michael schneider" w:date="2013-12-03T09:17:00Z">
            <w:rPr>
              <w:rFonts w:ascii="Tahoma" w:hAnsi="Tahoma" w:cs="Tahoma"/>
              <w:i w:val="0"/>
              <w:sz w:val="24"/>
              <w:szCs w:val="24"/>
            </w:rPr>
          </w:rPrChange>
        </w:rPr>
        <w:t xml:space="preserve"> </w:t>
      </w:r>
      <w:r w:rsidR="00A849A9" w:rsidRPr="0088096E">
        <w:rPr>
          <w:rFonts w:ascii="Tahoma" w:hAnsi="Tahoma" w:cs="Tahoma"/>
          <w:i w:val="0"/>
          <w:sz w:val="24"/>
          <w:szCs w:val="24"/>
          <w:rPrChange w:id="1272" w:author="michael schneider" w:date="2013-12-03T09:17:00Z">
            <w:rPr>
              <w:rFonts w:ascii="Tahoma" w:hAnsi="Tahoma" w:cs="Tahoma"/>
              <w:i w:val="0"/>
              <w:sz w:val="24"/>
              <w:szCs w:val="24"/>
            </w:rPr>
          </w:rPrChange>
        </w:rPr>
        <w:t xml:space="preserve">It will interface with an external point of sale system. For more information relevant to the origin of this product, please refer to the Problem Identification and Description document. It is entitled </w:t>
      </w:r>
      <w:r w:rsidR="00A849A9" w:rsidRPr="0088096E">
        <w:rPr>
          <w:rFonts w:ascii="Tahoma" w:hAnsi="Tahoma" w:cs="Tahoma"/>
          <w:b/>
          <w:i w:val="0"/>
          <w:sz w:val="24"/>
          <w:szCs w:val="24"/>
          <w:rPrChange w:id="1273" w:author="michael schneider" w:date="2013-12-03T09:17:00Z">
            <w:rPr>
              <w:rFonts w:ascii="Tahoma" w:hAnsi="Tahoma" w:cs="Tahoma"/>
              <w:b/>
              <w:i w:val="0"/>
              <w:sz w:val="24"/>
              <w:szCs w:val="24"/>
            </w:rPr>
          </w:rPrChange>
        </w:rPr>
        <w:t xml:space="preserve">Jonesborough Farmers Market PID Version 1.0.docx </w:t>
      </w:r>
      <w:r w:rsidR="00A849A9" w:rsidRPr="0088096E">
        <w:rPr>
          <w:rFonts w:ascii="Tahoma" w:hAnsi="Tahoma" w:cs="Tahoma"/>
          <w:i w:val="0"/>
          <w:sz w:val="24"/>
          <w:szCs w:val="24"/>
          <w:rPrChange w:id="1274" w:author="michael schneider" w:date="2013-12-03T09:17:00Z">
            <w:rPr>
              <w:rFonts w:ascii="Tahoma" w:hAnsi="Tahoma" w:cs="Tahoma"/>
              <w:i w:val="0"/>
              <w:sz w:val="24"/>
              <w:szCs w:val="24"/>
            </w:rPr>
          </w:rPrChange>
        </w:rPr>
        <w:t xml:space="preserve">(see References section of this document). </w:t>
      </w:r>
    </w:p>
    <w:p w14:paraId="695769CB" w14:textId="78E8B9AE" w:rsidR="002F50F6" w:rsidRPr="0088096E" w:rsidRDefault="002F50F6" w:rsidP="002B0A66">
      <w:pPr>
        <w:pStyle w:val="template"/>
        <w:tabs>
          <w:tab w:val="left" w:pos="2970"/>
        </w:tabs>
        <w:ind w:left="1440" w:firstLine="720"/>
        <w:rPr>
          <w:rFonts w:ascii="Tahoma" w:hAnsi="Tahoma" w:cs="Tahoma"/>
          <w:i w:val="0"/>
          <w:sz w:val="24"/>
          <w:szCs w:val="24"/>
          <w:rPrChange w:id="1275" w:author="michael schneider" w:date="2013-12-03T09:17:00Z">
            <w:rPr>
              <w:rFonts w:ascii="Tahoma" w:hAnsi="Tahoma" w:cs="Tahoma"/>
              <w:i w:val="0"/>
              <w:sz w:val="24"/>
              <w:szCs w:val="24"/>
            </w:rPr>
          </w:rPrChange>
        </w:rPr>
      </w:pPr>
      <w:r w:rsidRPr="0088096E">
        <w:rPr>
          <w:rFonts w:ascii="Tahoma" w:hAnsi="Tahoma" w:cs="Tahoma"/>
          <w:i w:val="0"/>
          <w:sz w:val="24"/>
          <w:szCs w:val="24"/>
          <w:rPrChange w:id="1276" w:author="michael schneider" w:date="2013-12-03T09:17:00Z">
            <w:rPr>
              <w:rFonts w:ascii="Tahoma" w:hAnsi="Tahoma" w:cs="Tahoma"/>
              <w:i w:val="0"/>
              <w:sz w:val="24"/>
              <w:szCs w:val="24"/>
            </w:rPr>
          </w:rPrChange>
        </w:rPr>
        <w:t xml:space="preserve">To visualize the main components of the system along with functionality and interfaces, please refer to the System Level Diagram located in the System Definition section of the Top Level Requirements document. It is entitled </w:t>
      </w:r>
      <w:r w:rsidRPr="0088096E">
        <w:rPr>
          <w:rFonts w:ascii="Tahoma" w:hAnsi="Tahoma" w:cs="Tahoma"/>
          <w:b/>
          <w:i w:val="0"/>
          <w:sz w:val="24"/>
          <w:szCs w:val="24"/>
          <w:rPrChange w:id="1277" w:author="michael schneider" w:date="2013-12-03T09:17:00Z">
            <w:rPr>
              <w:rFonts w:ascii="Tahoma" w:hAnsi="Tahoma" w:cs="Tahoma"/>
              <w:b/>
              <w:i w:val="0"/>
              <w:sz w:val="24"/>
              <w:szCs w:val="24"/>
            </w:rPr>
          </w:rPrChange>
        </w:rPr>
        <w:t xml:space="preserve">Jonesborough Farmers Market TLR Version2.0.docx </w:t>
      </w:r>
      <w:r w:rsidRPr="0088096E">
        <w:rPr>
          <w:rFonts w:ascii="Tahoma" w:hAnsi="Tahoma" w:cs="Tahoma"/>
          <w:i w:val="0"/>
          <w:sz w:val="24"/>
          <w:szCs w:val="24"/>
          <w:rPrChange w:id="1278" w:author="michael schneider" w:date="2013-12-03T09:17:00Z">
            <w:rPr>
              <w:rFonts w:ascii="Tahoma" w:hAnsi="Tahoma" w:cs="Tahoma"/>
              <w:i w:val="0"/>
              <w:sz w:val="24"/>
              <w:szCs w:val="24"/>
            </w:rPr>
          </w:rPrChange>
        </w:rPr>
        <w:t>(see References section of this document).</w:t>
      </w:r>
    </w:p>
    <w:p w14:paraId="2A2E1D51" w14:textId="10B51E6F" w:rsidR="009A3B0D" w:rsidRPr="0088096E" w:rsidRDefault="00C07BB7" w:rsidP="000D4E97">
      <w:pPr>
        <w:pStyle w:val="Heading2"/>
        <w:tabs>
          <w:tab w:val="left" w:pos="1620"/>
        </w:tabs>
        <w:rPr>
          <w:rFonts w:ascii="Tahoma" w:hAnsi="Tahoma" w:cs="Tahoma"/>
          <w:rPrChange w:id="1279" w:author="michael schneider" w:date="2013-12-03T09:17:00Z">
            <w:rPr>
              <w:rFonts w:ascii="Tahoma" w:hAnsi="Tahoma" w:cs="Tahoma"/>
            </w:rPr>
          </w:rPrChange>
        </w:rPr>
      </w:pPr>
      <w:bookmarkStart w:id="1280" w:name="_Toc441230980"/>
      <w:bookmarkStart w:id="1281" w:name="_Toc439994675"/>
      <w:bookmarkStart w:id="1282" w:name="_Toc373846018"/>
      <w:bookmarkEnd w:id="1280"/>
      <w:bookmarkEnd w:id="1281"/>
      <w:r w:rsidRPr="0088096E">
        <w:rPr>
          <w:rFonts w:ascii="Tahoma" w:hAnsi="Tahoma" w:cs="Tahoma"/>
          <w:rPrChange w:id="1283" w:author="michael schneider" w:date="2013-12-03T09:17:00Z">
            <w:rPr>
              <w:rFonts w:ascii="Tahoma" w:hAnsi="Tahoma" w:cs="Tahoma"/>
            </w:rPr>
          </w:rPrChange>
        </w:rPr>
        <w:lastRenderedPageBreak/>
        <w:t>Product Functions</w:t>
      </w:r>
      <w:bookmarkEnd w:id="1282"/>
    </w:p>
    <w:p w14:paraId="2C61F765" w14:textId="6343A4BB" w:rsidR="00DB028D" w:rsidRPr="0088096E" w:rsidRDefault="00B715C1" w:rsidP="000D4E97">
      <w:pPr>
        <w:pStyle w:val="template"/>
        <w:tabs>
          <w:tab w:val="left" w:pos="2970"/>
        </w:tabs>
        <w:ind w:left="1620" w:firstLine="540"/>
        <w:rPr>
          <w:rFonts w:ascii="Tahoma" w:hAnsi="Tahoma" w:cs="Tahoma"/>
          <w:i w:val="0"/>
          <w:rPrChange w:id="1284" w:author="michael schneider" w:date="2013-12-03T09:17:00Z">
            <w:rPr>
              <w:rFonts w:ascii="Tahoma" w:hAnsi="Tahoma" w:cs="Tahoma"/>
              <w:i w:val="0"/>
            </w:rPr>
          </w:rPrChange>
        </w:rPr>
      </w:pPr>
      <w:r w:rsidRPr="0088096E">
        <w:rPr>
          <w:rFonts w:ascii="Tahoma" w:hAnsi="Tahoma" w:cs="Tahoma"/>
          <w:i w:val="0"/>
          <w:rPrChange w:id="1285" w:author="michael schneider" w:date="2013-12-03T09:17:00Z">
            <w:rPr>
              <w:rFonts w:ascii="Tahoma" w:hAnsi="Tahoma" w:cs="Tahoma"/>
              <w:i w:val="0"/>
            </w:rPr>
          </w:rPrChange>
        </w:rPr>
        <w:t>The major functions that the product must perform or let a user of the system perform, are based on the class of each user. The next section of this document (section 2.3) summarizes these major functions as they apply to each class of user. For additional information on product functions, please refer to sections 3 and 4 of this document</w:t>
      </w:r>
      <w:r w:rsidR="00AE2733" w:rsidRPr="0088096E">
        <w:rPr>
          <w:rFonts w:ascii="Tahoma" w:hAnsi="Tahoma" w:cs="Tahoma"/>
          <w:i w:val="0"/>
          <w:rPrChange w:id="1286" w:author="michael schneider" w:date="2013-12-03T09:17:00Z">
            <w:rPr>
              <w:rFonts w:ascii="Tahoma" w:hAnsi="Tahoma" w:cs="Tahoma"/>
              <w:i w:val="0"/>
            </w:rPr>
          </w:rPrChange>
        </w:rPr>
        <w:t xml:space="preserve"> and</w:t>
      </w:r>
      <w:r w:rsidRPr="0088096E">
        <w:rPr>
          <w:rFonts w:ascii="Tahoma" w:hAnsi="Tahoma" w:cs="Tahoma"/>
          <w:i w:val="0"/>
          <w:rPrChange w:id="1287" w:author="michael schneider" w:date="2013-12-03T09:17:00Z">
            <w:rPr>
              <w:rFonts w:ascii="Tahoma" w:hAnsi="Tahoma" w:cs="Tahoma"/>
              <w:i w:val="0"/>
            </w:rPr>
          </w:rPrChange>
        </w:rPr>
        <w:t xml:space="preserve"> the System Level Diagram located in the System Definition section of the Top Level Requirements document </w:t>
      </w:r>
      <w:r w:rsidRPr="0088096E">
        <w:rPr>
          <w:rFonts w:ascii="Tahoma" w:hAnsi="Tahoma" w:cs="Tahoma"/>
          <w:b/>
          <w:i w:val="0"/>
          <w:rPrChange w:id="1288" w:author="michael schneider" w:date="2013-12-03T09:17:00Z">
            <w:rPr>
              <w:rFonts w:ascii="Tahoma" w:hAnsi="Tahoma" w:cs="Tahoma"/>
              <w:b/>
              <w:i w:val="0"/>
            </w:rPr>
          </w:rPrChange>
        </w:rPr>
        <w:t>Jonesborough Farmers Market TLR Version 2.0.docx</w:t>
      </w:r>
      <w:r w:rsidR="00AE2733" w:rsidRPr="0088096E">
        <w:rPr>
          <w:rFonts w:ascii="Tahoma" w:hAnsi="Tahoma" w:cs="Tahoma"/>
          <w:b/>
          <w:i w:val="0"/>
          <w:rPrChange w:id="1289" w:author="michael schneider" w:date="2013-12-03T09:17:00Z">
            <w:rPr>
              <w:rFonts w:ascii="Tahoma" w:hAnsi="Tahoma" w:cs="Tahoma"/>
              <w:b/>
              <w:i w:val="0"/>
            </w:rPr>
          </w:rPrChange>
        </w:rPr>
        <w:t xml:space="preserve"> </w:t>
      </w:r>
      <w:r w:rsidR="00AE2733" w:rsidRPr="0088096E">
        <w:rPr>
          <w:rFonts w:ascii="Tahoma" w:hAnsi="Tahoma" w:cs="Tahoma"/>
          <w:i w:val="0"/>
          <w:rPrChange w:id="1290" w:author="michael schneider" w:date="2013-12-03T09:17:00Z">
            <w:rPr>
              <w:rFonts w:ascii="Tahoma" w:hAnsi="Tahoma" w:cs="Tahoma"/>
              <w:i w:val="0"/>
            </w:rPr>
          </w:rPrChange>
        </w:rPr>
        <w:t>(see References section of this document).</w:t>
      </w:r>
    </w:p>
    <w:p w14:paraId="705789EC" w14:textId="0C44104E" w:rsidR="009A3B0D" w:rsidRPr="0088096E" w:rsidRDefault="00C07BB7" w:rsidP="000D4E97">
      <w:pPr>
        <w:pStyle w:val="Heading2"/>
        <w:tabs>
          <w:tab w:val="left" w:pos="1620"/>
        </w:tabs>
        <w:rPr>
          <w:rFonts w:ascii="Tahoma" w:hAnsi="Tahoma" w:cs="Tahoma"/>
          <w:rPrChange w:id="1291" w:author="michael schneider" w:date="2013-12-03T09:17:00Z">
            <w:rPr>
              <w:rFonts w:ascii="Tahoma" w:hAnsi="Tahoma" w:cs="Tahoma"/>
            </w:rPr>
          </w:rPrChange>
        </w:rPr>
      </w:pPr>
      <w:bookmarkStart w:id="1292" w:name="_Toc441230981"/>
      <w:bookmarkStart w:id="1293" w:name="_Toc439994676"/>
      <w:bookmarkStart w:id="1294" w:name="_Toc373846019"/>
      <w:bookmarkEnd w:id="1292"/>
      <w:bookmarkEnd w:id="1293"/>
      <w:r w:rsidRPr="0088096E">
        <w:rPr>
          <w:rFonts w:ascii="Tahoma" w:hAnsi="Tahoma" w:cs="Tahoma"/>
          <w:rPrChange w:id="1295" w:author="michael schneider" w:date="2013-12-03T09:17:00Z">
            <w:rPr>
              <w:rFonts w:ascii="Tahoma" w:hAnsi="Tahoma" w:cs="Tahoma"/>
            </w:rPr>
          </w:rPrChange>
        </w:rPr>
        <w:t>User Classes and Characteristics</w:t>
      </w:r>
      <w:bookmarkEnd w:id="1294"/>
    </w:p>
    <w:p w14:paraId="69531AEB" w14:textId="77777777" w:rsidR="000C4D0F" w:rsidRPr="0088096E" w:rsidRDefault="000C4D0F" w:rsidP="000D4E97">
      <w:pPr>
        <w:pStyle w:val="Heading3"/>
        <w:tabs>
          <w:tab w:val="left" w:pos="1800"/>
        </w:tabs>
        <w:rPr>
          <w:rFonts w:ascii="Tahoma" w:hAnsi="Tahoma" w:cs="Tahoma"/>
          <w:rPrChange w:id="1296" w:author="michael schneider" w:date="2013-12-03T09:17:00Z">
            <w:rPr>
              <w:rFonts w:ascii="Tahoma" w:hAnsi="Tahoma" w:cs="Tahoma"/>
            </w:rPr>
          </w:rPrChange>
        </w:rPr>
      </w:pPr>
      <w:bookmarkStart w:id="1297" w:name="_Toc441230983"/>
      <w:bookmarkStart w:id="1298" w:name="_Toc439994678"/>
      <w:bookmarkEnd w:id="1297"/>
      <w:bookmarkEnd w:id="1298"/>
      <w:r w:rsidRPr="0088096E">
        <w:rPr>
          <w:rFonts w:ascii="Tahoma" w:hAnsi="Tahoma" w:cs="Tahoma"/>
          <w:rPrChange w:id="1299" w:author="michael schneider" w:date="2013-12-03T09:17:00Z">
            <w:rPr>
              <w:rFonts w:ascii="Tahoma" w:hAnsi="Tahoma" w:cs="Tahoma"/>
            </w:rPr>
          </w:rPrChange>
        </w:rPr>
        <w:t>Administrators</w:t>
      </w:r>
    </w:p>
    <w:p w14:paraId="343C90B3" w14:textId="77777777" w:rsidR="000C4D0F" w:rsidRPr="0088096E" w:rsidRDefault="000C4D0F" w:rsidP="000D4E97">
      <w:pPr>
        <w:tabs>
          <w:tab w:val="left" w:pos="2970"/>
        </w:tabs>
        <w:ind w:left="1800" w:firstLine="540"/>
        <w:rPr>
          <w:rFonts w:ascii="Tahoma" w:hAnsi="Tahoma" w:cs="Tahoma"/>
          <w:rPrChange w:id="1300" w:author="michael schneider" w:date="2013-12-03T09:17:00Z">
            <w:rPr>
              <w:rFonts w:ascii="Tahoma" w:hAnsi="Tahoma" w:cs="Tahoma"/>
            </w:rPr>
          </w:rPrChange>
        </w:rPr>
      </w:pPr>
      <w:r w:rsidRPr="0088096E">
        <w:rPr>
          <w:rFonts w:ascii="Tahoma" w:hAnsi="Tahoma" w:cs="Tahoma"/>
          <w:rPrChange w:id="1301" w:author="michael schneider" w:date="2013-12-03T09:17:00Z">
            <w:rPr>
              <w:rFonts w:ascii="Tahoma" w:hAnsi="Tahoma" w:cs="Tahoma"/>
            </w:rPr>
          </w:rPrChange>
        </w:rPr>
        <w:t xml:space="preserve">Administrators are market managers and other individuals familiar with the market, interacting with the sales system, and navigating the website. They perform the following functions: </w:t>
      </w:r>
    </w:p>
    <w:p w14:paraId="1287E903" w14:textId="77777777" w:rsidR="000C4D0F" w:rsidRPr="0088096E" w:rsidRDefault="000C4D0F" w:rsidP="000E7EAD">
      <w:pPr>
        <w:pStyle w:val="ListParagraph"/>
        <w:numPr>
          <w:ilvl w:val="0"/>
          <w:numId w:val="12"/>
        </w:numPr>
        <w:tabs>
          <w:tab w:val="left" w:pos="2970"/>
        </w:tabs>
        <w:rPr>
          <w:rFonts w:ascii="Tahoma" w:hAnsi="Tahoma" w:cs="Tahoma"/>
          <w:rPrChange w:id="1302" w:author="michael schneider" w:date="2013-12-03T09:17:00Z">
            <w:rPr>
              <w:rFonts w:ascii="Tahoma" w:hAnsi="Tahoma" w:cs="Tahoma"/>
            </w:rPr>
          </w:rPrChange>
        </w:rPr>
      </w:pPr>
      <w:r w:rsidRPr="0088096E">
        <w:rPr>
          <w:rFonts w:ascii="Tahoma" w:hAnsi="Tahoma" w:cs="Tahoma"/>
          <w:rPrChange w:id="1303" w:author="michael schneider" w:date="2013-12-03T09:17:00Z">
            <w:rPr>
              <w:rFonts w:ascii="Tahoma" w:hAnsi="Tahoma" w:cs="Tahoma"/>
            </w:rPr>
          </w:rPrChange>
        </w:rPr>
        <w:t>Assign security roles to users</w:t>
      </w:r>
    </w:p>
    <w:p w14:paraId="0302E498" w14:textId="77777777" w:rsidR="000C4D0F" w:rsidRPr="0088096E" w:rsidRDefault="000C4D0F" w:rsidP="000E7EAD">
      <w:pPr>
        <w:pStyle w:val="ListParagraph"/>
        <w:numPr>
          <w:ilvl w:val="0"/>
          <w:numId w:val="12"/>
        </w:numPr>
        <w:tabs>
          <w:tab w:val="left" w:pos="2970"/>
        </w:tabs>
        <w:rPr>
          <w:rFonts w:ascii="Tahoma" w:hAnsi="Tahoma" w:cs="Tahoma"/>
          <w:rPrChange w:id="1304" w:author="michael schneider" w:date="2013-12-03T09:17:00Z">
            <w:rPr>
              <w:rFonts w:ascii="Tahoma" w:hAnsi="Tahoma" w:cs="Tahoma"/>
            </w:rPr>
          </w:rPrChange>
        </w:rPr>
      </w:pPr>
      <w:r w:rsidRPr="0088096E">
        <w:rPr>
          <w:rFonts w:ascii="Tahoma" w:hAnsi="Tahoma" w:cs="Tahoma"/>
          <w:rPrChange w:id="1305" w:author="michael schneider" w:date="2013-12-03T09:17:00Z">
            <w:rPr>
              <w:rFonts w:ascii="Tahoma" w:hAnsi="Tahoma" w:cs="Tahoma"/>
            </w:rPr>
          </w:rPrChange>
        </w:rPr>
        <w:t>Manage products</w:t>
      </w:r>
    </w:p>
    <w:p w14:paraId="21086028" w14:textId="77777777" w:rsidR="000C4D0F" w:rsidRPr="0088096E" w:rsidRDefault="000C4D0F" w:rsidP="000E7EAD">
      <w:pPr>
        <w:pStyle w:val="ListParagraph"/>
        <w:numPr>
          <w:ilvl w:val="0"/>
          <w:numId w:val="12"/>
        </w:numPr>
        <w:tabs>
          <w:tab w:val="left" w:pos="2970"/>
        </w:tabs>
        <w:rPr>
          <w:rFonts w:ascii="Tahoma" w:hAnsi="Tahoma" w:cs="Tahoma"/>
          <w:rPrChange w:id="1306" w:author="michael schneider" w:date="2013-12-03T09:17:00Z">
            <w:rPr>
              <w:rFonts w:ascii="Tahoma" w:hAnsi="Tahoma" w:cs="Tahoma"/>
            </w:rPr>
          </w:rPrChange>
        </w:rPr>
      </w:pPr>
      <w:r w:rsidRPr="0088096E">
        <w:rPr>
          <w:rFonts w:ascii="Tahoma" w:hAnsi="Tahoma" w:cs="Tahoma"/>
          <w:rPrChange w:id="1307" w:author="michael schneider" w:date="2013-12-03T09:17:00Z">
            <w:rPr>
              <w:rFonts w:ascii="Tahoma" w:hAnsi="Tahoma" w:cs="Tahoma"/>
            </w:rPr>
          </w:rPrChange>
        </w:rPr>
        <w:t>Manage dividends/benefits system</w:t>
      </w:r>
    </w:p>
    <w:p w14:paraId="595D9634" w14:textId="77777777" w:rsidR="000C4D0F" w:rsidRPr="0088096E" w:rsidRDefault="000C4D0F" w:rsidP="000E7EAD">
      <w:pPr>
        <w:pStyle w:val="ListParagraph"/>
        <w:numPr>
          <w:ilvl w:val="0"/>
          <w:numId w:val="12"/>
        </w:numPr>
        <w:tabs>
          <w:tab w:val="left" w:pos="2970"/>
        </w:tabs>
        <w:rPr>
          <w:rFonts w:ascii="Tahoma" w:hAnsi="Tahoma" w:cs="Tahoma"/>
          <w:rPrChange w:id="1308" w:author="michael schneider" w:date="2013-12-03T09:17:00Z">
            <w:rPr>
              <w:rFonts w:ascii="Tahoma" w:hAnsi="Tahoma" w:cs="Tahoma"/>
            </w:rPr>
          </w:rPrChange>
        </w:rPr>
      </w:pPr>
      <w:r w:rsidRPr="0088096E">
        <w:rPr>
          <w:rFonts w:ascii="Tahoma" w:hAnsi="Tahoma" w:cs="Tahoma"/>
          <w:rPrChange w:id="1309" w:author="michael schneider" w:date="2013-12-03T09:17:00Z">
            <w:rPr>
              <w:rFonts w:ascii="Tahoma" w:hAnsi="Tahoma" w:cs="Tahoma"/>
            </w:rPr>
          </w:rPrChange>
        </w:rPr>
        <w:t>Email users</w:t>
      </w:r>
    </w:p>
    <w:p w14:paraId="76583828" w14:textId="77777777" w:rsidR="000C4D0F" w:rsidRPr="0088096E" w:rsidRDefault="000C4D0F" w:rsidP="000E7EAD">
      <w:pPr>
        <w:pStyle w:val="ListParagraph"/>
        <w:numPr>
          <w:ilvl w:val="0"/>
          <w:numId w:val="12"/>
        </w:numPr>
        <w:tabs>
          <w:tab w:val="left" w:pos="2970"/>
        </w:tabs>
        <w:rPr>
          <w:rFonts w:ascii="Tahoma" w:hAnsi="Tahoma" w:cs="Tahoma"/>
          <w:rPrChange w:id="1310" w:author="michael schneider" w:date="2013-12-03T09:17:00Z">
            <w:rPr>
              <w:rFonts w:ascii="Tahoma" w:hAnsi="Tahoma" w:cs="Tahoma"/>
            </w:rPr>
          </w:rPrChange>
        </w:rPr>
      </w:pPr>
      <w:r w:rsidRPr="0088096E">
        <w:rPr>
          <w:rFonts w:ascii="Tahoma" w:hAnsi="Tahoma" w:cs="Tahoma"/>
          <w:rPrChange w:id="1311" w:author="michael schneider" w:date="2013-12-03T09:17:00Z">
            <w:rPr>
              <w:rFonts w:ascii="Tahoma" w:hAnsi="Tahoma" w:cs="Tahoma"/>
            </w:rPr>
          </w:rPrChange>
        </w:rPr>
        <w:t>Update blog</w:t>
      </w:r>
    </w:p>
    <w:p w14:paraId="316F4C9F" w14:textId="77777777" w:rsidR="000C4D0F" w:rsidRPr="0088096E" w:rsidRDefault="000C4D0F" w:rsidP="000E7EAD">
      <w:pPr>
        <w:pStyle w:val="ListParagraph"/>
        <w:numPr>
          <w:ilvl w:val="0"/>
          <w:numId w:val="12"/>
        </w:numPr>
        <w:tabs>
          <w:tab w:val="left" w:pos="2970"/>
        </w:tabs>
        <w:rPr>
          <w:rFonts w:ascii="Tahoma" w:hAnsi="Tahoma" w:cs="Tahoma"/>
          <w:rPrChange w:id="1312" w:author="michael schneider" w:date="2013-12-03T09:17:00Z">
            <w:rPr>
              <w:rFonts w:ascii="Tahoma" w:hAnsi="Tahoma" w:cs="Tahoma"/>
            </w:rPr>
          </w:rPrChange>
        </w:rPr>
      </w:pPr>
      <w:r w:rsidRPr="0088096E">
        <w:rPr>
          <w:rFonts w:ascii="Tahoma" w:hAnsi="Tahoma" w:cs="Tahoma"/>
          <w:rPrChange w:id="1313" w:author="michael schneider" w:date="2013-12-03T09:17:00Z">
            <w:rPr>
              <w:rFonts w:ascii="Tahoma" w:hAnsi="Tahoma" w:cs="Tahoma"/>
            </w:rPr>
          </w:rPrChange>
        </w:rPr>
        <w:t>Create barcodes</w:t>
      </w:r>
    </w:p>
    <w:p w14:paraId="15DB2D6E" w14:textId="77777777" w:rsidR="000C4D0F" w:rsidRPr="0088096E" w:rsidRDefault="000C4D0F" w:rsidP="000E7EAD">
      <w:pPr>
        <w:pStyle w:val="ListParagraph"/>
        <w:numPr>
          <w:ilvl w:val="0"/>
          <w:numId w:val="12"/>
        </w:numPr>
        <w:tabs>
          <w:tab w:val="left" w:pos="2970"/>
        </w:tabs>
        <w:rPr>
          <w:rFonts w:ascii="Tahoma" w:hAnsi="Tahoma" w:cs="Tahoma"/>
          <w:rPrChange w:id="1314" w:author="michael schneider" w:date="2013-12-03T09:17:00Z">
            <w:rPr>
              <w:rFonts w:ascii="Tahoma" w:hAnsi="Tahoma" w:cs="Tahoma"/>
            </w:rPr>
          </w:rPrChange>
        </w:rPr>
      </w:pPr>
      <w:r w:rsidRPr="0088096E">
        <w:rPr>
          <w:rFonts w:ascii="Tahoma" w:hAnsi="Tahoma" w:cs="Tahoma"/>
          <w:rPrChange w:id="1315" w:author="michael schneider" w:date="2013-12-03T09:17:00Z">
            <w:rPr>
              <w:rFonts w:ascii="Tahoma" w:hAnsi="Tahoma" w:cs="Tahoma"/>
            </w:rPr>
          </w:rPrChange>
        </w:rPr>
        <w:t>Schedule volunteers</w:t>
      </w:r>
    </w:p>
    <w:p w14:paraId="146A9B3F" w14:textId="77777777" w:rsidR="000C4D0F" w:rsidRPr="0088096E" w:rsidRDefault="000C4D0F" w:rsidP="000D4E97">
      <w:pPr>
        <w:pStyle w:val="Heading3"/>
        <w:tabs>
          <w:tab w:val="left" w:pos="1800"/>
        </w:tabs>
        <w:rPr>
          <w:rFonts w:ascii="Tahoma" w:hAnsi="Tahoma" w:cs="Tahoma"/>
          <w:rPrChange w:id="1316" w:author="michael schneider" w:date="2013-12-03T09:17:00Z">
            <w:rPr>
              <w:rFonts w:ascii="Tahoma" w:hAnsi="Tahoma" w:cs="Tahoma"/>
            </w:rPr>
          </w:rPrChange>
        </w:rPr>
      </w:pPr>
      <w:r w:rsidRPr="0088096E">
        <w:rPr>
          <w:rFonts w:ascii="Tahoma" w:hAnsi="Tahoma" w:cs="Tahoma"/>
          <w:rPrChange w:id="1317" w:author="michael schneider" w:date="2013-12-03T09:17:00Z">
            <w:rPr>
              <w:rFonts w:ascii="Tahoma" w:hAnsi="Tahoma" w:cs="Tahoma"/>
            </w:rPr>
          </w:rPrChange>
        </w:rPr>
        <w:t>Growers and Vendors</w:t>
      </w:r>
    </w:p>
    <w:p w14:paraId="58D281E6" w14:textId="77777777" w:rsidR="000C4D0F" w:rsidRPr="0088096E" w:rsidRDefault="000C4D0F" w:rsidP="000D4E97">
      <w:pPr>
        <w:tabs>
          <w:tab w:val="left" w:pos="2970"/>
        </w:tabs>
        <w:ind w:left="1800" w:firstLine="540"/>
        <w:rPr>
          <w:rFonts w:ascii="Tahoma" w:hAnsi="Tahoma" w:cs="Tahoma"/>
          <w:rPrChange w:id="1318" w:author="michael schneider" w:date="2013-12-03T09:17:00Z">
            <w:rPr>
              <w:rFonts w:ascii="Tahoma" w:hAnsi="Tahoma" w:cs="Tahoma"/>
            </w:rPr>
          </w:rPrChange>
        </w:rPr>
      </w:pPr>
      <w:r w:rsidRPr="0088096E">
        <w:rPr>
          <w:rFonts w:ascii="Tahoma" w:hAnsi="Tahoma" w:cs="Tahoma"/>
          <w:rPrChange w:id="1319" w:author="michael schneider" w:date="2013-12-03T09:17:00Z">
            <w:rPr>
              <w:rFonts w:ascii="Tahoma" w:hAnsi="Tahoma" w:cs="Tahoma"/>
            </w:rPr>
          </w:rPrChange>
        </w:rPr>
        <w:t>Growers and vendors are members of the community that provide either produce or homemade products for sale.  There will be a wide variance of computer skills among this class of user; some may have little or no experience navigating websites. When Growers and Vendors suffer, Customers also suffer, so it is critical to provide this class of user a satisfying user experience. Growers and Vendors perform these functions:</w:t>
      </w:r>
    </w:p>
    <w:p w14:paraId="1ECE2F5F" w14:textId="77777777" w:rsidR="000C4D0F" w:rsidRPr="0088096E" w:rsidRDefault="000C4D0F" w:rsidP="000E7EAD">
      <w:pPr>
        <w:pStyle w:val="ListParagraph"/>
        <w:numPr>
          <w:ilvl w:val="0"/>
          <w:numId w:val="11"/>
        </w:numPr>
        <w:tabs>
          <w:tab w:val="left" w:pos="2970"/>
        </w:tabs>
        <w:rPr>
          <w:rFonts w:ascii="Tahoma" w:hAnsi="Tahoma" w:cs="Tahoma"/>
          <w:rPrChange w:id="1320" w:author="michael schneider" w:date="2013-12-03T09:17:00Z">
            <w:rPr>
              <w:rFonts w:ascii="Tahoma" w:hAnsi="Tahoma" w:cs="Tahoma"/>
            </w:rPr>
          </w:rPrChange>
        </w:rPr>
      </w:pPr>
      <w:r w:rsidRPr="0088096E">
        <w:rPr>
          <w:rFonts w:ascii="Tahoma" w:hAnsi="Tahoma" w:cs="Tahoma"/>
          <w:rPrChange w:id="1321" w:author="michael schneider" w:date="2013-12-03T09:17:00Z">
            <w:rPr>
              <w:rFonts w:ascii="Tahoma" w:hAnsi="Tahoma" w:cs="Tahoma"/>
            </w:rPr>
          </w:rPrChange>
        </w:rPr>
        <w:t>Add products to inventory</w:t>
      </w:r>
    </w:p>
    <w:p w14:paraId="66FC08AE" w14:textId="77777777" w:rsidR="000C4D0F" w:rsidRPr="0088096E" w:rsidRDefault="000C4D0F" w:rsidP="000E7EAD">
      <w:pPr>
        <w:pStyle w:val="ListParagraph"/>
        <w:numPr>
          <w:ilvl w:val="0"/>
          <w:numId w:val="11"/>
        </w:numPr>
        <w:tabs>
          <w:tab w:val="left" w:pos="2970"/>
        </w:tabs>
        <w:rPr>
          <w:rFonts w:ascii="Tahoma" w:hAnsi="Tahoma" w:cs="Tahoma"/>
          <w:rPrChange w:id="1322" w:author="michael schneider" w:date="2013-12-03T09:17:00Z">
            <w:rPr>
              <w:rFonts w:ascii="Tahoma" w:hAnsi="Tahoma" w:cs="Tahoma"/>
            </w:rPr>
          </w:rPrChange>
        </w:rPr>
      </w:pPr>
      <w:r w:rsidRPr="0088096E">
        <w:rPr>
          <w:rFonts w:ascii="Tahoma" w:hAnsi="Tahoma" w:cs="Tahoma"/>
          <w:rPrChange w:id="1323" w:author="michael schneider" w:date="2013-12-03T09:17:00Z">
            <w:rPr>
              <w:rFonts w:ascii="Tahoma" w:hAnsi="Tahoma" w:cs="Tahoma"/>
            </w:rPr>
          </w:rPrChange>
        </w:rPr>
        <w:t>Set prices for his/her products</w:t>
      </w:r>
    </w:p>
    <w:p w14:paraId="6DE5EBC0" w14:textId="77777777" w:rsidR="000C4D0F" w:rsidRPr="0088096E" w:rsidRDefault="000C4D0F" w:rsidP="000D4E97">
      <w:pPr>
        <w:pStyle w:val="Heading3"/>
        <w:tabs>
          <w:tab w:val="left" w:pos="1800"/>
        </w:tabs>
        <w:rPr>
          <w:rFonts w:ascii="Tahoma" w:hAnsi="Tahoma" w:cs="Tahoma"/>
          <w:rPrChange w:id="1324" w:author="michael schneider" w:date="2013-12-03T09:17:00Z">
            <w:rPr>
              <w:rFonts w:ascii="Tahoma" w:hAnsi="Tahoma" w:cs="Tahoma"/>
            </w:rPr>
          </w:rPrChange>
        </w:rPr>
      </w:pPr>
      <w:r w:rsidRPr="0088096E">
        <w:rPr>
          <w:rFonts w:ascii="Tahoma" w:hAnsi="Tahoma" w:cs="Tahoma"/>
          <w:rPrChange w:id="1325" w:author="michael schneider" w:date="2013-12-03T09:17:00Z">
            <w:rPr>
              <w:rFonts w:ascii="Tahoma" w:hAnsi="Tahoma" w:cs="Tahoma"/>
            </w:rPr>
          </w:rPrChange>
        </w:rPr>
        <w:t>Volunteers</w:t>
      </w:r>
    </w:p>
    <w:p w14:paraId="28921E36" w14:textId="77777777" w:rsidR="000C4D0F" w:rsidRPr="0088096E" w:rsidRDefault="000C4D0F" w:rsidP="000D4E97">
      <w:pPr>
        <w:tabs>
          <w:tab w:val="left" w:pos="2970"/>
        </w:tabs>
        <w:ind w:left="1800" w:firstLine="540"/>
        <w:rPr>
          <w:rFonts w:ascii="Tahoma" w:hAnsi="Tahoma" w:cs="Tahoma"/>
          <w:rPrChange w:id="1326" w:author="michael schneider" w:date="2013-12-03T09:17:00Z">
            <w:rPr>
              <w:rFonts w:ascii="Tahoma" w:hAnsi="Tahoma" w:cs="Tahoma"/>
            </w:rPr>
          </w:rPrChange>
        </w:rPr>
      </w:pPr>
      <w:r w:rsidRPr="0088096E">
        <w:rPr>
          <w:rFonts w:ascii="Tahoma" w:hAnsi="Tahoma" w:cs="Tahoma"/>
          <w:rPrChange w:id="1327" w:author="michael schneider" w:date="2013-12-03T09:17:00Z">
            <w:rPr>
              <w:rFonts w:ascii="Tahoma" w:hAnsi="Tahoma" w:cs="Tahoma"/>
            </w:rPr>
          </w:rPrChange>
        </w:rPr>
        <w:t>Volunteers are members of the community who sign up to help with various aspects of the operation of the market. There will be a wide variance of computer skills among this class of user; some may have little or no experience navigating websites. Volunteers perform these functions:</w:t>
      </w:r>
    </w:p>
    <w:p w14:paraId="089DC208" w14:textId="77777777" w:rsidR="000C4D0F" w:rsidRPr="0088096E" w:rsidRDefault="000C4D0F" w:rsidP="000E7EAD">
      <w:pPr>
        <w:pStyle w:val="ListParagraph"/>
        <w:numPr>
          <w:ilvl w:val="0"/>
          <w:numId w:val="10"/>
        </w:numPr>
        <w:tabs>
          <w:tab w:val="left" w:pos="2970"/>
        </w:tabs>
        <w:rPr>
          <w:rFonts w:ascii="Tahoma" w:hAnsi="Tahoma" w:cs="Tahoma"/>
          <w:rPrChange w:id="1328" w:author="michael schneider" w:date="2013-12-03T09:17:00Z">
            <w:rPr>
              <w:rFonts w:ascii="Tahoma" w:hAnsi="Tahoma" w:cs="Tahoma"/>
            </w:rPr>
          </w:rPrChange>
        </w:rPr>
      </w:pPr>
      <w:r w:rsidRPr="0088096E">
        <w:rPr>
          <w:rFonts w:ascii="Tahoma" w:hAnsi="Tahoma" w:cs="Tahoma"/>
          <w:rPrChange w:id="1329" w:author="michael schneider" w:date="2013-12-03T09:17:00Z">
            <w:rPr>
              <w:rFonts w:ascii="Tahoma" w:hAnsi="Tahoma" w:cs="Tahoma"/>
            </w:rPr>
          </w:rPrChange>
        </w:rPr>
        <w:t>Register as a volunteer</w:t>
      </w:r>
    </w:p>
    <w:p w14:paraId="27295A2A" w14:textId="77777777" w:rsidR="000C4D0F" w:rsidRPr="0088096E" w:rsidRDefault="000C4D0F" w:rsidP="000E7EAD">
      <w:pPr>
        <w:pStyle w:val="ListParagraph"/>
        <w:numPr>
          <w:ilvl w:val="0"/>
          <w:numId w:val="10"/>
        </w:numPr>
        <w:tabs>
          <w:tab w:val="left" w:pos="2970"/>
        </w:tabs>
        <w:rPr>
          <w:rFonts w:ascii="Tahoma" w:hAnsi="Tahoma" w:cs="Tahoma"/>
          <w:rPrChange w:id="1330" w:author="michael schneider" w:date="2013-12-03T09:17:00Z">
            <w:rPr>
              <w:rFonts w:ascii="Tahoma" w:hAnsi="Tahoma" w:cs="Tahoma"/>
            </w:rPr>
          </w:rPrChange>
        </w:rPr>
      </w:pPr>
      <w:r w:rsidRPr="0088096E">
        <w:rPr>
          <w:rFonts w:ascii="Tahoma" w:hAnsi="Tahoma" w:cs="Tahoma"/>
          <w:rPrChange w:id="1331" w:author="michael schneider" w:date="2013-12-03T09:17:00Z">
            <w:rPr>
              <w:rFonts w:ascii="Tahoma" w:hAnsi="Tahoma" w:cs="Tahoma"/>
            </w:rPr>
          </w:rPrChange>
        </w:rPr>
        <w:t>Update system inventory</w:t>
      </w:r>
    </w:p>
    <w:p w14:paraId="7874CC01" w14:textId="77777777" w:rsidR="000C4D0F" w:rsidRPr="0088096E" w:rsidRDefault="000C4D0F" w:rsidP="000E7EAD">
      <w:pPr>
        <w:pStyle w:val="ListParagraph"/>
        <w:numPr>
          <w:ilvl w:val="0"/>
          <w:numId w:val="10"/>
        </w:numPr>
        <w:tabs>
          <w:tab w:val="left" w:pos="2970"/>
        </w:tabs>
        <w:rPr>
          <w:rFonts w:ascii="Tahoma" w:hAnsi="Tahoma" w:cs="Tahoma"/>
          <w:rPrChange w:id="1332" w:author="michael schneider" w:date="2013-12-03T09:17:00Z">
            <w:rPr>
              <w:rFonts w:ascii="Tahoma" w:hAnsi="Tahoma" w:cs="Tahoma"/>
            </w:rPr>
          </w:rPrChange>
        </w:rPr>
      </w:pPr>
      <w:r w:rsidRPr="0088096E">
        <w:rPr>
          <w:rFonts w:ascii="Tahoma" w:hAnsi="Tahoma" w:cs="Tahoma"/>
          <w:rPrChange w:id="1333" w:author="michael schneider" w:date="2013-12-03T09:17:00Z">
            <w:rPr>
              <w:rFonts w:ascii="Tahoma" w:hAnsi="Tahoma" w:cs="Tahoma"/>
            </w:rPr>
          </w:rPrChange>
        </w:rPr>
        <w:t>Create item barcode</w:t>
      </w:r>
    </w:p>
    <w:p w14:paraId="33C33EE5" w14:textId="77777777" w:rsidR="000C4D0F" w:rsidRPr="0088096E" w:rsidRDefault="000C4D0F" w:rsidP="000E7EAD">
      <w:pPr>
        <w:pStyle w:val="ListParagraph"/>
        <w:numPr>
          <w:ilvl w:val="0"/>
          <w:numId w:val="10"/>
        </w:numPr>
        <w:tabs>
          <w:tab w:val="left" w:pos="2970"/>
        </w:tabs>
        <w:rPr>
          <w:rFonts w:ascii="Tahoma" w:hAnsi="Tahoma" w:cs="Tahoma"/>
          <w:rPrChange w:id="1334" w:author="michael schneider" w:date="2013-12-03T09:17:00Z">
            <w:rPr>
              <w:rFonts w:ascii="Tahoma" w:hAnsi="Tahoma" w:cs="Tahoma"/>
            </w:rPr>
          </w:rPrChange>
        </w:rPr>
      </w:pPr>
      <w:r w:rsidRPr="0088096E">
        <w:rPr>
          <w:rFonts w:ascii="Tahoma" w:hAnsi="Tahoma" w:cs="Tahoma"/>
          <w:rPrChange w:id="1335" w:author="michael schneider" w:date="2013-12-03T09:17:00Z">
            <w:rPr>
              <w:rFonts w:ascii="Tahoma" w:hAnsi="Tahoma" w:cs="Tahoma"/>
            </w:rPr>
          </w:rPrChange>
        </w:rPr>
        <w:t>Scan an item’s barcode to add the item into inventory</w:t>
      </w:r>
    </w:p>
    <w:p w14:paraId="6450ACD5" w14:textId="77777777" w:rsidR="000C4D0F" w:rsidRPr="0088096E" w:rsidRDefault="000C4D0F" w:rsidP="000E7EAD">
      <w:pPr>
        <w:pStyle w:val="ListParagraph"/>
        <w:numPr>
          <w:ilvl w:val="0"/>
          <w:numId w:val="10"/>
        </w:numPr>
        <w:tabs>
          <w:tab w:val="left" w:pos="2970"/>
        </w:tabs>
        <w:rPr>
          <w:rFonts w:ascii="Tahoma" w:hAnsi="Tahoma" w:cs="Tahoma"/>
          <w:rPrChange w:id="1336" w:author="michael schneider" w:date="2013-12-03T09:17:00Z">
            <w:rPr>
              <w:rFonts w:ascii="Tahoma" w:hAnsi="Tahoma" w:cs="Tahoma"/>
            </w:rPr>
          </w:rPrChange>
        </w:rPr>
      </w:pPr>
      <w:r w:rsidRPr="0088096E">
        <w:rPr>
          <w:rFonts w:ascii="Tahoma" w:hAnsi="Tahoma" w:cs="Tahoma"/>
          <w:rPrChange w:id="1337" w:author="michael schneider" w:date="2013-12-03T09:17:00Z">
            <w:rPr>
              <w:rFonts w:ascii="Tahoma" w:hAnsi="Tahoma" w:cs="Tahoma"/>
            </w:rPr>
          </w:rPrChange>
        </w:rPr>
        <w:lastRenderedPageBreak/>
        <w:t>Scan an item’s barcode to sell the item out of inventory</w:t>
      </w:r>
    </w:p>
    <w:p w14:paraId="060358D3" w14:textId="77777777" w:rsidR="000C4D0F" w:rsidRPr="0088096E" w:rsidRDefault="000C4D0F" w:rsidP="00B46147">
      <w:pPr>
        <w:pStyle w:val="Heading3"/>
        <w:tabs>
          <w:tab w:val="left" w:pos="1800"/>
        </w:tabs>
        <w:rPr>
          <w:rFonts w:ascii="Tahoma" w:hAnsi="Tahoma" w:cs="Tahoma"/>
          <w:rPrChange w:id="1338" w:author="michael schneider" w:date="2013-12-03T09:17:00Z">
            <w:rPr>
              <w:rFonts w:ascii="Tahoma" w:hAnsi="Tahoma" w:cs="Tahoma"/>
            </w:rPr>
          </w:rPrChange>
        </w:rPr>
      </w:pPr>
      <w:r w:rsidRPr="0088096E">
        <w:rPr>
          <w:rFonts w:ascii="Tahoma" w:hAnsi="Tahoma" w:cs="Tahoma"/>
          <w:rPrChange w:id="1339" w:author="michael schneider" w:date="2013-12-03T09:17:00Z">
            <w:rPr>
              <w:rFonts w:ascii="Tahoma" w:hAnsi="Tahoma" w:cs="Tahoma"/>
            </w:rPr>
          </w:rPrChange>
        </w:rPr>
        <w:t>Donors</w:t>
      </w:r>
    </w:p>
    <w:p w14:paraId="49734A47" w14:textId="77777777" w:rsidR="000C4D0F" w:rsidRPr="0088096E" w:rsidRDefault="000C4D0F" w:rsidP="00B46147">
      <w:pPr>
        <w:tabs>
          <w:tab w:val="left" w:pos="2970"/>
        </w:tabs>
        <w:ind w:left="1800" w:firstLine="540"/>
        <w:rPr>
          <w:rFonts w:ascii="Tahoma" w:hAnsi="Tahoma" w:cs="Tahoma"/>
          <w:rPrChange w:id="1340" w:author="michael schneider" w:date="2013-12-03T09:17:00Z">
            <w:rPr>
              <w:rFonts w:ascii="Tahoma" w:hAnsi="Tahoma" w:cs="Tahoma"/>
            </w:rPr>
          </w:rPrChange>
        </w:rPr>
      </w:pPr>
      <w:r w:rsidRPr="0088096E">
        <w:rPr>
          <w:rFonts w:ascii="Tahoma" w:hAnsi="Tahoma" w:cs="Tahoma"/>
          <w:rPrChange w:id="1341" w:author="michael schneider" w:date="2013-12-03T09:17:00Z">
            <w:rPr>
              <w:rFonts w:ascii="Tahoma" w:hAnsi="Tahoma" w:cs="Tahoma"/>
            </w:rPr>
          </w:rPrChange>
        </w:rPr>
        <w:t>Donors are members of the community who support the market by offering to give money. There will be a wide variance of computer skills among this class of user; some may have little or no experience navigating websites. Donors perform these functions:</w:t>
      </w:r>
    </w:p>
    <w:p w14:paraId="66F56566" w14:textId="77777777" w:rsidR="000C4D0F" w:rsidRPr="0088096E" w:rsidRDefault="000C4D0F" w:rsidP="000E7EAD">
      <w:pPr>
        <w:pStyle w:val="ListParagraph"/>
        <w:numPr>
          <w:ilvl w:val="0"/>
          <w:numId w:val="9"/>
        </w:numPr>
        <w:tabs>
          <w:tab w:val="left" w:pos="2970"/>
        </w:tabs>
        <w:rPr>
          <w:rFonts w:ascii="Tahoma" w:hAnsi="Tahoma" w:cs="Tahoma"/>
          <w:rPrChange w:id="1342" w:author="michael schneider" w:date="2013-12-03T09:17:00Z">
            <w:rPr>
              <w:rFonts w:ascii="Tahoma" w:hAnsi="Tahoma" w:cs="Tahoma"/>
            </w:rPr>
          </w:rPrChange>
        </w:rPr>
      </w:pPr>
      <w:r w:rsidRPr="0088096E">
        <w:rPr>
          <w:rFonts w:ascii="Tahoma" w:hAnsi="Tahoma" w:cs="Tahoma"/>
          <w:rPrChange w:id="1343" w:author="michael schneider" w:date="2013-12-03T09:17:00Z">
            <w:rPr>
              <w:rFonts w:ascii="Tahoma" w:hAnsi="Tahoma" w:cs="Tahoma"/>
            </w:rPr>
          </w:rPrChange>
        </w:rPr>
        <w:t>Register as a donor</w:t>
      </w:r>
    </w:p>
    <w:p w14:paraId="6F3FF190" w14:textId="77777777" w:rsidR="000C4D0F" w:rsidRPr="0088096E" w:rsidRDefault="000C4D0F" w:rsidP="000E7EAD">
      <w:pPr>
        <w:pStyle w:val="ListParagraph"/>
        <w:numPr>
          <w:ilvl w:val="0"/>
          <w:numId w:val="9"/>
        </w:numPr>
        <w:tabs>
          <w:tab w:val="left" w:pos="2970"/>
        </w:tabs>
        <w:rPr>
          <w:rFonts w:ascii="Tahoma" w:hAnsi="Tahoma" w:cs="Tahoma"/>
          <w:rPrChange w:id="1344" w:author="michael schneider" w:date="2013-12-03T09:17:00Z">
            <w:rPr>
              <w:rFonts w:ascii="Tahoma" w:hAnsi="Tahoma" w:cs="Tahoma"/>
            </w:rPr>
          </w:rPrChange>
        </w:rPr>
      </w:pPr>
      <w:r w:rsidRPr="0088096E">
        <w:rPr>
          <w:rFonts w:ascii="Tahoma" w:hAnsi="Tahoma" w:cs="Tahoma"/>
          <w:rPrChange w:id="1345" w:author="michael schneider" w:date="2013-12-03T09:17:00Z">
            <w:rPr>
              <w:rFonts w:ascii="Tahoma" w:hAnsi="Tahoma" w:cs="Tahoma"/>
            </w:rPr>
          </w:rPrChange>
        </w:rPr>
        <w:t>Donate money</w:t>
      </w:r>
    </w:p>
    <w:p w14:paraId="032316A7" w14:textId="77777777" w:rsidR="000C4D0F" w:rsidRPr="0088096E" w:rsidRDefault="000C4D0F" w:rsidP="00B46147">
      <w:pPr>
        <w:pStyle w:val="Heading3"/>
        <w:tabs>
          <w:tab w:val="left" w:pos="1800"/>
        </w:tabs>
        <w:rPr>
          <w:rFonts w:ascii="Tahoma" w:hAnsi="Tahoma" w:cs="Tahoma"/>
          <w:rPrChange w:id="1346" w:author="michael schneider" w:date="2013-12-03T09:17:00Z">
            <w:rPr>
              <w:rFonts w:ascii="Tahoma" w:hAnsi="Tahoma" w:cs="Tahoma"/>
            </w:rPr>
          </w:rPrChange>
        </w:rPr>
      </w:pPr>
      <w:r w:rsidRPr="0088096E">
        <w:rPr>
          <w:rFonts w:ascii="Tahoma" w:hAnsi="Tahoma" w:cs="Tahoma"/>
          <w:rPrChange w:id="1347" w:author="michael schneider" w:date="2013-12-03T09:17:00Z">
            <w:rPr>
              <w:rFonts w:ascii="Tahoma" w:hAnsi="Tahoma" w:cs="Tahoma"/>
            </w:rPr>
          </w:rPrChange>
        </w:rPr>
        <w:t>Customers</w:t>
      </w:r>
    </w:p>
    <w:p w14:paraId="7428C986" w14:textId="77777777" w:rsidR="000C4D0F" w:rsidRPr="0088096E" w:rsidRDefault="000C4D0F" w:rsidP="00B46147">
      <w:pPr>
        <w:tabs>
          <w:tab w:val="left" w:pos="2970"/>
        </w:tabs>
        <w:ind w:left="1800" w:firstLine="540"/>
        <w:rPr>
          <w:rFonts w:ascii="Tahoma" w:hAnsi="Tahoma" w:cs="Tahoma"/>
          <w:rPrChange w:id="1348" w:author="michael schneider" w:date="2013-12-03T09:17:00Z">
            <w:rPr>
              <w:rFonts w:ascii="Tahoma" w:hAnsi="Tahoma" w:cs="Tahoma"/>
            </w:rPr>
          </w:rPrChange>
        </w:rPr>
      </w:pPr>
      <w:r w:rsidRPr="0088096E">
        <w:rPr>
          <w:rFonts w:ascii="Tahoma" w:hAnsi="Tahoma" w:cs="Tahoma"/>
          <w:rPrChange w:id="1349" w:author="michael schneider" w:date="2013-12-03T09:17:00Z">
            <w:rPr>
              <w:rFonts w:ascii="Tahoma" w:hAnsi="Tahoma" w:cs="Tahoma"/>
            </w:rPr>
          </w:rPrChange>
        </w:rPr>
        <w:t>Customers are members of the community that purchase either produce or homemade products.  There will be a wide variance of computer skills among this class of user; some may have little or no experience navigating websites. Customers may or may not be registered users of the website. An active customer base creates business for Growers and Vendors, so it is important to keep this class of user satisfied. Customers perform these functions:</w:t>
      </w:r>
    </w:p>
    <w:p w14:paraId="5BC8171C" w14:textId="77777777" w:rsidR="000C4D0F" w:rsidRPr="0088096E" w:rsidRDefault="000C4D0F" w:rsidP="000E7EAD">
      <w:pPr>
        <w:pStyle w:val="ListParagraph"/>
        <w:numPr>
          <w:ilvl w:val="0"/>
          <w:numId w:val="8"/>
        </w:numPr>
        <w:tabs>
          <w:tab w:val="left" w:pos="2970"/>
        </w:tabs>
        <w:rPr>
          <w:rFonts w:ascii="Tahoma" w:hAnsi="Tahoma" w:cs="Tahoma"/>
          <w:rPrChange w:id="1350" w:author="michael schneider" w:date="2013-12-03T09:17:00Z">
            <w:rPr>
              <w:rFonts w:ascii="Tahoma" w:hAnsi="Tahoma" w:cs="Tahoma"/>
            </w:rPr>
          </w:rPrChange>
        </w:rPr>
      </w:pPr>
      <w:r w:rsidRPr="0088096E">
        <w:rPr>
          <w:rFonts w:ascii="Tahoma" w:hAnsi="Tahoma" w:cs="Tahoma"/>
          <w:rPrChange w:id="1351" w:author="michael schneider" w:date="2013-12-03T09:17:00Z">
            <w:rPr>
              <w:rFonts w:ascii="Tahoma" w:hAnsi="Tahoma" w:cs="Tahoma"/>
            </w:rPr>
          </w:rPrChange>
        </w:rPr>
        <w:t>View products</w:t>
      </w:r>
    </w:p>
    <w:p w14:paraId="262B80A3" w14:textId="77777777" w:rsidR="000C4D0F" w:rsidRPr="0088096E" w:rsidRDefault="000C4D0F" w:rsidP="000E7EAD">
      <w:pPr>
        <w:pStyle w:val="ListParagraph"/>
        <w:numPr>
          <w:ilvl w:val="0"/>
          <w:numId w:val="8"/>
        </w:numPr>
        <w:tabs>
          <w:tab w:val="left" w:pos="2970"/>
        </w:tabs>
        <w:rPr>
          <w:rFonts w:ascii="Tahoma" w:hAnsi="Tahoma" w:cs="Tahoma"/>
          <w:rPrChange w:id="1352" w:author="michael schneider" w:date="2013-12-03T09:17:00Z">
            <w:rPr>
              <w:rFonts w:ascii="Tahoma" w:hAnsi="Tahoma" w:cs="Tahoma"/>
            </w:rPr>
          </w:rPrChange>
        </w:rPr>
      </w:pPr>
      <w:r w:rsidRPr="0088096E">
        <w:rPr>
          <w:rFonts w:ascii="Tahoma" w:hAnsi="Tahoma" w:cs="Tahoma"/>
          <w:rPrChange w:id="1353" w:author="michael schneider" w:date="2013-12-03T09:17:00Z">
            <w:rPr>
              <w:rFonts w:ascii="Tahoma" w:hAnsi="Tahoma" w:cs="Tahoma"/>
            </w:rPr>
          </w:rPrChange>
        </w:rPr>
        <w:t>Purchase products online for in-store pickup</w:t>
      </w:r>
    </w:p>
    <w:p w14:paraId="6DF2C388" w14:textId="77777777" w:rsidR="000C4D0F" w:rsidRPr="0088096E" w:rsidRDefault="000C4D0F" w:rsidP="000E7EAD">
      <w:pPr>
        <w:pStyle w:val="ListParagraph"/>
        <w:numPr>
          <w:ilvl w:val="0"/>
          <w:numId w:val="8"/>
        </w:numPr>
        <w:tabs>
          <w:tab w:val="left" w:pos="2970"/>
        </w:tabs>
        <w:rPr>
          <w:rFonts w:ascii="Tahoma" w:hAnsi="Tahoma" w:cs="Tahoma"/>
          <w:rPrChange w:id="1354" w:author="michael schneider" w:date="2013-12-03T09:17:00Z">
            <w:rPr>
              <w:rFonts w:ascii="Tahoma" w:hAnsi="Tahoma" w:cs="Tahoma"/>
            </w:rPr>
          </w:rPrChange>
        </w:rPr>
      </w:pPr>
      <w:r w:rsidRPr="0088096E">
        <w:rPr>
          <w:rFonts w:ascii="Tahoma" w:hAnsi="Tahoma" w:cs="Tahoma"/>
          <w:rPrChange w:id="1355" w:author="michael schneider" w:date="2013-12-03T09:17:00Z">
            <w:rPr>
              <w:rFonts w:ascii="Tahoma" w:hAnsi="Tahoma" w:cs="Tahoma"/>
            </w:rPr>
          </w:rPrChange>
        </w:rPr>
        <w:t>Purchase products at the store</w:t>
      </w:r>
    </w:p>
    <w:p w14:paraId="15441BD7" w14:textId="77777777" w:rsidR="000C4D0F" w:rsidRPr="0088096E" w:rsidRDefault="000C4D0F" w:rsidP="000E7EAD">
      <w:pPr>
        <w:pStyle w:val="ListParagraph"/>
        <w:numPr>
          <w:ilvl w:val="0"/>
          <w:numId w:val="8"/>
        </w:numPr>
        <w:tabs>
          <w:tab w:val="left" w:pos="2970"/>
        </w:tabs>
        <w:rPr>
          <w:rFonts w:ascii="Tahoma" w:hAnsi="Tahoma" w:cs="Tahoma"/>
          <w:rPrChange w:id="1356" w:author="michael schneider" w:date="2013-12-03T09:17:00Z">
            <w:rPr>
              <w:rFonts w:ascii="Tahoma" w:hAnsi="Tahoma" w:cs="Tahoma"/>
            </w:rPr>
          </w:rPrChange>
        </w:rPr>
      </w:pPr>
      <w:r w:rsidRPr="0088096E">
        <w:rPr>
          <w:rFonts w:ascii="Tahoma" w:hAnsi="Tahoma" w:cs="Tahoma"/>
          <w:rPrChange w:id="1357" w:author="michael schneider" w:date="2013-12-03T09:17:00Z">
            <w:rPr>
              <w:rFonts w:ascii="Tahoma" w:hAnsi="Tahoma" w:cs="Tahoma"/>
            </w:rPr>
          </w:rPrChange>
        </w:rPr>
        <w:t>Add recipes to the website</w:t>
      </w:r>
    </w:p>
    <w:p w14:paraId="70ECBC14" w14:textId="1D61334F" w:rsidR="000C4D0F" w:rsidRPr="0088096E" w:rsidRDefault="000C4D0F" w:rsidP="00DE4A8C">
      <w:pPr>
        <w:pStyle w:val="Heading2"/>
        <w:tabs>
          <w:tab w:val="left" w:pos="1620"/>
          <w:tab w:val="left" w:pos="2970"/>
        </w:tabs>
        <w:rPr>
          <w:rFonts w:ascii="Tahoma" w:hAnsi="Tahoma" w:cs="Tahoma"/>
          <w:rPrChange w:id="1358" w:author="michael schneider" w:date="2013-12-03T09:17:00Z">
            <w:rPr>
              <w:rFonts w:ascii="Tahoma" w:hAnsi="Tahoma" w:cs="Tahoma"/>
            </w:rPr>
          </w:rPrChange>
        </w:rPr>
      </w:pPr>
      <w:bookmarkStart w:id="1359" w:name="_Toc373846020"/>
      <w:r w:rsidRPr="0088096E">
        <w:rPr>
          <w:rFonts w:ascii="Tahoma" w:hAnsi="Tahoma" w:cs="Tahoma"/>
          <w:rPrChange w:id="1360" w:author="michael schneider" w:date="2013-12-03T09:17:00Z">
            <w:rPr>
              <w:rFonts w:ascii="Tahoma" w:hAnsi="Tahoma" w:cs="Tahoma"/>
            </w:rPr>
          </w:rPrChange>
        </w:rPr>
        <w:t>Operating Environment</w:t>
      </w:r>
      <w:bookmarkEnd w:id="1359"/>
    </w:p>
    <w:p w14:paraId="44F83537" w14:textId="77777777" w:rsidR="000C4D0F" w:rsidRPr="0088096E" w:rsidRDefault="000C4D0F" w:rsidP="00DE4A8C">
      <w:pPr>
        <w:tabs>
          <w:tab w:val="left" w:pos="2970"/>
        </w:tabs>
        <w:ind w:left="1620" w:firstLine="540"/>
        <w:rPr>
          <w:rFonts w:ascii="Tahoma" w:hAnsi="Tahoma" w:cs="Tahoma"/>
          <w:rPrChange w:id="1361" w:author="michael schneider" w:date="2013-12-03T09:17:00Z">
            <w:rPr>
              <w:rFonts w:ascii="Tahoma" w:hAnsi="Tahoma" w:cs="Tahoma"/>
            </w:rPr>
          </w:rPrChange>
        </w:rPr>
      </w:pPr>
      <w:r w:rsidRPr="0088096E">
        <w:rPr>
          <w:rFonts w:ascii="Tahoma" w:hAnsi="Tahoma" w:cs="Tahoma"/>
          <w:rPrChange w:id="1362" w:author="michael schneider" w:date="2013-12-03T09:17:00Z">
            <w:rPr>
              <w:rFonts w:ascii="Tahoma" w:hAnsi="Tahoma" w:cs="Tahoma"/>
            </w:rPr>
          </w:rPrChange>
        </w:rPr>
        <w:t>All classes of user will interact with the Jonesborough Farmer’s Market Sales System through a web interface. The system shall support access via the following web browsers:</w:t>
      </w:r>
    </w:p>
    <w:p w14:paraId="011E52D4" w14:textId="77777777" w:rsidR="000C4D0F" w:rsidRPr="0088096E" w:rsidRDefault="000C4D0F" w:rsidP="00DE4A8C">
      <w:pPr>
        <w:pStyle w:val="ListParagraph"/>
        <w:numPr>
          <w:ilvl w:val="0"/>
          <w:numId w:val="6"/>
        </w:numPr>
        <w:tabs>
          <w:tab w:val="left" w:pos="2970"/>
        </w:tabs>
        <w:ind w:left="2340"/>
        <w:rPr>
          <w:rFonts w:ascii="Tahoma" w:hAnsi="Tahoma" w:cs="Tahoma"/>
          <w:rPrChange w:id="1363" w:author="michael schneider" w:date="2013-12-03T09:17:00Z">
            <w:rPr>
              <w:rFonts w:ascii="Tahoma" w:hAnsi="Tahoma" w:cs="Tahoma"/>
            </w:rPr>
          </w:rPrChange>
        </w:rPr>
      </w:pPr>
      <w:r w:rsidRPr="0088096E">
        <w:rPr>
          <w:rFonts w:ascii="Tahoma" w:hAnsi="Tahoma" w:cs="Tahoma"/>
          <w:rPrChange w:id="1364" w:author="michael schneider" w:date="2013-12-03T09:17:00Z">
            <w:rPr>
              <w:rFonts w:ascii="Tahoma" w:hAnsi="Tahoma" w:cs="Tahoma"/>
            </w:rPr>
          </w:rPrChange>
        </w:rPr>
        <w:t>Internet Explorer 9 (or later)</w:t>
      </w:r>
    </w:p>
    <w:p w14:paraId="035C4C50" w14:textId="77777777" w:rsidR="000C4D0F" w:rsidRPr="0088096E" w:rsidRDefault="000C4D0F" w:rsidP="00DE4A8C">
      <w:pPr>
        <w:pStyle w:val="ListParagraph"/>
        <w:numPr>
          <w:ilvl w:val="0"/>
          <w:numId w:val="6"/>
        </w:numPr>
        <w:tabs>
          <w:tab w:val="left" w:pos="2970"/>
        </w:tabs>
        <w:ind w:left="2340"/>
        <w:rPr>
          <w:rFonts w:ascii="Tahoma" w:hAnsi="Tahoma" w:cs="Tahoma"/>
          <w:rPrChange w:id="1365" w:author="michael schneider" w:date="2013-12-03T09:17:00Z">
            <w:rPr>
              <w:rFonts w:ascii="Tahoma" w:hAnsi="Tahoma" w:cs="Tahoma"/>
            </w:rPr>
          </w:rPrChange>
        </w:rPr>
      </w:pPr>
      <w:r w:rsidRPr="0088096E">
        <w:rPr>
          <w:rFonts w:ascii="Tahoma" w:hAnsi="Tahoma" w:cs="Tahoma"/>
          <w:rPrChange w:id="1366" w:author="michael schneider" w:date="2013-12-03T09:17:00Z">
            <w:rPr>
              <w:rFonts w:ascii="Tahoma" w:hAnsi="Tahoma" w:cs="Tahoma"/>
            </w:rPr>
          </w:rPrChange>
        </w:rPr>
        <w:t>Mozilla Firefox 15 (or later)</w:t>
      </w:r>
    </w:p>
    <w:p w14:paraId="06E83C82" w14:textId="77777777" w:rsidR="000C4D0F" w:rsidRPr="0088096E" w:rsidRDefault="000C4D0F" w:rsidP="00DE4A8C">
      <w:pPr>
        <w:pStyle w:val="ListParagraph"/>
        <w:numPr>
          <w:ilvl w:val="0"/>
          <w:numId w:val="6"/>
        </w:numPr>
        <w:tabs>
          <w:tab w:val="left" w:pos="2970"/>
        </w:tabs>
        <w:ind w:left="2340"/>
        <w:rPr>
          <w:rFonts w:ascii="Tahoma" w:hAnsi="Tahoma" w:cs="Tahoma"/>
          <w:rPrChange w:id="1367" w:author="michael schneider" w:date="2013-12-03T09:17:00Z">
            <w:rPr>
              <w:rFonts w:ascii="Tahoma" w:hAnsi="Tahoma" w:cs="Tahoma"/>
            </w:rPr>
          </w:rPrChange>
        </w:rPr>
      </w:pPr>
      <w:r w:rsidRPr="0088096E">
        <w:rPr>
          <w:rFonts w:ascii="Tahoma" w:hAnsi="Tahoma" w:cs="Tahoma"/>
          <w:rPrChange w:id="1368" w:author="michael schneider" w:date="2013-12-03T09:17:00Z">
            <w:rPr>
              <w:rFonts w:ascii="Tahoma" w:hAnsi="Tahoma" w:cs="Tahoma"/>
            </w:rPr>
          </w:rPrChange>
        </w:rPr>
        <w:t>Google Chrome 20 (or later)</w:t>
      </w:r>
    </w:p>
    <w:p w14:paraId="166602FB" w14:textId="77777777" w:rsidR="000C4D0F" w:rsidRPr="0088096E" w:rsidRDefault="000C4D0F" w:rsidP="00DE4A8C">
      <w:pPr>
        <w:pStyle w:val="ListParagraph"/>
        <w:numPr>
          <w:ilvl w:val="0"/>
          <w:numId w:val="6"/>
        </w:numPr>
        <w:tabs>
          <w:tab w:val="left" w:pos="2970"/>
        </w:tabs>
        <w:ind w:left="2340"/>
        <w:rPr>
          <w:rFonts w:ascii="Tahoma" w:hAnsi="Tahoma" w:cs="Tahoma"/>
          <w:rPrChange w:id="1369" w:author="michael schneider" w:date="2013-12-03T09:17:00Z">
            <w:rPr>
              <w:rFonts w:ascii="Tahoma" w:hAnsi="Tahoma" w:cs="Tahoma"/>
            </w:rPr>
          </w:rPrChange>
        </w:rPr>
      </w:pPr>
      <w:r w:rsidRPr="0088096E">
        <w:rPr>
          <w:rFonts w:ascii="Tahoma" w:hAnsi="Tahoma" w:cs="Tahoma"/>
          <w:rPrChange w:id="1370" w:author="michael schneider" w:date="2013-12-03T09:17:00Z">
            <w:rPr>
              <w:rFonts w:ascii="Tahoma" w:hAnsi="Tahoma" w:cs="Tahoma"/>
            </w:rPr>
          </w:rPrChange>
        </w:rPr>
        <w:t>Apple Safari 4 (or later)</w:t>
      </w:r>
    </w:p>
    <w:p w14:paraId="628D10C8" w14:textId="77777777" w:rsidR="00C616E7" w:rsidRPr="0088096E" w:rsidRDefault="00C616E7" w:rsidP="00DE4A8C">
      <w:pPr>
        <w:pStyle w:val="ListParagraph"/>
        <w:tabs>
          <w:tab w:val="left" w:pos="2970"/>
        </w:tabs>
        <w:ind w:left="2340"/>
        <w:rPr>
          <w:rFonts w:ascii="Tahoma" w:hAnsi="Tahoma" w:cs="Tahoma"/>
          <w:rPrChange w:id="1371" w:author="michael schneider" w:date="2013-12-03T09:17:00Z">
            <w:rPr>
              <w:rFonts w:ascii="Tahoma" w:hAnsi="Tahoma" w:cs="Tahoma"/>
            </w:rPr>
          </w:rPrChange>
        </w:rPr>
      </w:pPr>
    </w:p>
    <w:p w14:paraId="58C9C47E" w14:textId="77777777" w:rsidR="000C4D0F" w:rsidRPr="0088096E" w:rsidRDefault="000C4D0F" w:rsidP="00DE4A8C">
      <w:pPr>
        <w:tabs>
          <w:tab w:val="left" w:pos="2970"/>
        </w:tabs>
        <w:ind w:left="1620" w:firstLine="540"/>
        <w:rPr>
          <w:rFonts w:ascii="Tahoma" w:hAnsi="Tahoma" w:cs="Tahoma"/>
          <w:rPrChange w:id="1372" w:author="michael schneider" w:date="2013-12-03T09:17:00Z">
            <w:rPr>
              <w:rFonts w:ascii="Tahoma" w:hAnsi="Tahoma" w:cs="Tahoma"/>
            </w:rPr>
          </w:rPrChange>
        </w:rPr>
      </w:pPr>
      <w:r w:rsidRPr="0088096E">
        <w:rPr>
          <w:rFonts w:ascii="Tahoma" w:hAnsi="Tahoma" w:cs="Tahoma"/>
          <w:rPrChange w:id="1373" w:author="michael schneider" w:date="2013-12-03T09:17:00Z">
            <w:rPr>
              <w:rFonts w:ascii="Tahoma" w:hAnsi="Tahoma" w:cs="Tahoma"/>
            </w:rPr>
          </w:rPrChange>
        </w:rPr>
        <w:t>Other browsers, including mobile-based browsers, will not be tested and therefore will not officially be supported. No additional plugins (i.e., Adobe Flash, Oracle Java, etc.) shall be required to operate the system.</w:t>
      </w:r>
    </w:p>
    <w:p w14:paraId="4F840125" w14:textId="1A9DC9DA" w:rsidR="009A3B0D" w:rsidRPr="0088096E" w:rsidRDefault="00C07BB7" w:rsidP="00DE4A8C">
      <w:pPr>
        <w:pStyle w:val="Heading2"/>
        <w:tabs>
          <w:tab w:val="left" w:pos="1620"/>
          <w:tab w:val="left" w:pos="2970"/>
        </w:tabs>
        <w:rPr>
          <w:rFonts w:ascii="Tahoma" w:hAnsi="Tahoma" w:cs="Tahoma"/>
          <w:rPrChange w:id="1374" w:author="michael schneider" w:date="2013-12-03T09:17:00Z">
            <w:rPr>
              <w:rFonts w:ascii="Tahoma" w:hAnsi="Tahoma" w:cs="Tahoma"/>
            </w:rPr>
          </w:rPrChange>
        </w:rPr>
      </w:pPr>
      <w:bookmarkStart w:id="1375" w:name="_Toc373846021"/>
      <w:r w:rsidRPr="0088096E">
        <w:rPr>
          <w:rFonts w:ascii="Tahoma" w:hAnsi="Tahoma" w:cs="Tahoma"/>
          <w:rPrChange w:id="1376" w:author="michael schneider" w:date="2013-12-03T09:17:00Z">
            <w:rPr>
              <w:rFonts w:ascii="Tahoma" w:hAnsi="Tahoma" w:cs="Tahoma"/>
            </w:rPr>
          </w:rPrChange>
        </w:rPr>
        <w:t>Design and Implementation Constraints</w:t>
      </w:r>
      <w:bookmarkEnd w:id="1375"/>
    </w:p>
    <w:p w14:paraId="0B2FF2B2" w14:textId="4E7325CA" w:rsidR="005C08BC" w:rsidRPr="0088096E" w:rsidRDefault="000B0E10" w:rsidP="00DE4A8C">
      <w:pPr>
        <w:tabs>
          <w:tab w:val="left" w:pos="2970"/>
        </w:tabs>
        <w:ind w:left="1620" w:firstLine="540"/>
        <w:rPr>
          <w:rFonts w:ascii="Tahoma" w:hAnsi="Tahoma" w:cs="Tahoma"/>
          <w:rPrChange w:id="1377" w:author="michael schneider" w:date="2013-12-03T09:17:00Z">
            <w:rPr>
              <w:rFonts w:ascii="Tahoma" w:hAnsi="Tahoma" w:cs="Tahoma"/>
            </w:rPr>
          </w:rPrChange>
        </w:rPr>
      </w:pPr>
      <w:r w:rsidRPr="0088096E">
        <w:rPr>
          <w:rFonts w:ascii="Tahoma" w:hAnsi="Tahoma" w:cs="Tahoma"/>
          <w:rPrChange w:id="1378" w:author="michael schneider" w:date="2013-12-03T09:17:00Z">
            <w:rPr>
              <w:rFonts w:ascii="Tahoma" w:hAnsi="Tahoma" w:cs="Tahoma"/>
            </w:rPr>
          </w:rPrChange>
        </w:rPr>
        <w:t>The following constraints have been identified for the Jonesborough Farmer’s Market Sales System:</w:t>
      </w:r>
    </w:p>
    <w:p w14:paraId="260FFD3F" w14:textId="6D5C32BB" w:rsidR="000B0E10" w:rsidRPr="0088096E" w:rsidRDefault="000B0E10" w:rsidP="00DE4A8C">
      <w:pPr>
        <w:pStyle w:val="ListParagraph"/>
        <w:numPr>
          <w:ilvl w:val="0"/>
          <w:numId w:val="6"/>
        </w:numPr>
        <w:tabs>
          <w:tab w:val="left" w:pos="2970"/>
        </w:tabs>
        <w:ind w:left="2340"/>
        <w:rPr>
          <w:rFonts w:ascii="Tahoma" w:hAnsi="Tahoma" w:cs="Tahoma"/>
          <w:rPrChange w:id="1379" w:author="michael schneider" w:date="2013-12-03T09:17:00Z">
            <w:rPr>
              <w:rFonts w:ascii="Tahoma" w:hAnsi="Tahoma" w:cs="Tahoma"/>
            </w:rPr>
          </w:rPrChange>
        </w:rPr>
      </w:pPr>
      <w:r w:rsidRPr="0088096E">
        <w:rPr>
          <w:rFonts w:ascii="Tahoma" w:hAnsi="Tahoma" w:cs="Tahoma"/>
          <w:rPrChange w:id="1380" w:author="michael schneider" w:date="2013-12-03T09:17:00Z">
            <w:rPr>
              <w:rFonts w:ascii="Tahoma" w:hAnsi="Tahoma" w:cs="Tahoma"/>
            </w:rPr>
          </w:rPrChange>
        </w:rPr>
        <w:t>The system shall support different authorization roles including: administrators, vendors, volunteers, donors, and customers.</w:t>
      </w:r>
    </w:p>
    <w:p w14:paraId="0513274C" w14:textId="00C8DBC7" w:rsidR="000B0E10" w:rsidRPr="0088096E" w:rsidRDefault="000B0E10" w:rsidP="00DE4A8C">
      <w:pPr>
        <w:pStyle w:val="ListParagraph"/>
        <w:numPr>
          <w:ilvl w:val="0"/>
          <w:numId w:val="6"/>
        </w:numPr>
        <w:tabs>
          <w:tab w:val="left" w:pos="2970"/>
        </w:tabs>
        <w:ind w:left="2340"/>
        <w:rPr>
          <w:rFonts w:ascii="Tahoma" w:hAnsi="Tahoma" w:cs="Tahoma"/>
          <w:rPrChange w:id="1381" w:author="michael schneider" w:date="2013-12-03T09:17:00Z">
            <w:rPr>
              <w:rFonts w:ascii="Tahoma" w:hAnsi="Tahoma" w:cs="Tahoma"/>
            </w:rPr>
          </w:rPrChange>
        </w:rPr>
      </w:pPr>
      <w:r w:rsidRPr="0088096E">
        <w:rPr>
          <w:rFonts w:ascii="Tahoma" w:hAnsi="Tahoma" w:cs="Tahoma"/>
          <w:rPrChange w:id="1382" w:author="michael schneider" w:date="2013-12-03T09:17:00Z">
            <w:rPr>
              <w:rFonts w:ascii="Tahoma" w:hAnsi="Tahoma" w:cs="Tahoma"/>
            </w:rPr>
          </w:rPrChange>
        </w:rPr>
        <w:t>The system shall support the exchange of real world currency (primarily USD) for products.</w:t>
      </w:r>
    </w:p>
    <w:p w14:paraId="3F41352E" w14:textId="62840D46" w:rsidR="000B0E10" w:rsidRPr="0088096E" w:rsidRDefault="000B0E10" w:rsidP="00DE4A8C">
      <w:pPr>
        <w:pStyle w:val="ListParagraph"/>
        <w:numPr>
          <w:ilvl w:val="0"/>
          <w:numId w:val="6"/>
        </w:numPr>
        <w:tabs>
          <w:tab w:val="left" w:pos="2970"/>
        </w:tabs>
        <w:ind w:left="2340"/>
        <w:rPr>
          <w:rFonts w:ascii="Tahoma" w:hAnsi="Tahoma" w:cs="Tahoma"/>
          <w:rPrChange w:id="1383" w:author="michael schneider" w:date="2013-12-03T09:17:00Z">
            <w:rPr>
              <w:rFonts w:ascii="Tahoma" w:hAnsi="Tahoma" w:cs="Tahoma"/>
            </w:rPr>
          </w:rPrChange>
        </w:rPr>
      </w:pPr>
      <w:r w:rsidRPr="0088096E">
        <w:rPr>
          <w:rFonts w:ascii="Tahoma" w:hAnsi="Tahoma" w:cs="Tahoma"/>
          <w:rPrChange w:id="1384" w:author="michael schneider" w:date="2013-12-03T09:17:00Z">
            <w:rPr>
              <w:rFonts w:ascii="Tahoma" w:hAnsi="Tahoma" w:cs="Tahoma"/>
            </w:rPr>
          </w:rPrChange>
        </w:rPr>
        <w:lastRenderedPageBreak/>
        <w:t>The system shall support sending email notifications.</w:t>
      </w:r>
    </w:p>
    <w:p w14:paraId="3DA42318" w14:textId="198D1841" w:rsidR="000B0E10" w:rsidRPr="0088096E" w:rsidRDefault="000B0E10" w:rsidP="00DE4A8C">
      <w:pPr>
        <w:pStyle w:val="ListParagraph"/>
        <w:numPr>
          <w:ilvl w:val="0"/>
          <w:numId w:val="6"/>
        </w:numPr>
        <w:tabs>
          <w:tab w:val="left" w:pos="2970"/>
        </w:tabs>
        <w:ind w:left="2340"/>
        <w:rPr>
          <w:rFonts w:ascii="Tahoma" w:hAnsi="Tahoma" w:cs="Tahoma"/>
          <w:rPrChange w:id="1385" w:author="michael schneider" w:date="2013-12-03T09:17:00Z">
            <w:rPr>
              <w:rFonts w:ascii="Tahoma" w:hAnsi="Tahoma" w:cs="Tahoma"/>
            </w:rPr>
          </w:rPrChange>
        </w:rPr>
      </w:pPr>
      <w:r w:rsidRPr="0088096E">
        <w:rPr>
          <w:rFonts w:ascii="Tahoma" w:hAnsi="Tahoma" w:cs="Tahoma"/>
          <w:rPrChange w:id="1386" w:author="michael schneider" w:date="2013-12-03T09:17:00Z">
            <w:rPr>
              <w:rFonts w:ascii="Tahoma" w:hAnsi="Tahoma" w:cs="Tahoma"/>
            </w:rPr>
          </w:rPrChange>
        </w:rPr>
        <w:t>The system shall interface with a Point of Sale system.</w:t>
      </w:r>
    </w:p>
    <w:p w14:paraId="4FD2628F" w14:textId="4C20CE04" w:rsidR="009A3B0D" w:rsidRPr="0088096E" w:rsidRDefault="00C07BB7" w:rsidP="00DE4A8C">
      <w:pPr>
        <w:pStyle w:val="Heading2"/>
        <w:tabs>
          <w:tab w:val="left" w:pos="1620"/>
          <w:tab w:val="left" w:pos="2970"/>
        </w:tabs>
        <w:rPr>
          <w:rFonts w:ascii="Tahoma" w:hAnsi="Tahoma" w:cs="Tahoma"/>
          <w:rPrChange w:id="1387" w:author="michael schneider" w:date="2013-12-03T09:17:00Z">
            <w:rPr>
              <w:rFonts w:ascii="Tahoma" w:hAnsi="Tahoma" w:cs="Tahoma"/>
            </w:rPr>
          </w:rPrChange>
        </w:rPr>
      </w:pPr>
      <w:bookmarkStart w:id="1388" w:name="_Toc441230984"/>
      <w:bookmarkStart w:id="1389" w:name="_Toc439994679"/>
      <w:bookmarkStart w:id="1390" w:name="_Toc373846022"/>
      <w:bookmarkEnd w:id="1388"/>
      <w:bookmarkEnd w:id="1389"/>
      <w:r w:rsidRPr="0088096E">
        <w:rPr>
          <w:rFonts w:ascii="Tahoma" w:hAnsi="Tahoma" w:cs="Tahoma"/>
          <w:rPrChange w:id="1391" w:author="michael schneider" w:date="2013-12-03T09:17:00Z">
            <w:rPr>
              <w:rFonts w:ascii="Tahoma" w:hAnsi="Tahoma" w:cs="Tahoma"/>
            </w:rPr>
          </w:rPrChange>
        </w:rPr>
        <w:t>User Documentation</w:t>
      </w:r>
      <w:bookmarkEnd w:id="1390"/>
    </w:p>
    <w:p w14:paraId="1F7F2B21" w14:textId="4AAE8711" w:rsidR="000B0E10" w:rsidRPr="0088096E" w:rsidRDefault="000B0E10" w:rsidP="00D440C8">
      <w:pPr>
        <w:tabs>
          <w:tab w:val="left" w:pos="2970"/>
        </w:tabs>
        <w:ind w:left="1620" w:firstLine="540"/>
        <w:rPr>
          <w:rFonts w:ascii="Tahoma" w:hAnsi="Tahoma" w:cs="Tahoma"/>
          <w:rPrChange w:id="1392" w:author="michael schneider" w:date="2013-12-03T09:17:00Z">
            <w:rPr>
              <w:rFonts w:ascii="Tahoma" w:hAnsi="Tahoma" w:cs="Tahoma"/>
            </w:rPr>
          </w:rPrChange>
        </w:rPr>
      </w:pPr>
      <w:r w:rsidRPr="0088096E">
        <w:rPr>
          <w:rFonts w:ascii="Tahoma" w:hAnsi="Tahoma" w:cs="Tahoma"/>
          <w:rPrChange w:id="1393" w:author="michael schneider" w:date="2013-12-03T09:17:00Z">
            <w:rPr>
              <w:rFonts w:ascii="Tahoma" w:hAnsi="Tahoma" w:cs="Tahoma"/>
            </w:rPr>
          </w:rPrChange>
        </w:rPr>
        <w:t>The following user documentation components shall be included with system delivery:</w:t>
      </w:r>
    </w:p>
    <w:p w14:paraId="33D9984A" w14:textId="2D77D3DB" w:rsidR="000B0E10" w:rsidRPr="0088096E" w:rsidRDefault="000B0E10" w:rsidP="00D440C8">
      <w:pPr>
        <w:pStyle w:val="ListParagraph"/>
        <w:numPr>
          <w:ilvl w:val="0"/>
          <w:numId w:val="6"/>
        </w:numPr>
        <w:tabs>
          <w:tab w:val="left" w:pos="2970"/>
        </w:tabs>
        <w:ind w:left="2340"/>
        <w:rPr>
          <w:rFonts w:ascii="Tahoma" w:hAnsi="Tahoma" w:cs="Tahoma"/>
          <w:rPrChange w:id="1394" w:author="michael schneider" w:date="2013-12-03T09:17:00Z">
            <w:rPr>
              <w:rFonts w:ascii="Tahoma" w:hAnsi="Tahoma" w:cs="Tahoma"/>
            </w:rPr>
          </w:rPrChange>
        </w:rPr>
      </w:pPr>
      <w:r w:rsidRPr="0088096E">
        <w:rPr>
          <w:rFonts w:ascii="Tahoma" w:hAnsi="Tahoma" w:cs="Tahoma"/>
          <w:rPrChange w:id="1395" w:author="michael schneider" w:date="2013-12-03T09:17:00Z">
            <w:rPr>
              <w:rFonts w:ascii="Tahoma" w:hAnsi="Tahoma" w:cs="Tahoma"/>
            </w:rPr>
          </w:rPrChange>
        </w:rPr>
        <w:t>Online walk-through</w:t>
      </w:r>
    </w:p>
    <w:p w14:paraId="2E7E22F3" w14:textId="380F9CFE" w:rsidR="000B0E10" w:rsidRPr="0088096E" w:rsidRDefault="000B0E10" w:rsidP="00D440C8">
      <w:pPr>
        <w:pStyle w:val="ListParagraph"/>
        <w:numPr>
          <w:ilvl w:val="0"/>
          <w:numId w:val="6"/>
        </w:numPr>
        <w:tabs>
          <w:tab w:val="left" w:pos="2970"/>
        </w:tabs>
        <w:ind w:left="2340"/>
        <w:rPr>
          <w:rFonts w:ascii="Tahoma" w:hAnsi="Tahoma" w:cs="Tahoma"/>
          <w:rPrChange w:id="1396" w:author="michael schneider" w:date="2013-12-03T09:17:00Z">
            <w:rPr>
              <w:rFonts w:ascii="Tahoma" w:hAnsi="Tahoma" w:cs="Tahoma"/>
            </w:rPr>
          </w:rPrChange>
        </w:rPr>
      </w:pPr>
      <w:r w:rsidRPr="0088096E">
        <w:rPr>
          <w:rFonts w:ascii="Tahoma" w:hAnsi="Tahoma" w:cs="Tahoma"/>
          <w:rPrChange w:id="1397" w:author="michael schneider" w:date="2013-12-03T09:17:00Z">
            <w:rPr>
              <w:rFonts w:ascii="Tahoma" w:hAnsi="Tahoma" w:cs="Tahoma"/>
            </w:rPr>
          </w:rPrChange>
        </w:rPr>
        <w:t>Online manual and FAQ</w:t>
      </w:r>
    </w:p>
    <w:p w14:paraId="0C04640E" w14:textId="10E3E5B2" w:rsidR="000B0E10" w:rsidRPr="0088096E" w:rsidRDefault="000B0E10" w:rsidP="00D440C8">
      <w:pPr>
        <w:pStyle w:val="ListParagraph"/>
        <w:numPr>
          <w:ilvl w:val="0"/>
          <w:numId w:val="6"/>
        </w:numPr>
        <w:tabs>
          <w:tab w:val="left" w:pos="2970"/>
        </w:tabs>
        <w:ind w:left="2340"/>
        <w:rPr>
          <w:rFonts w:ascii="Tahoma" w:hAnsi="Tahoma" w:cs="Tahoma"/>
          <w:rPrChange w:id="1398" w:author="michael schneider" w:date="2013-12-03T09:17:00Z">
            <w:rPr>
              <w:rFonts w:ascii="Tahoma" w:hAnsi="Tahoma" w:cs="Tahoma"/>
            </w:rPr>
          </w:rPrChange>
        </w:rPr>
      </w:pPr>
      <w:r w:rsidRPr="0088096E">
        <w:rPr>
          <w:rFonts w:ascii="Tahoma" w:hAnsi="Tahoma" w:cs="Tahoma"/>
          <w:rPrChange w:id="1399" w:author="michael schneider" w:date="2013-12-03T09:17:00Z">
            <w:rPr>
              <w:rFonts w:ascii="Tahoma" w:hAnsi="Tahoma" w:cs="Tahoma"/>
            </w:rPr>
          </w:rPrChange>
        </w:rPr>
        <w:t>Video Tutorials</w:t>
      </w:r>
    </w:p>
    <w:p w14:paraId="2997F538" w14:textId="3436854B" w:rsidR="009A3B0D" w:rsidRPr="0088096E" w:rsidRDefault="00C07BB7" w:rsidP="00D440C8">
      <w:pPr>
        <w:pStyle w:val="Heading2"/>
        <w:tabs>
          <w:tab w:val="left" w:pos="1620"/>
        </w:tabs>
        <w:rPr>
          <w:rFonts w:ascii="Tahoma" w:hAnsi="Tahoma" w:cs="Tahoma"/>
          <w:rPrChange w:id="1400" w:author="michael schneider" w:date="2013-12-03T09:17:00Z">
            <w:rPr>
              <w:rFonts w:ascii="Tahoma" w:hAnsi="Tahoma" w:cs="Tahoma"/>
            </w:rPr>
          </w:rPrChange>
        </w:rPr>
      </w:pPr>
      <w:bookmarkStart w:id="1401" w:name="_Toc441230985"/>
      <w:bookmarkStart w:id="1402" w:name="_Toc439994680"/>
      <w:bookmarkStart w:id="1403" w:name="_Toc373846023"/>
      <w:bookmarkEnd w:id="1401"/>
      <w:bookmarkEnd w:id="1402"/>
      <w:r w:rsidRPr="0088096E">
        <w:rPr>
          <w:rFonts w:ascii="Tahoma" w:hAnsi="Tahoma" w:cs="Tahoma"/>
          <w:rPrChange w:id="1404" w:author="michael schneider" w:date="2013-12-03T09:17:00Z">
            <w:rPr>
              <w:rFonts w:ascii="Tahoma" w:hAnsi="Tahoma" w:cs="Tahoma"/>
            </w:rPr>
          </w:rPrChange>
        </w:rPr>
        <w:t>Assumptions and Dependencies</w:t>
      </w:r>
      <w:bookmarkEnd w:id="1403"/>
    </w:p>
    <w:p w14:paraId="5015F721" w14:textId="77777777" w:rsidR="000B0E10" w:rsidRPr="0088096E" w:rsidRDefault="000B0E10" w:rsidP="00D440C8">
      <w:pPr>
        <w:pStyle w:val="Heading3"/>
        <w:tabs>
          <w:tab w:val="left" w:pos="1800"/>
        </w:tabs>
        <w:rPr>
          <w:rFonts w:ascii="Tahoma" w:hAnsi="Tahoma" w:cs="Tahoma"/>
          <w:color w:val="000000"/>
          <w:rPrChange w:id="1405" w:author="michael schneider" w:date="2013-12-03T09:17:00Z">
            <w:rPr>
              <w:color w:val="000000"/>
            </w:rPr>
          </w:rPrChange>
        </w:rPr>
      </w:pPr>
      <w:r w:rsidRPr="0088096E">
        <w:rPr>
          <w:rFonts w:ascii="Tahoma" w:hAnsi="Tahoma" w:cs="Tahoma"/>
          <w:rPrChange w:id="1406" w:author="michael schneider" w:date="2013-12-03T09:17:00Z">
            <w:rPr>
              <w:rFonts w:ascii="Tahoma" w:hAnsi="Tahoma" w:cs="Tahoma"/>
            </w:rPr>
          </w:rPrChange>
        </w:rPr>
        <w:t>Assumptions</w:t>
      </w:r>
    </w:p>
    <w:p w14:paraId="018F8795" w14:textId="1BAD697E" w:rsidR="004E6361" w:rsidRPr="00D440C8" w:rsidRDefault="004E6361" w:rsidP="004E6361">
      <w:pPr>
        <w:pStyle w:val="Heading4"/>
        <w:spacing w:before="0" w:line="240" w:lineRule="auto"/>
        <w:rPr>
          <w:rPrChange w:id="1407" w:author="michael schneider" w:date="2013-12-03T15:10:00Z">
            <w:rPr>
              <w:rFonts w:ascii="Tahoma" w:hAnsi="Tahoma" w:cs="Tahoma"/>
            </w:rPr>
          </w:rPrChange>
        </w:rPr>
      </w:pPr>
      <w:r w:rsidRPr="00D440C8">
        <w:rPr>
          <w:rPrChange w:id="1408" w:author="michael schneider" w:date="2013-12-03T15:10:00Z">
            <w:rPr>
              <w:rFonts w:ascii="Tahoma" w:hAnsi="Tahoma" w:cs="Tahoma"/>
            </w:rPr>
          </w:rPrChange>
        </w:rPr>
        <w:t>The term Customer is synonymous with the term User.</w:t>
      </w:r>
    </w:p>
    <w:p w14:paraId="7282B6D8" w14:textId="400367C8" w:rsidR="004E6361" w:rsidRPr="00D440C8" w:rsidRDefault="004E6361" w:rsidP="004E6361">
      <w:pPr>
        <w:pStyle w:val="Heading4"/>
        <w:spacing w:before="0" w:line="240" w:lineRule="auto"/>
        <w:rPr>
          <w:rPrChange w:id="1409" w:author="michael schneider" w:date="2013-12-03T15:10:00Z">
            <w:rPr>
              <w:rFonts w:ascii="Tahoma" w:hAnsi="Tahoma" w:cs="Tahoma"/>
            </w:rPr>
          </w:rPrChange>
        </w:rPr>
      </w:pPr>
      <w:r w:rsidRPr="00D440C8">
        <w:rPr>
          <w:rPrChange w:id="1410" w:author="michael schneider" w:date="2013-12-03T15:10:00Z">
            <w:rPr>
              <w:rFonts w:ascii="Tahoma" w:hAnsi="Tahoma" w:cs="Tahoma"/>
            </w:rPr>
          </w:rPrChange>
        </w:rPr>
        <w:t>Any user of the system is a Customer.</w:t>
      </w:r>
    </w:p>
    <w:p w14:paraId="66B4C556" w14:textId="74153CDB" w:rsidR="004E6361" w:rsidRPr="00D440C8" w:rsidRDefault="004E6361" w:rsidP="004E6361">
      <w:pPr>
        <w:pStyle w:val="Heading4"/>
        <w:spacing w:before="0" w:line="240" w:lineRule="auto"/>
        <w:rPr>
          <w:rPrChange w:id="1411" w:author="michael schneider" w:date="2013-12-03T15:10:00Z">
            <w:rPr>
              <w:rFonts w:ascii="Tahoma" w:hAnsi="Tahoma" w:cs="Tahoma"/>
            </w:rPr>
          </w:rPrChange>
        </w:rPr>
      </w:pPr>
      <w:r w:rsidRPr="00D440C8">
        <w:rPr>
          <w:rPrChange w:id="1412" w:author="michael schneider" w:date="2013-12-03T15:10:00Z">
            <w:rPr>
              <w:rFonts w:ascii="Tahoma" w:hAnsi="Tahoma" w:cs="Tahoma"/>
            </w:rPr>
          </w:rPrChange>
        </w:rPr>
        <w:t>A Customer may or may not have an account.</w:t>
      </w:r>
    </w:p>
    <w:p w14:paraId="5DB140F1" w14:textId="70742505" w:rsidR="004E6361" w:rsidRPr="00D440C8" w:rsidRDefault="004E6361" w:rsidP="004E6361">
      <w:pPr>
        <w:pStyle w:val="Heading4"/>
        <w:spacing w:before="0" w:line="240" w:lineRule="auto"/>
        <w:rPr>
          <w:rPrChange w:id="1413" w:author="michael schneider" w:date="2013-12-03T15:10:00Z">
            <w:rPr>
              <w:rFonts w:ascii="Tahoma" w:hAnsi="Tahoma" w:cs="Tahoma"/>
            </w:rPr>
          </w:rPrChange>
        </w:rPr>
      </w:pPr>
      <w:r w:rsidRPr="00D440C8">
        <w:rPr>
          <w:rPrChange w:id="1414" w:author="michael schneider" w:date="2013-12-03T15:10:00Z">
            <w:rPr>
              <w:rFonts w:ascii="Tahoma" w:hAnsi="Tahoma" w:cs="Tahoma"/>
            </w:rPr>
          </w:rPrChange>
        </w:rPr>
        <w:t>The term Authenticated means “logged in”.</w:t>
      </w:r>
    </w:p>
    <w:p w14:paraId="34D1D20E" w14:textId="1E2868E9" w:rsidR="004E6361" w:rsidRPr="00D440C8" w:rsidRDefault="004E6361" w:rsidP="004E6361">
      <w:pPr>
        <w:pStyle w:val="Heading4"/>
        <w:spacing w:before="0" w:line="240" w:lineRule="auto"/>
        <w:rPr>
          <w:rPrChange w:id="1415" w:author="michael schneider" w:date="2013-12-03T15:10:00Z">
            <w:rPr>
              <w:rFonts w:ascii="Tahoma" w:hAnsi="Tahoma" w:cs="Tahoma"/>
            </w:rPr>
          </w:rPrChange>
        </w:rPr>
      </w:pPr>
      <w:r w:rsidRPr="00D440C8">
        <w:rPr>
          <w:rPrChange w:id="1416" w:author="michael schneider" w:date="2013-12-03T15:10:00Z">
            <w:rPr>
              <w:rFonts w:ascii="Tahoma" w:hAnsi="Tahoma" w:cs="Tahoma"/>
            </w:rPr>
          </w:rPrChange>
        </w:rPr>
        <w:t>The term Grower is synonymous with Vendor.</w:t>
      </w:r>
    </w:p>
    <w:p w14:paraId="32BD2B07" w14:textId="4393F17D" w:rsidR="004E6361" w:rsidRPr="00D440C8" w:rsidRDefault="004E6361" w:rsidP="004E6361">
      <w:pPr>
        <w:pStyle w:val="Heading4"/>
        <w:spacing w:before="0" w:line="240" w:lineRule="auto"/>
        <w:rPr>
          <w:rPrChange w:id="1417" w:author="michael schneider" w:date="2013-12-03T15:10:00Z">
            <w:rPr>
              <w:rFonts w:ascii="Tahoma" w:hAnsi="Tahoma" w:cs="Tahoma"/>
            </w:rPr>
          </w:rPrChange>
        </w:rPr>
      </w:pPr>
      <w:r w:rsidRPr="00D440C8">
        <w:rPr>
          <w:rPrChange w:id="1418" w:author="michael schneider" w:date="2013-12-03T15:10:00Z">
            <w:rPr>
              <w:rFonts w:ascii="Tahoma" w:hAnsi="Tahoma" w:cs="Tahoma"/>
            </w:rPr>
          </w:rPrChange>
        </w:rPr>
        <w:t>The term Product is synonymous with Item.</w:t>
      </w:r>
    </w:p>
    <w:p w14:paraId="6091048E" w14:textId="77777777" w:rsidR="000B0E10" w:rsidRPr="0088096E" w:rsidRDefault="000B0E10" w:rsidP="00D440C8">
      <w:pPr>
        <w:pStyle w:val="Heading3"/>
        <w:tabs>
          <w:tab w:val="left" w:pos="1800"/>
        </w:tabs>
        <w:rPr>
          <w:rFonts w:ascii="Tahoma" w:hAnsi="Tahoma" w:cs="Tahoma"/>
          <w:color w:val="000000"/>
          <w:rPrChange w:id="1419" w:author="michael schneider" w:date="2013-12-03T09:17:00Z">
            <w:rPr>
              <w:color w:val="000000"/>
            </w:rPr>
          </w:rPrChange>
        </w:rPr>
      </w:pPr>
      <w:r w:rsidRPr="0088096E">
        <w:rPr>
          <w:rFonts w:ascii="Tahoma" w:hAnsi="Tahoma" w:cs="Tahoma"/>
          <w:rPrChange w:id="1420" w:author="michael schneider" w:date="2013-12-03T09:17:00Z">
            <w:rPr>
              <w:rFonts w:ascii="Tahoma" w:hAnsi="Tahoma" w:cs="Tahoma"/>
            </w:rPr>
          </w:rPrChange>
        </w:rPr>
        <w:t>Dependencies</w:t>
      </w:r>
    </w:p>
    <w:p w14:paraId="5542A721" w14:textId="666A1011" w:rsidR="004E6361" w:rsidRPr="00D440C8" w:rsidRDefault="004E6361" w:rsidP="004E6361">
      <w:pPr>
        <w:pStyle w:val="Heading4"/>
        <w:spacing w:before="0"/>
        <w:rPr>
          <w:rPrChange w:id="1421" w:author="michael schneider" w:date="2013-12-03T15:10:00Z">
            <w:rPr>
              <w:rFonts w:ascii="Tahoma" w:hAnsi="Tahoma" w:cs="Tahoma"/>
            </w:rPr>
          </w:rPrChange>
        </w:rPr>
      </w:pPr>
      <w:r w:rsidRPr="00D440C8">
        <w:rPr>
          <w:rPrChange w:id="1422" w:author="michael schneider" w:date="2013-12-03T15:10:00Z">
            <w:rPr>
              <w:rFonts w:ascii="Tahoma" w:hAnsi="Tahoma" w:cs="Tahoma"/>
            </w:rPr>
          </w:rPrChange>
        </w:rPr>
        <w:t>The system shall be web-based.</w:t>
      </w:r>
    </w:p>
    <w:p w14:paraId="5EBDA11B" w14:textId="39567CF8" w:rsidR="004E6361" w:rsidRPr="00D440C8" w:rsidRDefault="004E6361" w:rsidP="004E6361">
      <w:pPr>
        <w:pStyle w:val="Heading4"/>
        <w:spacing w:before="0"/>
        <w:rPr>
          <w:rPrChange w:id="1423" w:author="michael schneider" w:date="2013-12-03T15:10:00Z">
            <w:rPr>
              <w:rFonts w:ascii="Tahoma" w:hAnsi="Tahoma" w:cs="Tahoma"/>
            </w:rPr>
          </w:rPrChange>
        </w:rPr>
      </w:pPr>
      <w:r w:rsidRPr="00D440C8">
        <w:rPr>
          <w:rPrChange w:id="1424" w:author="michael schneider" w:date="2013-12-03T15:10:00Z">
            <w:rPr>
              <w:rFonts w:ascii="Tahoma" w:hAnsi="Tahoma" w:cs="Tahoma"/>
            </w:rPr>
          </w:rPrChange>
        </w:rPr>
        <w:t>The system shall be connected to an external Point of Sale system.</w:t>
      </w:r>
    </w:p>
    <w:p w14:paraId="11EFA11A" w14:textId="77777777" w:rsidR="000B0E10" w:rsidRPr="0088096E" w:rsidRDefault="000B0E10" w:rsidP="000E7EAD">
      <w:pPr>
        <w:pStyle w:val="template"/>
        <w:tabs>
          <w:tab w:val="left" w:pos="2970"/>
        </w:tabs>
        <w:rPr>
          <w:rFonts w:ascii="Tahoma" w:hAnsi="Tahoma" w:cs="Tahoma"/>
          <w:rPrChange w:id="1425" w:author="michael schneider" w:date="2013-12-03T09:17:00Z">
            <w:rPr>
              <w:rFonts w:ascii="Tahoma" w:hAnsi="Tahoma" w:cs="Tahoma"/>
            </w:rPr>
          </w:rPrChange>
        </w:rPr>
      </w:pPr>
    </w:p>
    <w:p w14:paraId="3BEDA2B9" w14:textId="7C7520FB" w:rsidR="009A3B0D" w:rsidRPr="0088096E" w:rsidRDefault="00E40F7E" w:rsidP="000E7EAD">
      <w:pPr>
        <w:pStyle w:val="Heading1"/>
        <w:tabs>
          <w:tab w:val="left" w:pos="2970"/>
        </w:tabs>
        <w:rPr>
          <w:rFonts w:ascii="Tahoma" w:hAnsi="Tahoma" w:cs="Tahoma"/>
          <w:rPrChange w:id="1426" w:author="michael schneider" w:date="2013-12-03T09:17:00Z">
            <w:rPr>
              <w:rFonts w:ascii="Tahoma" w:hAnsi="Tahoma" w:cs="Tahoma"/>
            </w:rPr>
          </w:rPrChange>
        </w:rPr>
      </w:pPr>
      <w:bookmarkStart w:id="1427" w:name="_Toc441230986"/>
      <w:bookmarkStart w:id="1428" w:name="_Toc439994682"/>
      <w:bookmarkStart w:id="1429" w:name="_Toc373846024"/>
      <w:bookmarkEnd w:id="1427"/>
      <w:bookmarkEnd w:id="1428"/>
      <w:ins w:id="1430" w:author="michael schneider" w:date="2013-12-03T15:11:00Z">
        <w:r>
          <w:rPr>
            <w:rFonts w:ascii="Tahoma" w:hAnsi="Tahoma" w:cs="Tahoma"/>
          </w:rPr>
          <w:t xml:space="preserve">  </w:t>
        </w:r>
      </w:ins>
      <w:r w:rsidR="00C07BB7" w:rsidRPr="0088096E">
        <w:rPr>
          <w:rFonts w:ascii="Tahoma" w:hAnsi="Tahoma" w:cs="Tahoma"/>
          <w:rPrChange w:id="1431" w:author="michael schneider" w:date="2013-12-03T09:17:00Z">
            <w:rPr>
              <w:rFonts w:ascii="Tahoma" w:hAnsi="Tahoma" w:cs="Tahoma"/>
            </w:rPr>
          </w:rPrChange>
        </w:rPr>
        <w:t>External Interface Requirements</w:t>
      </w:r>
      <w:bookmarkEnd w:id="1429"/>
    </w:p>
    <w:p w14:paraId="2688584B" w14:textId="0BD047E3" w:rsidR="009A3B0D" w:rsidRPr="0088096E" w:rsidRDefault="00C07BB7" w:rsidP="00E40F7E">
      <w:pPr>
        <w:pStyle w:val="Heading2"/>
        <w:tabs>
          <w:tab w:val="left" w:pos="1620"/>
        </w:tabs>
        <w:rPr>
          <w:rFonts w:ascii="Tahoma" w:hAnsi="Tahoma" w:cs="Tahoma"/>
          <w:rPrChange w:id="1432" w:author="michael schneider" w:date="2013-12-03T09:17:00Z">
            <w:rPr>
              <w:rFonts w:ascii="Tahoma" w:hAnsi="Tahoma" w:cs="Tahoma"/>
            </w:rPr>
          </w:rPrChange>
        </w:rPr>
      </w:pPr>
      <w:bookmarkStart w:id="1433" w:name="_Toc441230987"/>
      <w:bookmarkStart w:id="1434" w:name="_Toc373846025"/>
      <w:bookmarkEnd w:id="1433"/>
      <w:r w:rsidRPr="0088096E">
        <w:rPr>
          <w:rFonts w:ascii="Tahoma" w:hAnsi="Tahoma" w:cs="Tahoma"/>
          <w:rPrChange w:id="1435" w:author="michael schneider" w:date="2013-12-03T09:17:00Z">
            <w:rPr>
              <w:rFonts w:ascii="Tahoma" w:hAnsi="Tahoma" w:cs="Tahoma"/>
            </w:rPr>
          </w:rPrChange>
        </w:rPr>
        <w:t>User Interfaces</w:t>
      </w:r>
      <w:bookmarkEnd w:id="1434"/>
    </w:p>
    <w:p w14:paraId="50646A05" w14:textId="77180A44" w:rsidR="004E6361" w:rsidRPr="0088096E" w:rsidDel="004406BD" w:rsidRDefault="004E6361" w:rsidP="000E7EAD">
      <w:pPr>
        <w:pStyle w:val="template"/>
        <w:tabs>
          <w:tab w:val="left" w:pos="2970"/>
        </w:tabs>
        <w:rPr>
          <w:del w:id="1436" w:author="michael schneider" w:date="2013-12-03T18:33:00Z"/>
          <w:rFonts w:ascii="Tahoma" w:hAnsi="Tahoma" w:cs="Tahoma"/>
          <w:rPrChange w:id="1437" w:author="michael schneider" w:date="2013-12-03T09:17:00Z">
            <w:rPr>
              <w:del w:id="1438" w:author="michael schneider" w:date="2013-12-03T18:33:00Z"/>
              <w:rFonts w:ascii="Tahoma" w:hAnsi="Tahoma" w:cs="Tahoma"/>
            </w:rPr>
          </w:rPrChange>
        </w:rPr>
      </w:pPr>
      <w:del w:id="1439" w:author="michael schneider" w:date="2013-12-03T18:33:00Z">
        <w:r w:rsidRPr="0088096E" w:rsidDel="004406BD">
          <w:rPr>
            <w:rFonts w:ascii="Tahoma" w:hAnsi="Tahoma" w:cs="Tahoma"/>
            <w:highlight w:val="yellow"/>
            <w:rPrChange w:id="1440" w:author="michael schneider" w:date="2013-12-03T09:17:00Z">
              <w:rPr>
                <w:rFonts w:ascii="Tahoma" w:hAnsi="Tahoma" w:cs="Tahoma"/>
                <w:highlight w:val="yellow"/>
              </w:rPr>
            </w:rPrChange>
          </w:rPr>
          <w:delText>&lt;. The User interface information in the TLR can be copied here, but we need to wait to see prototype to see what actually applies&gt;</w:delText>
        </w:r>
      </w:del>
    </w:p>
    <w:p w14:paraId="071446D4" w14:textId="77777777" w:rsidR="004E6361" w:rsidRPr="000A2459" w:rsidRDefault="004E6361" w:rsidP="00E40F7E">
      <w:pPr>
        <w:pStyle w:val="Heading3"/>
        <w:tabs>
          <w:tab w:val="left" w:pos="1800"/>
        </w:tabs>
        <w:rPr>
          <w:rFonts w:ascii="Tahoma" w:hAnsi="Tahoma" w:cs="Tahoma"/>
          <w:b w:val="0"/>
          <w:rPrChange w:id="1441" w:author="michael schneider" w:date="2013-12-03T15:14:00Z">
            <w:rPr>
              <w:rFonts w:ascii="Tahoma" w:hAnsi="Tahoma" w:cs="Tahoma"/>
            </w:rPr>
          </w:rPrChange>
        </w:rPr>
      </w:pPr>
      <w:bookmarkStart w:id="1442" w:name="_Toc441230988"/>
      <w:bookmarkStart w:id="1443" w:name="_Toc439994684"/>
      <w:bookmarkEnd w:id="1442"/>
      <w:bookmarkEnd w:id="1443"/>
      <w:r w:rsidRPr="000A2459">
        <w:rPr>
          <w:rFonts w:ascii="Tahoma" w:hAnsi="Tahoma" w:cs="Tahoma"/>
          <w:b w:val="0"/>
          <w:rPrChange w:id="1444" w:author="michael schneider" w:date="2013-12-03T15:14:00Z">
            <w:rPr>
              <w:rFonts w:ascii="Tahoma" w:hAnsi="Tahoma" w:cs="Tahoma"/>
            </w:rPr>
          </w:rPrChange>
        </w:rPr>
        <w:t>Blog posts shall be written in Times New Roman font.</w:t>
      </w:r>
    </w:p>
    <w:p w14:paraId="2FEDDA21" w14:textId="77777777" w:rsidR="004E6361" w:rsidRPr="000A2459" w:rsidRDefault="004E6361" w:rsidP="00E40F7E">
      <w:pPr>
        <w:pStyle w:val="Heading3"/>
        <w:tabs>
          <w:tab w:val="left" w:pos="2970"/>
        </w:tabs>
        <w:ind w:left="1800" w:hanging="720"/>
        <w:rPr>
          <w:rFonts w:ascii="Tahoma" w:hAnsi="Tahoma" w:cs="Tahoma"/>
          <w:b w:val="0"/>
          <w:rPrChange w:id="1445" w:author="michael schneider" w:date="2013-12-03T15:14:00Z">
            <w:rPr>
              <w:rFonts w:ascii="Tahoma" w:hAnsi="Tahoma" w:cs="Tahoma"/>
            </w:rPr>
          </w:rPrChange>
        </w:rPr>
      </w:pPr>
      <w:r w:rsidRPr="000A2459">
        <w:rPr>
          <w:rFonts w:ascii="Tahoma" w:hAnsi="Tahoma" w:cs="Tahoma"/>
          <w:b w:val="0"/>
          <w:rPrChange w:id="1446" w:author="michael schneider" w:date="2013-12-03T15:14:00Z">
            <w:rPr>
              <w:rFonts w:ascii="Tahoma" w:hAnsi="Tahoma" w:cs="Tahoma"/>
            </w:rPr>
          </w:rPrChange>
        </w:rPr>
        <w:t>Blog posts shall be formatted so that a text reader will be able to read the blog posts.</w:t>
      </w:r>
    </w:p>
    <w:p w14:paraId="52D5F6C9" w14:textId="77777777" w:rsidR="004E6361" w:rsidRPr="000A2459" w:rsidRDefault="004E6361" w:rsidP="00E40F7E">
      <w:pPr>
        <w:pStyle w:val="Heading3"/>
        <w:tabs>
          <w:tab w:val="left" w:pos="1800"/>
        </w:tabs>
        <w:rPr>
          <w:rFonts w:ascii="Tahoma" w:hAnsi="Tahoma" w:cs="Tahoma"/>
          <w:b w:val="0"/>
          <w:rPrChange w:id="1447" w:author="michael schneider" w:date="2013-12-03T15:14:00Z">
            <w:rPr>
              <w:rFonts w:ascii="Tahoma" w:hAnsi="Tahoma" w:cs="Tahoma"/>
            </w:rPr>
          </w:rPrChange>
        </w:rPr>
      </w:pPr>
      <w:r w:rsidRPr="000A2459">
        <w:rPr>
          <w:rFonts w:ascii="Tahoma" w:hAnsi="Tahoma" w:cs="Tahoma"/>
          <w:b w:val="0"/>
          <w:rPrChange w:id="1448" w:author="michael schneider" w:date="2013-12-03T15:14:00Z">
            <w:rPr>
              <w:rFonts w:ascii="Tahoma" w:hAnsi="Tahoma" w:cs="Tahoma"/>
            </w:rPr>
          </w:rPrChange>
        </w:rPr>
        <w:t>All images on the website shall provide alternate texts.</w:t>
      </w:r>
    </w:p>
    <w:p w14:paraId="75694BD7" w14:textId="77777777" w:rsidR="004E6361" w:rsidRPr="000A2459" w:rsidRDefault="004E6361" w:rsidP="00E40F7E">
      <w:pPr>
        <w:pStyle w:val="Heading3"/>
        <w:tabs>
          <w:tab w:val="left" w:pos="2970"/>
        </w:tabs>
        <w:ind w:left="1800" w:hanging="720"/>
        <w:rPr>
          <w:rFonts w:ascii="Tahoma" w:hAnsi="Tahoma" w:cs="Tahoma"/>
          <w:b w:val="0"/>
          <w:rPrChange w:id="1449" w:author="michael schneider" w:date="2013-12-03T15:14:00Z">
            <w:rPr>
              <w:rFonts w:ascii="Tahoma" w:hAnsi="Tahoma" w:cs="Tahoma"/>
            </w:rPr>
          </w:rPrChange>
        </w:rPr>
      </w:pPr>
      <w:r w:rsidRPr="000A2459">
        <w:rPr>
          <w:rFonts w:ascii="Tahoma" w:hAnsi="Tahoma" w:cs="Tahoma"/>
          <w:b w:val="0"/>
          <w:rPrChange w:id="1450" w:author="michael schneider" w:date="2013-12-03T15:14:00Z">
            <w:rPr>
              <w:rFonts w:ascii="Tahoma" w:hAnsi="Tahoma" w:cs="Tahoma"/>
            </w:rPr>
          </w:rPrChange>
        </w:rPr>
        <w:t>The website shall follow all usability practices that have been outlined by guidelines.usability.gov.</w:t>
      </w:r>
    </w:p>
    <w:p w14:paraId="638F7A9A" w14:textId="77777777" w:rsidR="004E6361" w:rsidRPr="000A2459" w:rsidRDefault="004E6361" w:rsidP="00E40F7E">
      <w:pPr>
        <w:pStyle w:val="Heading3"/>
        <w:tabs>
          <w:tab w:val="left" w:pos="2970"/>
        </w:tabs>
        <w:ind w:left="1800" w:hanging="720"/>
        <w:rPr>
          <w:rFonts w:ascii="Tahoma" w:hAnsi="Tahoma" w:cs="Tahoma"/>
          <w:b w:val="0"/>
          <w:rPrChange w:id="1451" w:author="michael schneider" w:date="2013-12-03T15:14:00Z">
            <w:rPr>
              <w:rFonts w:ascii="Tahoma" w:hAnsi="Tahoma" w:cs="Tahoma"/>
            </w:rPr>
          </w:rPrChange>
        </w:rPr>
      </w:pPr>
      <w:r w:rsidRPr="000A2459">
        <w:rPr>
          <w:rFonts w:ascii="Tahoma" w:hAnsi="Tahoma" w:cs="Tahoma"/>
          <w:b w:val="0"/>
          <w:rPrChange w:id="1452" w:author="michael schneider" w:date="2013-12-03T15:14:00Z">
            <w:rPr>
              <w:rFonts w:ascii="Tahoma" w:hAnsi="Tahoma" w:cs="Tahoma"/>
            </w:rPr>
          </w:rPrChange>
        </w:rPr>
        <w:t>The system shall present all information with color-blindness compliance.</w:t>
      </w:r>
    </w:p>
    <w:p w14:paraId="125F5DC2" w14:textId="77777777" w:rsidR="004E6361" w:rsidRPr="000A2459" w:rsidRDefault="004E6361" w:rsidP="00E40F7E">
      <w:pPr>
        <w:pStyle w:val="Heading3"/>
        <w:tabs>
          <w:tab w:val="left" w:pos="2970"/>
        </w:tabs>
        <w:ind w:left="1800" w:hanging="720"/>
        <w:rPr>
          <w:rFonts w:ascii="Tahoma" w:hAnsi="Tahoma" w:cs="Tahoma"/>
          <w:b w:val="0"/>
          <w:rPrChange w:id="1453" w:author="michael schneider" w:date="2013-12-03T15:14:00Z">
            <w:rPr>
              <w:rFonts w:ascii="Tahoma" w:hAnsi="Tahoma" w:cs="Tahoma"/>
            </w:rPr>
          </w:rPrChange>
        </w:rPr>
      </w:pPr>
      <w:r w:rsidRPr="000A2459">
        <w:rPr>
          <w:rFonts w:ascii="Tahoma" w:hAnsi="Tahoma" w:cs="Tahoma"/>
          <w:b w:val="0"/>
          <w:rPrChange w:id="1454" w:author="michael schneider" w:date="2013-12-03T15:14:00Z">
            <w:rPr>
              <w:rFonts w:ascii="Tahoma" w:hAnsi="Tahoma" w:cs="Tahoma"/>
            </w:rPr>
          </w:rPrChange>
        </w:rPr>
        <w:t>The system shall allow users to use the tab key to set through the inputs of any forms.</w:t>
      </w:r>
    </w:p>
    <w:p w14:paraId="6F9C9FF5" w14:textId="77777777" w:rsidR="004E6361" w:rsidRPr="000A2459" w:rsidRDefault="004E6361" w:rsidP="00E40F7E">
      <w:pPr>
        <w:pStyle w:val="Heading3"/>
        <w:tabs>
          <w:tab w:val="left" w:pos="2970"/>
        </w:tabs>
        <w:ind w:left="1800" w:hanging="720"/>
        <w:rPr>
          <w:rFonts w:ascii="Tahoma" w:hAnsi="Tahoma" w:cs="Tahoma"/>
          <w:b w:val="0"/>
          <w:rPrChange w:id="1455" w:author="michael schneider" w:date="2013-12-03T15:14:00Z">
            <w:rPr>
              <w:rFonts w:ascii="Tahoma" w:hAnsi="Tahoma" w:cs="Tahoma"/>
            </w:rPr>
          </w:rPrChange>
        </w:rPr>
      </w:pPr>
      <w:r w:rsidRPr="000A2459">
        <w:rPr>
          <w:rFonts w:ascii="Tahoma" w:hAnsi="Tahoma" w:cs="Tahoma"/>
          <w:b w:val="0"/>
          <w:rPrChange w:id="1456" w:author="michael schneider" w:date="2013-12-03T15:14:00Z">
            <w:rPr>
              <w:rFonts w:ascii="Tahoma" w:hAnsi="Tahoma" w:cs="Tahoma"/>
            </w:rPr>
          </w:rPrChange>
        </w:rPr>
        <w:lastRenderedPageBreak/>
        <w:t>The menu bar for the website shall be in the same location for all web pages.</w:t>
      </w:r>
    </w:p>
    <w:p w14:paraId="66B17AF4" w14:textId="77777777" w:rsidR="004E6361" w:rsidRPr="000A2459" w:rsidRDefault="004E6361" w:rsidP="00E40F7E">
      <w:pPr>
        <w:pStyle w:val="Heading3"/>
        <w:tabs>
          <w:tab w:val="left" w:pos="2970"/>
        </w:tabs>
        <w:ind w:left="1800" w:hanging="720"/>
        <w:rPr>
          <w:rFonts w:ascii="Tahoma" w:hAnsi="Tahoma" w:cs="Tahoma"/>
          <w:b w:val="0"/>
          <w:rPrChange w:id="1457" w:author="michael schneider" w:date="2013-12-03T15:14:00Z">
            <w:rPr>
              <w:rFonts w:ascii="Tahoma" w:hAnsi="Tahoma" w:cs="Tahoma"/>
            </w:rPr>
          </w:rPrChange>
        </w:rPr>
      </w:pPr>
      <w:r w:rsidRPr="000A2459">
        <w:rPr>
          <w:rFonts w:ascii="Tahoma" w:hAnsi="Tahoma" w:cs="Tahoma"/>
          <w:b w:val="0"/>
          <w:rPrChange w:id="1458" w:author="michael schneider" w:date="2013-12-03T15:14:00Z">
            <w:rPr>
              <w:rFonts w:ascii="Tahoma" w:hAnsi="Tahoma" w:cs="Tahoma"/>
            </w:rPr>
          </w:rPrChange>
        </w:rPr>
        <w:t>A common theme for fonts and color schemes shall be used for the entire website.</w:t>
      </w:r>
    </w:p>
    <w:p w14:paraId="41C6D3B5" w14:textId="3F0E3BC4" w:rsidR="004E6361" w:rsidRPr="000A2459" w:rsidRDefault="004E6361" w:rsidP="00E40F7E">
      <w:pPr>
        <w:pStyle w:val="Heading3"/>
        <w:tabs>
          <w:tab w:val="left" w:pos="2970"/>
        </w:tabs>
        <w:ind w:left="1800" w:hanging="720"/>
        <w:rPr>
          <w:rFonts w:ascii="Tahoma" w:hAnsi="Tahoma" w:cs="Tahoma"/>
          <w:b w:val="0"/>
          <w:rPrChange w:id="1459" w:author="michael schneider" w:date="2013-12-03T15:14:00Z">
            <w:rPr>
              <w:rFonts w:ascii="Tahoma" w:hAnsi="Tahoma" w:cs="Tahoma"/>
            </w:rPr>
          </w:rPrChange>
        </w:rPr>
      </w:pPr>
      <w:r w:rsidRPr="000A2459">
        <w:rPr>
          <w:rFonts w:ascii="Tahoma" w:hAnsi="Tahoma" w:cs="Tahoma"/>
          <w:b w:val="0"/>
          <w:rPrChange w:id="1460" w:author="michael schneider" w:date="2013-12-03T15:14:00Z">
            <w:rPr>
              <w:rFonts w:ascii="Tahoma" w:hAnsi="Tahoma" w:cs="Tahoma"/>
            </w:rPr>
          </w:rPrChange>
        </w:rPr>
        <w:t>All collapsible elements shall be clearly marked with the standard convention of a left pointing triangle &lt;| or a right pointing triangle |</w:t>
      </w:r>
      <w:proofErr w:type="gramStart"/>
      <w:r w:rsidRPr="000A2459">
        <w:rPr>
          <w:rFonts w:ascii="Tahoma" w:hAnsi="Tahoma" w:cs="Tahoma"/>
          <w:b w:val="0"/>
          <w:rPrChange w:id="1461" w:author="michael schneider" w:date="2013-12-03T15:14:00Z">
            <w:rPr>
              <w:rFonts w:ascii="Tahoma" w:hAnsi="Tahoma" w:cs="Tahoma"/>
            </w:rPr>
          </w:rPrChange>
        </w:rPr>
        <w:t>&gt;  for</w:t>
      </w:r>
      <w:proofErr w:type="gramEnd"/>
      <w:r w:rsidRPr="000A2459">
        <w:rPr>
          <w:rFonts w:ascii="Tahoma" w:hAnsi="Tahoma" w:cs="Tahoma"/>
          <w:b w:val="0"/>
          <w:rPrChange w:id="1462" w:author="michael schneider" w:date="2013-12-03T15:14:00Z">
            <w:rPr>
              <w:rFonts w:ascii="Tahoma" w:hAnsi="Tahoma" w:cs="Tahoma"/>
            </w:rPr>
          </w:rPrChange>
        </w:rPr>
        <w:t xml:space="preserve"> collapsed element and a downward</w:t>
      </w:r>
      <w:r w:rsidR="00B11AD8" w:rsidRPr="000A2459">
        <w:rPr>
          <w:rFonts w:ascii="Tahoma" w:hAnsi="Tahoma" w:cs="Tahoma"/>
          <w:b w:val="0"/>
          <w:rPrChange w:id="1463" w:author="michael schneider" w:date="2013-12-03T15:14:00Z">
            <w:rPr>
              <w:rFonts w:ascii="Tahoma" w:hAnsi="Tahoma" w:cs="Tahoma"/>
            </w:rPr>
          </w:rPrChange>
        </w:rPr>
        <w:t xml:space="preserve"> pointing triangle </w:t>
      </w:r>
      <w:r w:rsidR="00B11AD8" w:rsidRPr="000A2459">
        <w:rPr>
          <w:rFonts w:ascii="Tahoma" w:hAnsi="Tahoma" w:cs="Tahoma"/>
          <w:b w:val="0"/>
          <w:noProof/>
          <w:rPrChange w:id="1464" w:author="michael schneider" w:date="2013-12-03T15:14:00Z">
            <w:rPr>
              <w:rFonts w:ascii="Tahoma" w:hAnsi="Tahoma" w:cs="Tahoma"/>
              <w:noProof/>
            </w:rPr>
          </w:rPrChange>
        </w:rPr>
        <w:drawing>
          <wp:inline distT="0" distB="0" distL="0" distR="0" wp14:anchorId="2017B29C" wp14:editId="43ED95A0">
            <wp:extent cx="143825" cy="121458"/>
            <wp:effectExtent l="0" t="0" r="8890" b="0"/>
            <wp:docPr id="5" name="Picture 5" descr="https://lh4.googleusercontent.com/gRdlQahEEwScBAArbxyl5OvOLlivaWOL5eBkID1wBk0mf0Prcd2kvj-diOGIi_qkXSelJqxbCwK0x2YnCZxpuNkMumlysYH7Wj9hdGBqLQVkYjhqJcmDHntjMXf5mr3K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RdlQahEEwScBAArbxyl5OvOLlivaWOL5eBkID1wBk0mf0Prcd2kvj-diOGIi_qkXSelJqxbCwK0x2YnCZxpuNkMumlysYH7Wj9hdGBqLQVkYjhqJcmDHntjMXf5mr3KM-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698" cy="121351"/>
                    </a:xfrm>
                    <a:prstGeom prst="rect">
                      <a:avLst/>
                    </a:prstGeom>
                    <a:noFill/>
                    <a:ln>
                      <a:noFill/>
                    </a:ln>
                  </pic:spPr>
                </pic:pic>
              </a:graphicData>
            </a:graphic>
          </wp:inline>
        </w:drawing>
      </w:r>
      <w:r w:rsidR="00B11AD8" w:rsidRPr="000A2459">
        <w:rPr>
          <w:rFonts w:ascii="Tahoma" w:hAnsi="Tahoma" w:cs="Tahoma"/>
          <w:b w:val="0"/>
          <w:rPrChange w:id="1465" w:author="michael schneider" w:date="2013-12-03T15:14:00Z">
            <w:rPr>
              <w:rFonts w:ascii="Tahoma" w:hAnsi="Tahoma" w:cs="Tahoma"/>
            </w:rPr>
          </w:rPrChange>
        </w:rPr>
        <w:t xml:space="preserve"> for</w:t>
      </w:r>
      <w:r w:rsidRPr="000A2459">
        <w:rPr>
          <w:rFonts w:ascii="Tahoma" w:hAnsi="Tahoma" w:cs="Tahoma"/>
          <w:b w:val="0"/>
          <w:rPrChange w:id="1466" w:author="michael schneider" w:date="2013-12-03T15:14:00Z">
            <w:rPr>
              <w:rFonts w:ascii="Tahoma" w:hAnsi="Tahoma" w:cs="Tahoma"/>
            </w:rPr>
          </w:rPrChange>
        </w:rPr>
        <w:t> </w:t>
      </w:r>
      <w:proofErr w:type="spellStart"/>
      <w:r w:rsidRPr="000A2459">
        <w:rPr>
          <w:rFonts w:ascii="Tahoma" w:hAnsi="Tahoma" w:cs="Tahoma"/>
          <w:b w:val="0"/>
          <w:rPrChange w:id="1467" w:author="michael schneider" w:date="2013-12-03T15:14:00Z">
            <w:rPr>
              <w:rFonts w:ascii="Tahoma" w:hAnsi="Tahoma" w:cs="Tahoma"/>
            </w:rPr>
          </w:rPrChange>
        </w:rPr>
        <w:t>uncollapsed</w:t>
      </w:r>
      <w:proofErr w:type="spellEnd"/>
      <w:r w:rsidRPr="000A2459">
        <w:rPr>
          <w:rFonts w:ascii="Tahoma" w:hAnsi="Tahoma" w:cs="Tahoma"/>
          <w:b w:val="0"/>
          <w:rPrChange w:id="1468" w:author="michael schneider" w:date="2013-12-03T15:14:00Z">
            <w:rPr>
              <w:rFonts w:ascii="Tahoma" w:hAnsi="Tahoma" w:cs="Tahoma"/>
            </w:rPr>
          </w:rPrChange>
        </w:rPr>
        <w:t xml:space="preserve"> elements.</w:t>
      </w:r>
    </w:p>
    <w:p w14:paraId="03B4A445" w14:textId="77777777" w:rsidR="004E6361" w:rsidRPr="000A2459" w:rsidRDefault="004E6361" w:rsidP="00E40F7E">
      <w:pPr>
        <w:pStyle w:val="Heading3"/>
        <w:tabs>
          <w:tab w:val="left" w:pos="2970"/>
        </w:tabs>
        <w:ind w:left="1800" w:hanging="720"/>
        <w:rPr>
          <w:rFonts w:ascii="Tahoma" w:hAnsi="Tahoma" w:cs="Tahoma"/>
          <w:b w:val="0"/>
          <w:rPrChange w:id="1469" w:author="michael schneider" w:date="2013-12-03T15:14:00Z">
            <w:rPr>
              <w:rFonts w:ascii="Tahoma" w:hAnsi="Tahoma" w:cs="Tahoma"/>
            </w:rPr>
          </w:rPrChange>
        </w:rPr>
      </w:pPr>
      <w:r w:rsidRPr="000A2459">
        <w:rPr>
          <w:rFonts w:ascii="Tahoma" w:hAnsi="Tahoma" w:cs="Tahoma"/>
          <w:b w:val="0"/>
          <w:rPrChange w:id="1470" w:author="michael schneider" w:date="2013-12-03T15:14:00Z">
            <w:rPr>
              <w:rFonts w:ascii="Tahoma" w:hAnsi="Tahoma" w:cs="Tahoma"/>
            </w:rPr>
          </w:rPrChange>
        </w:rPr>
        <w:t>The link for the user account and the link to login/logout shall be located in the top right corner of the website.</w:t>
      </w:r>
    </w:p>
    <w:p w14:paraId="440E928E" w14:textId="77777777" w:rsidR="004E6361" w:rsidRPr="000A2459" w:rsidRDefault="004E6361" w:rsidP="00E40F7E">
      <w:pPr>
        <w:pStyle w:val="Heading3"/>
        <w:tabs>
          <w:tab w:val="left" w:pos="2970"/>
        </w:tabs>
        <w:ind w:left="1800" w:hanging="720"/>
        <w:rPr>
          <w:rFonts w:ascii="Tahoma" w:hAnsi="Tahoma" w:cs="Tahoma"/>
          <w:b w:val="0"/>
          <w:rPrChange w:id="1471" w:author="michael schneider" w:date="2013-12-03T15:14:00Z">
            <w:rPr>
              <w:rFonts w:ascii="Tahoma" w:hAnsi="Tahoma" w:cs="Tahoma"/>
            </w:rPr>
          </w:rPrChange>
        </w:rPr>
      </w:pPr>
      <w:r w:rsidRPr="000A2459">
        <w:rPr>
          <w:rFonts w:ascii="Tahoma" w:hAnsi="Tahoma" w:cs="Tahoma"/>
          <w:b w:val="0"/>
          <w:rPrChange w:id="1472" w:author="michael schneider" w:date="2013-12-03T15:14:00Z">
            <w:rPr>
              <w:rFonts w:ascii="Tahoma" w:hAnsi="Tahoma" w:cs="Tahoma"/>
            </w:rPr>
          </w:rPrChange>
        </w:rPr>
        <w:t>The system shall format the credit card expiration date, as part of the user’s billing information, to be mm/</w:t>
      </w:r>
      <w:proofErr w:type="spellStart"/>
      <w:r w:rsidRPr="000A2459">
        <w:rPr>
          <w:rFonts w:ascii="Tahoma" w:hAnsi="Tahoma" w:cs="Tahoma"/>
          <w:b w:val="0"/>
          <w:rPrChange w:id="1473" w:author="michael schneider" w:date="2013-12-03T15:14:00Z">
            <w:rPr>
              <w:rFonts w:ascii="Tahoma" w:hAnsi="Tahoma" w:cs="Tahoma"/>
            </w:rPr>
          </w:rPrChange>
        </w:rPr>
        <w:t>yyyy</w:t>
      </w:r>
      <w:proofErr w:type="spellEnd"/>
      <w:r w:rsidRPr="000A2459">
        <w:rPr>
          <w:rFonts w:ascii="Tahoma" w:hAnsi="Tahoma" w:cs="Tahoma"/>
          <w:b w:val="0"/>
          <w:rPrChange w:id="1474" w:author="michael schneider" w:date="2013-12-03T15:14:00Z">
            <w:rPr>
              <w:rFonts w:ascii="Tahoma" w:hAnsi="Tahoma" w:cs="Tahoma"/>
            </w:rPr>
          </w:rPrChange>
        </w:rPr>
        <w:t xml:space="preserve"> with mm being the month and </w:t>
      </w:r>
      <w:proofErr w:type="spellStart"/>
      <w:r w:rsidRPr="000A2459">
        <w:rPr>
          <w:rFonts w:ascii="Tahoma" w:hAnsi="Tahoma" w:cs="Tahoma"/>
          <w:b w:val="0"/>
          <w:rPrChange w:id="1475" w:author="michael schneider" w:date="2013-12-03T15:14:00Z">
            <w:rPr>
              <w:rFonts w:ascii="Tahoma" w:hAnsi="Tahoma" w:cs="Tahoma"/>
            </w:rPr>
          </w:rPrChange>
        </w:rPr>
        <w:t>yyyy</w:t>
      </w:r>
      <w:proofErr w:type="spellEnd"/>
      <w:r w:rsidRPr="000A2459">
        <w:rPr>
          <w:rFonts w:ascii="Tahoma" w:hAnsi="Tahoma" w:cs="Tahoma"/>
          <w:b w:val="0"/>
          <w:rPrChange w:id="1476" w:author="michael schneider" w:date="2013-12-03T15:14:00Z">
            <w:rPr>
              <w:rFonts w:ascii="Tahoma" w:hAnsi="Tahoma" w:cs="Tahoma"/>
            </w:rPr>
          </w:rPrChange>
        </w:rPr>
        <w:t xml:space="preserve"> being the year.</w:t>
      </w:r>
    </w:p>
    <w:p w14:paraId="7E1920DB" w14:textId="77777777" w:rsidR="004E6361" w:rsidRPr="000A2459" w:rsidRDefault="004E6361" w:rsidP="00E40F7E">
      <w:pPr>
        <w:pStyle w:val="Heading3"/>
        <w:tabs>
          <w:tab w:val="left" w:pos="2970"/>
        </w:tabs>
        <w:ind w:left="1800" w:hanging="720"/>
        <w:rPr>
          <w:rFonts w:ascii="Tahoma" w:hAnsi="Tahoma" w:cs="Tahoma"/>
          <w:b w:val="0"/>
          <w:rPrChange w:id="1477" w:author="michael schneider" w:date="2013-12-03T15:14:00Z">
            <w:rPr>
              <w:rFonts w:ascii="Tahoma" w:hAnsi="Tahoma" w:cs="Tahoma"/>
            </w:rPr>
          </w:rPrChange>
        </w:rPr>
      </w:pPr>
      <w:r w:rsidRPr="000A2459">
        <w:rPr>
          <w:rFonts w:ascii="Tahoma" w:hAnsi="Tahoma" w:cs="Tahoma"/>
          <w:b w:val="0"/>
          <w:rPrChange w:id="1478" w:author="michael schneider" w:date="2013-12-03T15:14:00Z">
            <w:rPr>
              <w:rFonts w:ascii="Tahoma" w:hAnsi="Tahoma" w:cs="Tahoma"/>
            </w:rPr>
          </w:rPrChange>
        </w:rPr>
        <w:t>All hyperlinks on the website shall be identifiable with bolded text, altered colored from surrounding text, and change the mouse pointer, when hovered on, from the normal select to the link select.</w:t>
      </w:r>
    </w:p>
    <w:p w14:paraId="250E7882" w14:textId="77777777" w:rsidR="004E6361" w:rsidRPr="000A2459" w:rsidRDefault="004E6361" w:rsidP="00E40F7E">
      <w:pPr>
        <w:pStyle w:val="Heading3"/>
        <w:tabs>
          <w:tab w:val="left" w:pos="2970"/>
        </w:tabs>
        <w:ind w:left="1800" w:hanging="720"/>
        <w:rPr>
          <w:rFonts w:ascii="Tahoma" w:hAnsi="Tahoma" w:cs="Tahoma"/>
          <w:b w:val="0"/>
          <w:rPrChange w:id="1479" w:author="michael schneider" w:date="2013-12-03T15:14:00Z">
            <w:rPr>
              <w:rFonts w:ascii="Tahoma" w:hAnsi="Tahoma" w:cs="Tahoma"/>
            </w:rPr>
          </w:rPrChange>
        </w:rPr>
      </w:pPr>
      <w:r w:rsidRPr="000A2459">
        <w:rPr>
          <w:rFonts w:ascii="Tahoma" w:hAnsi="Tahoma" w:cs="Tahoma"/>
          <w:b w:val="0"/>
          <w:rPrChange w:id="1480" w:author="michael schneider" w:date="2013-12-03T15:14:00Z">
            <w:rPr>
              <w:rFonts w:ascii="Tahoma" w:hAnsi="Tahoma" w:cs="Tahoma"/>
            </w:rPr>
          </w:rPrChange>
        </w:rPr>
        <w:t>The system shall refrain from using implicit user interaction, such as right-click for menu options or hotkeys.</w:t>
      </w:r>
    </w:p>
    <w:p w14:paraId="3731CBF3" w14:textId="77777777" w:rsidR="004E6361" w:rsidRPr="000A2459" w:rsidRDefault="004E6361" w:rsidP="00E40F7E">
      <w:pPr>
        <w:pStyle w:val="Heading3"/>
        <w:tabs>
          <w:tab w:val="left" w:pos="2970"/>
        </w:tabs>
        <w:ind w:left="1800" w:hanging="720"/>
        <w:rPr>
          <w:rFonts w:ascii="Tahoma" w:hAnsi="Tahoma" w:cs="Tahoma"/>
          <w:b w:val="0"/>
          <w:rPrChange w:id="1481" w:author="michael schneider" w:date="2013-12-03T15:14:00Z">
            <w:rPr>
              <w:rFonts w:ascii="Tahoma" w:hAnsi="Tahoma" w:cs="Tahoma"/>
            </w:rPr>
          </w:rPrChange>
        </w:rPr>
      </w:pPr>
      <w:r w:rsidRPr="000A2459">
        <w:rPr>
          <w:rFonts w:ascii="Tahoma" w:hAnsi="Tahoma" w:cs="Tahoma"/>
          <w:b w:val="0"/>
          <w:rPrChange w:id="1482" w:author="michael schneider" w:date="2013-12-03T15:14:00Z">
            <w:rPr>
              <w:rFonts w:ascii="Tahoma" w:hAnsi="Tahoma" w:cs="Tahoma"/>
            </w:rPr>
          </w:rPrChange>
        </w:rPr>
        <w:t>The system shall refrain from creating pop-up windows or new tabs for web content.</w:t>
      </w:r>
    </w:p>
    <w:p w14:paraId="15377396" w14:textId="4F8F6513" w:rsidR="009A3B0D" w:rsidRPr="0088096E" w:rsidRDefault="00C07BB7" w:rsidP="00A83506">
      <w:pPr>
        <w:pStyle w:val="Heading2"/>
        <w:tabs>
          <w:tab w:val="left" w:pos="1620"/>
          <w:tab w:val="left" w:pos="2970"/>
        </w:tabs>
        <w:rPr>
          <w:rFonts w:ascii="Tahoma" w:hAnsi="Tahoma" w:cs="Tahoma"/>
          <w:rPrChange w:id="1483" w:author="michael schneider" w:date="2013-12-03T09:17:00Z">
            <w:rPr>
              <w:rFonts w:ascii="Tahoma" w:hAnsi="Tahoma" w:cs="Tahoma"/>
            </w:rPr>
          </w:rPrChange>
        </w:rPr>
      </w:pPr>
      <w:bookmarkStart w:id="1484" w:name="_Toc373846026"/>
      <w:r w:rsidRPr="0088096E">
        <w:rPr>
          <w:rFonts w:ascii="Tahoma" w:hAnsi="Tahoma" w:cs="Tahoma"/>
          <w:rPrChange w:id="1485" w:author="michael schneider" w:date="2013-12-03T09:17:00Z">
            <w:rPr>
              <w:rFonts w:ascii="Tahoma" w:hAnsi="Tahoma" w:cs="Tahoma"/>
            </w:rPr>
          </w:rPrChange>
        </w:rPr>
        <w:t>Hardware Interfaces</w:t>
      </w:r>
      <w:bookmarkEnd w:id="1484"/>
    </w:p>
    <w:p w14:paraId="65AD87DC" w14:textId="77777777" w:rsidR="00B11AD8" w:rsidRPr="000A2459" w:rsidRDefault="00B11AD8" w:rsidP="00A83506">
      <w:pPr>
        <w:pStyle w:val="Heading3"/>
        <w:ind w:left="1800" w:hanging="720"/>
        <w:rPr>
          <w:rFonts w:ascii="Tahoma" w:hAnsi="Tahoma" w:cs="Tahoma"/>
          <w:b w:val="0"/>
          <w:rPrChange w:id="1486" w:author="michael schneider" w:date="2013-12-03T15:14:00Z">
            <w:rPr/>
          </w:rPrChange>
        </w:rPr>
      </w:pPr>
      <w:r w:rsidRPr="000A2459">
        <w:rPr>
          <w:rFonts w:ascii="Tahoma" w:hAnsi="Tahoma" w:cs="Tahoma"/>
          <w:b w:val="0"/>
          <w:rPrChange w:id="1487" w:author="michael schneider" w:date="2013-12-03T15:14:00Z">
            <w:rPr>
              <w:rFonts w:ascii="Tahoma" w:hAnsi="Tahoma" w:cs="Tahoma"/>
            </w:rPr>
          </w:rPrChange>
        </w:rPr>
        <w:t xml:space="preserve">The system shall have a barcode scanner to be used in the store.  </w:t>
      </w:r>
    </w:p>
    <w:p w14:paraId="71E27B22" w14:textId="77777777" w:rsidR="00B11AD8" w:rsidRPr="000A2459" w:rsidRDefault="00B11AD8" w:rsidP="00A83506">
      <w:pPr>
        <w:pStyle w:val="Heading3"/>
        <w:ind w:left="1800" w:hanging="720"/>
        <w:rPr>
          <w:rFonts w:ascii="Tahoma" w:hAnsi="Tahoma" w:cs="Tahoma"/>
          <w:b w:val="0"/>
          <w:rPrChange w:id="1488" w:author="michael schneider" w:date="2013-12-03T15:14:00Z">
            <w:rPr/>
          </w:rPrChange>
        </w:rPr>
      </w:pPr>
      <w:r w:rsidRPr="000A2459">
        <w:rPr>
          <w:rFonts w:ascii="Tahoma" w:hAnsi="Tahoma" w:cs="Tahoma"/>
          <w:b w:val="0"/>
          <w:rPrChange w:id="1489" w:author="michael schneider" w:date="2013-12-03T15:14:00Z">
            <w:rPr>
              <w:rFonts w:ascii="Tahoma" w:hAnsi="Tahoma" w:cs="Tahoma"/>
            </w:rPr>
          </w:rPrChange>
        </w:rPr>
        <w:t xml:space="preserve">The scanner shall interface with the checkout computer.  </w:t>
      </w:r>
    </w:p>
    <w:p w14:paraId="1EFB774A" w14:textId="77777777" w:rsidR="00B11AD8" w:rsidRPr="000A2459" w:rsidRDefault="00B11AD8" w:rsidP="00A83506">
      <w:pPr>
        <w:pStyle w:val="Heading3"/>
        <w:ind w:left="1800" w:hanging="720"/>
        <w:rPr>
          <w:rFonts w:ascii="Tahoma" w:hAnsi="Tahoma" w:cs="Tahoma"/>
          <w:b w:val="0"/>
          <w:rPrChange w:id="1490" w:author="michael schneider" w:date="2013-12-03T15:14:00Z">
            <w:rPr/>
          </w:rPrChange>
        </w:rPr>
      </w:pPr>
      <w:r w:rsidRPr="000A2459">
        <w:rPr>
          <w:rFonts w:ascii="Tahoma" w:hAnsi="Tahoma" w:cs="Tahoma"/>
          <w:b w:val="0"/>
          <w:rPrChange w:id="1491" w:author="michael schneider" w:date="2013-12-03T15:14:00Z">
            <w:rPr>
              <w:rFonts w:ascii="Tahoma" w:hAnsi="Tahoma" w:cs="Tahoma"/>
            </w:rPr>
          </w:rPrChange>
        </w:rPr>
        <w:t xml:space="preserve">The scanner shall be connected to the checkout computer using a USB cable.  </w:t>
      </w:r>
    </w:p>
    <w:p w14:paraId="0D3F5409" w14:textId="27CA456E" w:rsidR="009A3B0D" w:rsidRPr="000A2459" w:rsidRDefault="00B11AD8" w:rsidP="00A83506">
      <w:pPr>
        <w:pStyle w:val="Heading3"/>
        <w:ind w:left="1800" w:hanging="720"/>
        <w:rPr>
          <w:rFonts w:ascii="Tahoma" w:hAnsi="Tahoma" w:cs="Tahoma"/>
          <w:b w:val="0"/>
          <w:rPrChange w:id="1492" w:author="michael schneider" w:date="2013-12-03T15:14:00Z">
            <w:rPr/>
          </w:rPrChange>
        </w:rPr>
      </w:pPr>
      <w:r w:rsidRPr="000A2459">
        <w:rPr>
          <w:rFonts w:ascii="Tahoma" w:hAnsi="Tahoma" w:cs="Tahoma"/>
          <w:b w:val="0"/>
          <w:rPrChange w:id="1493" w:author="michael schneider" w:date="2013-12-03T15:14:00Z">
            <w:rPr>
              <w:rFonts w:ascii="Tahoma" w:hAnsi="Tahoma" w:cs="Tahoma"/>
            </w:rPr>
          </w:rPrChange>
        </w:rPr>
        <w:t>The checkout computer shall be able to interpret a barcode scanner as a product ID.</w:t>
      </w:r>
    </w:p>
    <w:p w14:paraId="518783A2" w14:textId="3DDD0052" w:rsidR="009A3B0D" w:rsidDel="000A2459" w:rsidRDefault="00C07BB7" w:rsidP="000A2459">
      <w:pPr>
        <w:pStyle w:val="Heading2"/>
        <w:tabs>
          <w:tab w:val="left" w:pos="1620"/>
        </w:tabs>
        <w:rPr>
          <w:del w:id="1494" w:author="michael schneider" w:date="2013-12-03T15:15:00Z"/>
          <w:rFonts w:ascii="Tahoma" w:hAnsi="Tahoma" w:cs="Tahoma"/>
        </w:rPr>
        <w:pPrChange w:id="1495" w:author="michael schneider" w:date="2013-12-03T15:15:00Z">
          <w:pPr>
            <w:tabs>
              <w:tab w:val="left" w:pos="2970"/>
            </w:tabs>
            <w:ind w:left="1080" w:firstLine="720"/>
          </w:pPr>
        </w:pPrChange>
      </w:pPr>
      <w:bookmarkStart w:id="1496" w:name="_Toc441230989"/>
      <w:bookmarkStart w:id="1497" w:name="_Toc439994685"/>
      <w:bookmarkStart w:id="1498" w:name="_Toc373846027"/>
      <w:bookmarkEnd w:id="1496"/>
      <w:bookmarkEnd w:id="1497"/>
      <w:r w:rsidRPr="0088096E">
        <w:rPr>
          <w:rFonts w:ascii="Tahoma" w:hAnsi="Tahoma" w:cs="Tahoma"/>
          <w:rPrChange w:id="1499" w:author="michael schneider" w:date="2013-12-03T09:17:00Z">
            <w:rPr>
              <w:rFonts w:ascii="Tahoma" w:hAnsi="Tahoma" w:cs="Tahoma"/>
            </w:rPr>
          </w:rPrChange>
        </w:rPr>
        <w:t>Software Interfaces</w:t>
      </w:r>
      <w:bookmarkEnd w:id="1498"/>
    </w:p>
    <w:p w14:paraId="52039E01" w14:textId="77777777" w:rsidR="000A2459" w:rsidRPr="0088096E" w:rsidRDefault="000A2459" w:rsidP="00A83506">
      <w:pPr>
        <w:pStyle w:val="Heading2"/>
        <w:tabs>
          <w:tab w:val="left" w:pos="1620"/>
        </w:tabs>
        <w:rPr>
          <w:ins w:id="1500" w:author="michael schneider" w:date="2013-12-03T15:15:00Z"/>
          <w:rFonts w:ascii="Tahoma" w:hAnsi="Tahoma" w:cs="Tahoma"/>
          <w:rPrChange w:id="1501" w:author="michael schneider" w:date="2013-12-03T09:17:00Z">
            <w:rPr>
              <w:ins w:id="1502" w:author="michael schneider" w:date="2013-12-03T15:15:00Z"/>
              <w:rFonts w:ascii="Tahoma" w:hAnsi="Tahoma" w:cs="Tahoma"/>
            </w:rPr>
          </w:rPrChange>
        </w:rPr>
      </w:pPr>
    </w:p>
    <w:p w14:paraId="282A3247" w14:textId="77777777" w:rsidR="00F04313" w:rsidDel="000A2459" w:rsidRDefault="00F04313" w:rsidP="000A2459">
      <w:pPr>
        <w:pStyle w:val="Heading3"/>
        <w:ind w:left="1800" w:hanging="720"/>
        <w:rPr>
          <w:del w:id="1503" w:author="michael schneider" w:date="2013-12-03T15:16:00Z"/>
          <w:rFonts w:ascii="Tahoma" w:hAnsi="Tahoma" w:cs="Tahoma"/>
          <w:b w:val="0"/>
        </w:rPr>
        <w:pPrChange w:id="1504" w:author="michael schneider" w:date="2013-12-03T15:16:00Z">
          <w:pPr>
            <w:tabs>
              <w:tab w:val="left" w:pos="2970"/>
            </w:tabs>
            <w:ind w:left="1080" w:firstLine="810"/>
          </w:pPr>
        </w:pPrChange>
      </w:pPr>
      <w:r w:rsidRPr="000A2459">
        <w:rPr>
          <w:rFonts w:ascii="Tahoma" w:hAnsi="Tahoma" w:cs="Tahoma"/>
          <w:b w:val="0"/>
          <w:rPrChange w:id="1505" w:author="michael schneider" w:date="2013-12-03T15:15:00Z">
            <w:rPr>
              <w:rFonts w:ascii="Tahoma" w:hAnsi="Tahoma" w:cs="Tahoma"/>
            </w:rPr>
          </w:rPrChange>
        </w:rPr>
        <w:t xml:space="preserve">The system shall consist of two main software interfaces: a web interface and a point of sale interface. </w:t>
      </w:r>
    </w:p>
    <w:p w14:paraId="57E51607" w14:textId="77777777" w:rsidR="000A2459" w:rsidRPr="000A2459" w:rsidRDefault="000A2459" w:rsidP="000A2459">
      <w:pPr>
        <w:pStyle w:val="Heading3"/>
        <w:ind w:left="1800" w:hanging="720"/>
        <w:rPr>
          <w:ins w:id="1506" w:author="michael schneider" w:date="2013-12-03T15:16:00Z"/>
          <w:rFonts w:ascii="Tahoma" w:hAnsi="Tahoma" w:cs="Tahoma"/>
          <w:b w:val="0"/>
          <w:rPrChange w:id="1507" w:author="michael schneider" w:date="2013-12-03T15:15:00Z">
            <w:rPr>
              <w:ins w:id="1508" w:author="michael schneider" w:date="2013-12-03T15:16:00Z"/>
              <w:rFonts w:ascii="Tahoma" w:hAnsi="Tahoma" w:cs="Tahoma"/>
            </w:rPr>
          </w:rPrChange>
        </w:rPr>
        <w:pPrChange w:id="1509" w:author="michael schneider" w:date="2013-12-03T15:15:00Z">
          <w:pPr>
            <w:tabs>
              <w:tab w:val="left" w:pos="2970"/>
            </w:tabs>
            <w:ind w:left="1080" w:firstLine="720"/>
          </w:pPr>
        </w:pPrChange>
      </w:pPr>
    </w:p>
    <w:p w14:paraId="6B0B3868" w14:textId="659D62EC" w:rsidR="00F04313" w:rsidDel="000A2459" w:rsidRDefault="00F04313" w:rsidP="000A2459">
      <w:pPr>
        <w:pStyle w:val="Heading3"/>
        <w:ind w:left="1800" w:hanging="720"/>
        <w:rPr>
          <w:del w:id="1510" w:author="michael schneider" w:date="2013-12-03T15:16:00Z"/>
          <w:rFonts w:ascii="Tahoma" w:hAnsi="Tahoma" w:cs="Tahoma"/>
          <w:b w:val="0"/>
        </w:rPr>
        <w:pPrChange w:id="1511" w:author="michael schneider" w:date="2013-12-03T15:16:00Z">
          <w:pPr>
            <w:tabs>
              <w:tab w:val="left" w:pos="2970"/>
            </w:tabs>
            <w:ind w:left="1080" w:firstLine="810"/>
          </w:pPr>
        </w:pPrChange>
      </w:pPr>
      <w:r w:rsidRPr="000A2459">
        <w:rPr>
          <w:rFonts w:ascii="Tahoma" w:hAnsi="Tahoma" w:cs="Tahoma"/>
          <w:b w:val="0"/>
          <w:rPrChange w:id="1512" w:author="michael schneider" w:date="2013-12-03T15:16:00Z">
            <w:rPr>
              <w:rFonts w:ascii="Tahoma" w:hAnsi="Tahoma" w:cs="Tahoma"/>
            </w:rPr>
          </w:rPrChange>
        </w:rPr>
        <w:t xml:space="preserve">The web interface shall be browser based. It shall be accessible from anywhere on the internet. </w:t>
      </w:r>
    </w:p>
    <w:p w14:paraId="095A7333" w14:textId="77777777" w:rsidR="000A2459" w:rsidRPr="000A2459" w:rsidRDefault="000A2459" w:rsidP="000A2459">
      <w:pPr>
        <w:pStyle w:val="Heading3"/>
        <w:ind w:left="1800" w:hanging="720"/>
        <w:rPr>
          <w:ins w:id="1513" w:author="michael schneider" w:date="2013-12-03T15:16:00Z"/>
          <w:rFonts w:ascii="Tahoma" w:hAnsi="Tahoma" w:cs="Tahoma"/>
          <w:b w:val="0"/>
          <w:rPrChange w:id="1514" w:author="michael schneider" w:date="2013-12-03T15:16:00Z">
            <w:rPr>
              <w:ins w:id="1515" w:author="michael schneider" w:date="2013-12-03T15:16:00Z"/>
              <w:rFonts w:ascii="Tahoma" w:hAnsi="Tahoma" w:cs="Tahoma"/>
            </w:rPr>
          </w:rPrChange>
        </w:rPr>
        <w:pPrChange w:id="1516" w:author="michael schneider" w:date="2013-12-03T15:16:00Z">
          <w:pPr>
            <w:tabs>
              <w:tab w:val="left" w:pos="2970"/>
            </w:tabs>
            <w:ind w:left="1080" w:firstLine="810"/>
          </w:pPr>
        </w:pPrChange>
      </w:pPr>
    </w:p>
    <w:p w14:paraId="61E8F0BE" w14:textId="6354261F" w:rsidR="00F04313" w:rsidRPr="000A2459" w:rsidRDefault="00F04313" w:rsidP="000A2459">
      <w:pPr>
        <w:pStyle w:val="Heading3"/>
        <w:ind w:left="1800" w:hanging="720"/>
        <w:rPr>
          <w:rFonts w:ascii="Tahoma" w:hAnsi="Tahoma" w:cs="Tahoma"/>
          <w:b w:val="0"/>
          <w:rPrChange w:id="1517" w:author="michael schneider" w:date="2013-12-03T15:16:00Z">
            <w:rPr>
              <w:rFonts w:ascii="Tahoma" w:hAnsi="Tahoma" w:cs="Tahoma"/>
            </w:rPr>
          </w:rPrChange>
        </w:rPr>
        <w:pPrChange w:id="1518" w:author="michael schneider" w:date="2013-12-03T15:16:00Z">
          <w:pPr>
            <w:tabs>
              <w:tab w:val="left" w:pos="2970"/>
            </w:tabs>
            <w:ind w:left="1080" w:firstLine="810"/>
          </w:pPr>
        </w:pPrChange>
      </w:pPr>
      <w:r w:rsidRPr="000A2459">
        <w:rPr>
          <w:rFonts w:ascii="Tahoma" w:hAnsi="Tahoma" w:cs="Tahoma"/>
          <w:b w:val="0"/>
          <w:rPrChange w:id="1519" w:author="michael schneider" w:date="2013-12-03T15:16:00Z">
            <w:rPr>
              <w:rFonts w:ascii="Tahoma" w:hAnsi="Tahoma" w:cs="Tahoma"/>
            </w:rPr>
          </w:rPrChange>
        </w:rPr>
        <w:t xml:space="preserve">The point of sale interface shall be a software package installed only on computers used for store checkout. The point of sale interface shall interact only with the server to maintain inventory quantities. </w:t>
      </w:r>
    </w:p>
    <w:p w14:paraId="12AB1A0F" w14:textId="1F8F624D" w:rsidR="009A3B0D" w:rsidDel="000A2459" w:rsidRDefault="00C07BB7" w:rsidP="000A2459">
      <w:pPr>
        <w:pStyle w:val="Heading2"/>
        <w:tabs>
          <w:tab w:val="left" w:pos="1440"/>
        </w:tabs>
        <w:rPr>
          <w:del w:id="1520" w:author="michael schneider" w:date="2013-12-03T15:16:00Z"/>
          <w:rFonts w:ascii="Tahoma" w:hAnsi="Tahoma" w:cs="Tahoma"/>
        </w:rPr>
        <w:pPrChange w:id="1521" w:author="michael schneider" w:date="2013-12-03T15:16:00Z">
          <w:pPr>
            <w:tabs>
              <w:tab w:val="left" w:pos="2970"/>
            </w:tabs>
            <w:ind w:left="1080" w:firstLine="810"/>
          </w:pPr>
        </w:pPrChange>
      </w:pPr>
      <w:bookmarkStart w:id="1522" w:name="_Toc441230990"/>
      <w:bookmarkStart w:id="1523" w:name="_Toc439994686"/>
      <w:bookmarkStart w:id="1524" w:name="_Toc373846028"/>
      <w:bookmarkEnd w:id="1522"/>
      <w:bookmarkEnd w:id="1523"/>
      <w:r w:rsidRPr="0088096E">
        <w:rPr>
          <w:rFonts w:ascii="Tahoma" w:hAnsi="Tahoma" w:cs="Tahoma"/>
          <w:rPrChange w:id="1525" w:author="michael schneider" w:date="2013-12-03T09:17:00Z">
            <w:rPr>
              <w:rFonts w:ascii="Tahoma" w:hAnsi="Tahoma" w:cs="Tahoma"/>
            </w:rPr>
          </w:rPrChange>
        </w:rPr>
        <w:lastRenderedPageBreak/>
        <w:t>Communications Interfaces</w:t>
      </w:r>
      <w:bookmarkEnd w:id="1524"/>
    </w:p>
    <w:p w14:paraId="3FE7DC51" w14:textId="77777777" w:rsidR="000A2459" w:rsidRPr="0088096E" w:rsidRDefault="000A2459" w:rsidP="00A83506">
      <w:pPr>
        <w:pStyle w:val="Heading2"/>
        <w:tabs>
          <w:tab w:val="left" w:pos="1440"/>
        </w:tabs>
        <w:rPr>
          <w:ins w:id="1526" w:author="michael schneider" w:date="2013-12-03T15:16:00Z"/>
          <w:rFonts w:ascii="Tahoma" w:hAnsi="Tahoma" w:cs="Tahoma"/>
          <w:rPrChange w:id="1527" w:author="michael schneider" w:date="2013-12-03T09:17:00Z">
            <w:rPr>
              <w:ins w:id="1528" w:author="michael schneider" w:date="2013-12-03T15:16:00Z"/>
              <w:rFonts w:ascii="Tahoma" w:hAnsi="Tahoma" w:cs="Tahoma"/>
            </w:rPr>
          </w:rPrChange>
        </w:rPr>
      </w:pPr>
    </w:p>
    <w:p w14:paraId="0682C889" w14:textId="5DD91AC8" w:rsidR="009A3B0D" w:rsidDel="000A2459" w:rsidRDefault="00C07BB7" w:rsidP="000A2459">
      <w:pPr>
        <w:pStyle w:val="Heading3"/>
        <w:ind w:left="1800" w:hanging="720"/>
        <w:rPr>
          <w:del w:id="1529" w:author="michael schneider" w:date="2013-12-03T15:16:00Z"/>
          <w:rFonts w:ascii="Tahoma" w:hAnsi="Tahoma" w:cs="Tahoma"/>
          <w:b w:val="0"/>
        </w:rPr>
        <w:pPrChange w:id="1530" w:author="michael schneider" w:date="2013-12-03T15:16:00Z">
          <w:pPr>
            <w:tabs>
              <w:tab w:val="left" w:pos="2970"/>
            </w:tabs>
            <w:ind w:left="1080" w:firstLine="810"/>
          </w:pPr>
        </w:pPrChange>
      </w:pPr>
      <w:r w:rsidRPr="000A2459">
        <w:rPr>
          <w:rFonts w:ascii="Tahoma" w:hAnsi="Tahoma" w:cs="Tahoma"/>
          <w:b w:val="0"/>
          <w:rPrChange w:id="1531" w:author="michael schneider" w:date="2013-12-03T15:16:00Z">
            <w:rPr>
              <w:rFonts w:ascii="Tahoma" w:hAnsi="Tahoma" w:cs="Tahoma"/>
            </w:rPr>
          </w:rPrChange>
        </w:rPr>
        <w:t xml:space="preserve">The web interface </w:t>
      </w:r>
      <w:r w:rsidR="00F04313" w:rsidRPr="000A2459">
        <w:rPr>
          <w:rFonts w:ascii="Tahoma" w:hAnsi="Tahoma" w:cs="Tahoma"/>
          <w:b w:val="0"/>
          <w:rPrChange w:id="1532" w:author="michael schneider" w:date="2013-12-03T15:16:00Z">
            <w:rPr>
              <w:rFonts w:ascii="Tahoma" w:hAnsi="Tahoma" w:cs="Tahoma"/>
            </w:rPr>
          </w:rPrChange>
        </w:rPr>
        <w:t>shall use</w:t>
      </w:r>
      <w:r w:rsidRPr="000A2459">
        <w:rPr>
          <w:rFonts w:ascii="Tahoma" w:hAnsi="Tahoma" w:cs="Tahoma"/>
          <w:b w:val="0"/>
          <w:rPrChange w:id="1533" w:author="michael schneider" w:date="2013-12-03T15:16:00Z">
            <w:rPr>
              <w:rFonts w:ascii="Tahoma" w:hAnsi="Tahoma" w:cs="Tahoma"/>
            </w:rPr>
          </w:rPrChange>
        </w:rPr>
        <w:t xml:space="preserve"> HTTPS</w:t>
      </w:r>
      <w:r w:rsidR="00F04313" w:rsidRPr="000A2459">
        <w:rPr>
          <w:rFonts w:ascii="Tahoma" w:hAnsi="Tahoma" w:cs="Tahoma"/>
          <w:b w:val="0"/>
          <w:rPrChange w:id="1534" w:author="michael schneider" w:date="2013-12-03T15:16:00Z">
            <w:rPr>
              <w:rFonts w:ascii="Tahoma" w:hAnsi="Tahoma" w:cs="Tahoma"/>
            </w:rPr>
          </w:rPrChange>
        </w:rPr>
        <w:t xml:space="preserve"> to ensure secure communication</w:t>
      </w:r>
      <w:r w:rsidRPr="000A2459">
        <w:rPr>
          <w:rFonts w:ascii="Tahoma" w:hAnsi="Tahoma" w:cs="Tahoma"/>
          <w:b w:val="0"/>
          <w:rPrChange w:id="1535" w:author="michael schneider" w:date="2013-12-03T15:16:00Z">
            <w:rPr>
              <w:rFonts w:ascii="Tahoma" w:hAnsi="Tahoma" w:cs="Tahoma"/>
            </w:rPr>
          </w:rPrChange>
        </w:rPr>
        <w:t xml:space="preserve">.   Before logging on a message </w:t>
      </w:r>
      <w:r w:rsidR="00F04313" w:rsidRPr="000A2459">
        <w:rPr>
          <w:rFonts w:ascii="Tahoma" w:hAnsi="Tahoma" w:cs="Tahoma"/>
          <w:b w:val="0"/>
          <w:rPrChange w:id="1536" w:author="michael schneider" w:date="2013-12-03T15:16:00Z">
            <w:rPr>
              <w:rFonts w:ascii="Tahoma" w:hAnsi="Tahoma" w:cs="Tahoma"/>
            </w:rPr>
          </w:rPrChange>
        </w:rPr>
        <w:t>shall display</w:t>
      </w:r>
      <w:r w:rsidRPr="000A2459">
        <w:rPr>
          <w:rFonts w:ascii="Tahoma" w:hAnsi="Tahoma" w:cs="Tahoma"/>
          <w:b w:val="0"/>
          <w:rPrChange w:id="1537" w:author="michael schneider" w:date="2013-12-03T15:16:00Z">
            <w:rPr>
              <w:rFonts w:ascii="Tahoma" w:hAnsi="Tahoma" w:cs="Tahoma"/>
            </w:rPr>
          </w:rPrChange>
        </w:rPr>
        <w:t xml:space="preserve"> warning the user not to log on over public </w:t>
      </w:r>
      <w:r w:rsidR="00F04313" w:rsidRPr="000A2459">
        <w:rPr>
          <w:rFonts w:ascii="Tahoma" w:hAnsi="Tahoma" w:cs="Tahoma"/>
          <w:b w:val="0"/>
          <w:rPrChange w:id="1538" w:author="michael schneider" w:date="2013-12-03T15:16:00Z">
            <w:rPr>
              <w:rFonts w:ascii="Tahoma" w:hAnsi="Tahoma" w:cs="Tahoma"/>
            </w:rPr>
          </w:rPrChange>
        </w:rPr>
        <w:t>Wi-Fi</w:t>
      </w:r>
      <w:r w:rsidRPr="000A2459">
        <w:rPr>
          <w:rFonts w:ascii="Tahoma" w:hAnsi="Tahoma" w:cs="Tahoma"/>
          <w:b w:val="0"/>
          <w:rPrChange w:id="1539" w:author="michael schneider" w:date="2013-12-03T15:16:00Z">
            <w:rPr>
              <w:rFonts w:ascii="Tahoma" w:hAnsi="Tahoma" w:cs="Tahoma"/>
            </w:rPr>
          </w:rPrChange>
        </w:rPr>
        <w:t xml:space="preserve"> due to the existence of SSL strip.  Data transfer rates will need to be fast enough to meet non-functional requirements.    </w:t>
      </w:r>
    </w:p>
    <w:p w14:paraId="5DD8A8FE" w14:textId="77777777" w:rsidR="000A2459" w:rsidRPr="000A2459" w:rsidRDefault="000A2459" w:rsidP="000A2459">
      <w:pPr>
        <w:pStyle w:val="Heading3"/>
        <w:ind w:left="1800" w:hanging="720"/>
        <w:rPr>
          <w:ins w:id="1540" w:author="michael schneider" w:date="2013-12-03T15:16:00Z"/>
          <w:rFonts w:ascii="Tahoma" w:hAnsi="Tahoma" w:cs="Tahoma"/>
          <w:b w:val="0"/>
          <w:rPrChange w:id="1541" w:author="michael schneider" w:date="2013-12-03T15:16:00Z">
            <w:rPr>
              <w:ins w:id="1542" w:author="michael schneider" w:date="2013-12-03T15:16:00Z"/>
              <w:rFonts w:ascii="Tahoma" w:hAnsi="Tahoma" w:cs="Tahoma"/>
            </w:rPr>
          </w:rPrChange>
        </w:rPr>
        <w:pPrChange w:id="1543" w:author="michael schneider" w:date="2013-12-03T15:16:00Z">
          <w:pPr>
            <w:tabs>
              <w:tab w:val="left" w:pos="2970"/>
            </w:tabs>
            <w:ind w:left="1080" w:firstLine="810"/>
          </w:pPr>
        </w:pPrChange>
      </w:pPr>
    </w:p>
    <w:p w14:paraId="4675A2BE" w14:textId="3640AA0E" w:rsidR="009A3B0D" w:rsidRPr="000A2459" w:rsidRDefault="00C07BB7" w:rsidP="000A2459">
      <w:pPr>
        <w:pStyle w:val="Heading3"/>
        <w:ind w:left="1800" w:hanging="720"/>
        <w:rPr>
          <w:rFonts w:ascii="Tahoma" w:hAnsi="Tahoma" w:cs="Tahoma"/>
          <w:b w:val="0"/>
          <w:rPrChange w:id="1544" w:author="michael schneider" w:date="2013-12-03T15:16:00Z">
            <w:rPr>
              <w:rFonts w:ascii="Tahoma" w:hAnsi="Tahoma" w:cs="Tahoma"/>
            </w:rPr>
          </w:rPrChange>
        </w:rPr>
        <w:pPrChange w:id="1545" w:author="michael schneider" w:date="2013-12-03T15:16:00Z">
          <w:pPr>
            <w:tabs>
              <w:tab w:val="left" w:pos="2970"/>
            </w:tabs>
            <w:ind w:left="1080" w:firstLine="810"/>
          </w:pPr>
        </w:pPrChange>
      </w:pPr>
      <w:r w:rsidRPr="000A2459">
        <w:rPr>
          <w:rFonts w:ascii="Tahoma" w:hAnsi="Tahoma" w:cs="Tahoma"/>
          <w:b w:val="0"/>
          <w:rPrChange w:id="1546" w:author="michael schneider" w:date="2013-12-03T15:16:00Z">
            <w:rPr>
              <w:rFonts w:ascii="Tahoma" w:hAnsi="Tahoma" w:cs="Tahoma"/>
            </w:rPr>
          </w:rPrChange>
        </w:rPr>
        <w:t xml:space="preserve">The point of sale system </w:t>
      </w:r>
      <w:r w:rsidR="00F04313" w:rsidRPr="000A2459">
        <w:rPr>
          <w:rFonts w:ascii="Tahoma" w:hAnsi="Tahoma" w:cs="Tahoma"/>
          <w:b w:val="0"/>
          <w:rPrChange w:id="1547" w:author="michael schneider" w:date="2013-12-03T15:16:00Z">
            <w:rPr>
              <w:rFonts w:ascii="Tahoma" w:hAnsi="Tahoma" w:cs="Tahoma"/>
            </w:rPr>
          </w:rPrChange>
        </w:rPr>
        <w:t>shall</w:t>
      </w:r>
      <w:r w:rsidRPr="000A2459">
        <w:rPr>
          <w:rFonts w:ascii="Tahoma" w:hAnsi="Tahoma" w:cs="Tahoma"/>
          <w:b w:val="0"/>
          <w:rPrChange w:id="1548" w:author="michael schneider" w:date="2013-12-03T15:16:00Z">
            <w:rPr>
              <w:rFonts w:ascii="Tahoma" w:hAnsi="Tahoma" w:cs="Tahoma"/>
            </w:rPr>
          </w:rPrChange>
        </w:rPr>
        <w:t xml:space="preserve"> connect over the internet with the server.  Encryption </w:t>
      </w:r>
      <w:r w:rsidR="00F04313" w:rsidRPr="000A2459">
        <w:rPr>
          <w:rFonts w:ascii="Tahoma" w:hAnsi="Tahoma" w:cs="Tahoma"/>
          <w:b w:val="0"/>
          <w:rPrChange w:id="1549" w:author="michael schneider" w:date="2013-12-03T15:16:00Z">
            <w:rPr>
              <w:rFonts w:ascii="Tahoma" w:hAnsi="Tahoma" w:cs="Tahoma"/>
            </w:rPr>
          </w:rPrChange>
        </w:rPr>
        <w:t xml:space="preserve">shall be used </w:t>
      </w:r>
      <w:r w:rsidRPr="000A2459">
        <w:rPr>
          <w:rFonts w:ascii="Tahoma" w:hAnsi="Tahoma" w:cs="Tahoma"/>
          <w:b w:val="0"/>
          <w:rPrChange w:id="1550" w:author="michael schneider" w:date="2013-12-03T15:16:00Z">
            <w:rPr>
              <w:rFonts w:ascii="Tahoma" w:hAnsi="Tahoma" w:cs="Tahoma"/>
            </w:rPr>
          </w:rPrChange>
        </w:rPr>
        <w:t xml:space="preserve">since a database will be updated with this connection.  Inventory </w:t>
      </w:r>
      <w:r w:rsidR="00F04313" w:rsidRPr="000A2459">
        <w:rPr>
          <w:rFonts w:ascii="Tahoma" w:hAnsi="Tahoma" w:cs="Tahoma"/>
          <w:b w:val="0"/>
          <w:rPrChange w:id="1551" w:author="michael schneider" w:date="2013-12-03T15:16:00Z">
            <w:rPr>
              <w:rFonts w:ascii="Tahoma" w:hAnsi="Tahoma" w:cs="Tahoma"/>
            </w:rPr>
          </w:rPrChange>
        </w:rPr>
        <w:t>shall</w:t>
      </w:r>
      <w:r w:rsidRPr="000A2459">
        <w:rPr>
          <w:rFonts w:ascii="Tahoma" w:hAnsi="Tahoma" w:cs="Tahoma"/>
          <w:b w:val="0"/>
          <w:rPrChange w:id="1552" w:author="michael schneider" w:date="2013-12-03T15:16:00Z">
            <w:rPr>
              <w:rFonts w:ascii="Tahoma" w:hAnsi="Tahoma" w:cs="Tahoma"/>
            </w:rPr>
          </w:rPrChange>
        </w:rPr>
        <w:t xml:space="preserve"> be updated and read by the point of sale system.</w:t>
      </w:r>
    </w:p>
    <w:p w14:paraId="29F11E1A" w14:textId="55BD9D1F" w:rsidR="009A3B0D" w:rsidRPr="0088096E" w:rsidRDefault="00C07BB7" w:rsidP="000E7EAD">
      <w:pPr>
        <w:pStyle w:val="Heading1"/>
        <w:tabs>
          <w:tab w:val="left" w:pos="2970"/>
        </w:tabs>
        <w:rPr>
          <w:rFonts w:ascii="Tahoma" w:hAnsi="Tahoma" w:cs="Tahoma"/>
          <w:rPrChange w:id="1553" w:author="michael schneider" w:date="2013-12-03T09:17:00Z">
            <w:rPr>
              <w:rFonts w:ascii="Tahoma" w:hAnsi="Tahoma" w:cs="Tahoma"/>
            </w:rPr>
          </w:rPrChange>
        </w:rPr>
      </w:pPr>
      <w:bookmarkStart w:id="1554" w:name="_Toc441230991"/>
      <w:bookmarkStart w:id="1555" w:name="_Toc439994687"/>
      <w:bookmarkStart w:id="1556" w:name="_Toc373846029"/>
      <w:bookmarkEnd w:id="1554"/>
      <w:bookmarkEnd w:id="1555"/>
      <w:r w:rsidRPr="0088096E">
        <w:rPr>
          <w:rFonts w:ascii="Tahoma" w:hAnsi="Tahoma" w:cs="Tahoma"/>
          <w:rPrChange w:id="1557" w:author="michael schneider" w:date="2013-12-03T09:17:00Z">
            <w:rPr>
              <w:rFonts w:ascii="Tahoma" w:hAnsi="Tahoma" w:cs="Tahoma"/>
            </w:rPr>
          </w:rPrChange>
        </w:rPr>
        <w:t>System Features</w:t>
      </w:r>
      <w:bookmarkEnd w:id="1556"/>
    </w:p>
    <w:p w14:paraId="221CA570" w14:textId="5DBDF8C2" w:rsidR="00214146" w:rsidRPr="0088096E" w:rsidRDefault="00214146" w:rsidP="00816C69">
      <w:pPr>
        <w:pStyle w:val="Heading2"/>
        <w:rPr>
          <w:ins w:id="1558" w:author="michael schneider" w:date="2013-12-03T09:15:00Z"/>
          <w:rFonts w:ascii="Tahoma" w:hAnsi="Tahoma" w:cs="Tahoma"/>
          <w:rPrChange w:id="1559" w:author="michael schneider" w:date="2013-12-03T09:17:00Z">
            <w:rPr>
              <w:ins w:id="1560" w:author="michael schneider" w:date="2013-12-03T09:15:00Z"/>
              <w:rFonts w:ascii="Tahoma" w:hAnsi="Tahoma" w:cs="Tahoma"/>
            </w:rPr>
          </w:rPrChange>
        </w:rPr>
      </w:pPr>
      <w:del w:id="1561" w:author="michael schneider" w:date="2013-12-03T09:15:00Z">
        <w:r w:rsidRPr="0088096E" w:rsidDel="0088096E">
          <w:rPr>
            <w:rFonts w:ascii="Tahoma" w:hAnsi="Tahoma" w:cs="Tahoma"/>
            <w:rPrChange w:id="1562" w:author="michael schneider" w:date="2013-12-03T09:17:00Z">
              <w:rPr>
                <w:rFonts w:ascii="Tahoma" w:hAnsi="Tahoma" w:cs="Tahoma"/>
              </w:rPr>
            </w:rPrChange>
          </w:rPr>
          <w:delText xml:space="preserve">The system </w:delText>
        </w:r>
      </w:del>
      <w:del w:id="1563" w:author="michael schneider" w:date="2013-12-03T09:10:00Z">
        <w:r w:rsidRPr="0088096E" w:rsidDel="00816C69">
          <w:rPr>
            <w:rFonts w:ascii="Tahoma" w:hAnsi="Tahoma" w:cs="Tahoma"/>
            <w:rPrChange w:id="1564" w:author="michael schneider" w:date="2013-12-03T09:17:00Z">
              <w:rPr>
                <w:rFonts w:ascii="Tahoma" w:hAnsi="Tahoma" w:cs="Tahoma"/>
              </w:rPr>
            </w:rPrChange>
          </w:rPr>
          <w:delText>sha</w:delText>
        </w:r>
      </w:del>
      <w:del w:id="1565" w:author="michael schneider" w:date="2013-12-03T09:15:00Z">
        <w:r w:rsidRPr="0088096E" w:rsidDel="0088096E">
          <w:rPr>
            <w:rFonts w:ascii="Tahoma" w:hAnsi="Tahoma" w:cs="Tahoma"/>
            <w:rPrChange w:id="1566" w:author="michael schneider" w:date="2013-12-03T09:17:00Z">
              <w:rPr>
                <w:rFonts w:ascii="Tahoma" w:hAnsi="Tahoma" w:cs="Tahoma"/>
              </w:rPr>
            </w:rPrChange>
          </w:rPr>
          <w:delText>ll allow a customer to view blog posts by visiting a blog page.</w:delText>
        </w:r>
      </w:del>
      <w:bookmarkStart w:id="1567" w:name="_Toc373846030"/>
      <w:ins w:id="1568" w:author="michael schneider" w:date="2013-12-03T09:15:00Z">
        <w:r w:rsidR="0088096E" w:rsidRPr="0088096E">
          <w:rPr>
            <w:rFonts w:ascii="Tahoma" w:hAnsi="Tahoma" w:cs="Tahoma"/>
            <w:rPrChange w:id="1569" w:author="michael schneider" w:date="2013-12-03T09:17:00Z">
              <w:rPr>
                <w:rFonts w:ascii="Tahoma" w:hAnsi="Tahoma" w:cs="Tahoma"/>
              </w:rPr>
            </w:rPrChange>
          </w:rPr>
          <w:t>Customer</w:t>
        </w:r>
        <w:bookmarkEnd w:id="1567"/>
      </w:ins>
    </w:p>
    <w:p w14:paraId="3EAA15DD" w14:textId="2A0588A4" w:rsidR="0088096E" w:rsidRDefault="0088096E" w:rsidP="0088096E">
      <w:pPr>
        <w:pStyle w:val="Heading3"/>
        <w:rPr>
          <w:ins w:id="1570" w:author="michael schneider" w:date="2013-12-03T09:18:00Z"/>
          <w:rFonts w:ascii="Tahoma" w:hAnsi="Tahoma" w:cs="Tahoma"/>
          <w:b w:val="0"/>
        </w:rPr>
        <w:pPrChange w:id="1571" w:author="michael schneider" w:date="2013-12-03T09:15:00Z">
          <w:pPr>
            <w:pStyle w:val="Heading2"/>
          </w:pPr>
        </w:pPrChange>
      </w:pPr>
      <w:ins w:id="1572" w:author="michael schneider" w:date="2013-12-03T09:16:00Z">
        <w:r w:rsidRPr="0088096E">
          <w:rPr>
            <w:rFonts w:ascii="Tahoma" w:hAnsi="Tahoma" w:cs="Tahoma"/>
            <w:b w:val="0"/>
            <w:rPrChange w:id="1573" w:author="michael schneider" w:date="2013-12-03T09:17:00Z">
              <w:rPr/>
            </w:rPrChange>
          </w:rPr>
          <w:t>Customer Account</w:t>
        </w:r>
      </w:ins>
    </w:p>
    <w:p w14:paraId="2F28D472" w14:textId="0D085DAC" w:rsidR="0088096E" w:rsidRDefault="0088096E" w:rsidP="0088096E">
      <w:pPr>
        <w:pStyle w:val="Heading4"/>
        <w:rPr>
          <w:ins w:id="1574" w:author="michael schneider" w:date="2013-12-03T17:44:00Z"/>
        </w:rPr>
        <w:pPrChange w:id="1575" w:author="michael schneider" w:date="2013-12-03T09:19:00Z">
          <w:pPr>
            <w:pStyle w:val="Heading2"/>
          </w:pPr>
        </w:pPrChange>
      </w:pPr>
      <w:moveToRangeStart w:id="1576" w:author="michael schneider" w:date="2013-12-03T09:18:00Z" w:name="move373825658"/>
      <w:moveTo w:id="1577" w:author="michael schneider" w:date="2013-12-03T09:18:00Z">
        <w:r w:rsidRPr="000D6711">
          <w:t>The system shall allow a customer to create an account</w:t>
        </w:r>
      </w:moveTo>
    </w:p>
    <w:p w14:paraId="693E5EE2" w14:textId="1BA01BDD" w:rsidR="007B7885" w:rsidRPr="000D6711" w:rsidRDefault="00770436" w:rsidP="007B7885">
      <w:pPr>
        <w:pStyle w:val="Heading5"/>
        <w:pPrChange w:id="1578" w:author="michael schneider" w:date="2013-12-03T17:44:00Z">
          <w:pPr>
            <w:pStyle w:val="Heading2"/>
          </w:pPr>
        </w:pPrChange>
      </w:pPr>
      <w:ins w:id="1579" w:author="michael schneider" w:date="2013-12-03T17:45:00Z">
        <w:r>
          <w:rPr>
            <w:noProof/>
          </w:rPr>
          <w:drawing>
            <wp:anchor distT="0" distB="0" distL="114300" distR="114300" simplePos="0" relativeHeight="251668480" behindDoc="0" locked="0" layoutInCell="1" allowOverlap="1" wp14:anchorId="2624934A" wp14:editId="42F11BCE">
              <wp:simplePos x="0" y="0"/>
              <wp:positionH relativeFrom="margin">
                <wp:posOffset>1819275</wp:posOffset>
              </wp:positionH>
              <wp:positionV relativeFrom="margin">
                <wp:posOffset>4476750</wp:posOffset>
              </wp:positionV>
              <wp:extent cx="4219575" cy="357378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1.1.1 Create customer account.jpg"/>
                      <pic:cNvPicPr/>
                    </pic:nvPicPr>
                    <pic:blipFill>
                      <a:blip r:embed="rId12">
                        <a:extLst>
                          <a:ext uri="{28A0092B-C50C-407E-A947-70E740481C1C}">
                            <a14:useLocalDpi xmlns:a14="http://schemas.microsoft.com/office/drawing/2010/main" val="0"/>
                          </a:ext>
                        </a:extLst>
                      </a:blip>
                      <a:stretch>
                        <a:fillRect/>
                      </a:stretch>
                    </pic:blipFill>
                    <pic:spPr>
                      <a:xfrm>
                        <a:off x="0" y="0"/>
                        <a:ext cx="4219575" cy="3573780"/>
                      </a:xfrm>
                      <a:prstGeom prst="rect">
                        <a:avLst/>
                      </a:prstGeom>
                    </pic:spPr>
                  </pic:pic>
                </a:graphicData>
              </a:graphic>
              <wp14:sizeRelH relativeFrom="margin">
                <wp14:pctWidth>0</wp14:pctWidth>
              </wp14:sizeRelH>
              <wp14:sizeRelV relativeFrom="margin">
                <wp14:pctHeight>0</wp14:pctHeight>
              </wp14:sizeRelV>
            </wp:anchor>
          </w:drawing>
        </w:r>
        <w:r>
          <w:t>User Interface</w:t>
        </w:r>
      </w:ins>
    </w:p>
    <w:p w14:paraId="4C6AEC6F" w14:textId="35A6FD67" w:rsidR="0088096E" w:rsidRPr="000D6711" w:rsidRDefault="0088096E" w:rsidP="00F03816">
      <w:pPr>
        <w:pStyle w:val="Heading5"/>
        <w:ind w:left="2880" w:hanging="1080"/>
        <w:pPrChange w:id="1580" w:author="michael schneider" w:date="2013-12-03T09:19:00Z">
          <w:pPr>
            <w:pStyle w:val="Heading3"/>
          </w:pPr>
        </w:pPrChange>
      </w:pPr>
      <w:moveTo w:id="1581" w:author="michael schneider" w:date="2013-12-03T09:18:00Z">
        <w:r w:rsidRPr="000D6711">
          <w:t xml:space="preserve">A Customer will create an account with an email address and password. They will confirm their password during the account creation process to prevent </w:t>
        </w:r>
        <w:proofErr w:type="spellStart"/>
        <w:r w:rsidRPr="000D6711">
          <w:t>mis</w:t>
        </w:r>
        <w:proofErr w:type="spellEnd"/>
        <w:r w:rsidRPr="000D6711">
          <w:t>-typing their password.</w:t>
        </w:r>
      </w:moveTo>
    </w:p>
    <w:p w14:paraId="3CFD420E" w14:textId="3C2666F3" w:rsidR="0088096E" w:rsidRPr="000D6711" w:rsidDel="0088096E" w:rsidRDefault="0088096E" w:rsidP="0088096E">
      <w:pPr>
        <w:pStyle w:val="Heading6"/>
        <w:spacing w:line="240" w:lineRule="auto"/>
        <w:ind w:left="3330" w:hanging="1170"/>
        <w:rPr>
          <w:del w:id="1582" w:author="michael schneider" w:date="2013-12-03T09:19:00Z"/>
        </w:rPr>
        <w:pPrChange w:id="1583" w:author="michael schneider" w:date="2013-12-03T09:19:00Z">
          <w:pPr>
            <w:pStyle w:val="Heading4"/>
            <w:tabs>
              <w:tab w:val="left" w:pos="2970"/>
            </w:tabs>
          </w:pPr>
        </w:pPrChange>
      </w:pPr>
      <w:moveTo w:id="1584" w:author="michael schneider" w:date="2013-12-03T09:18:00Z">
        <w:r w:rsidRPr="000D6711">
          <w:lastRenderedPageBreak/>
          <w:t>&lt;</w:t>
        </w:r>
        <w:proofErr w:type="spellStart"/>
        <w:r w:rsidRPr="000D6711">
          <w:t>email_address</w:t>
        </w:r>
        <w:proofErr w:type="spellEnd"/>
        <w:proofErr w:type="gramStart"/>
        <w:r w:rsidRPr="000D6711">
          <w:t>&gt; :</w:t>
        </w:r>
        <w:proofErr w:type="gramEnd"/>
        <w:r w:rsidRPr="000D6711">
          <w:t xml:space="preserve">:= </w:t>
        </w:r>
        <w:r w:rsidRPr="000D6711">
          <w:rPr>
            <w:vertAlign w:val="superscript"/>
          </w:rPr>
          <w:t>1</w:t>
        </w:r>
        <w:r w:rsidRPr="000D6711">
          <w:t>{alpha_numeric}</w:t>
        </w:r>
        <w:r w:rsidRPr="000D6711">
          <w:rPr>
            <w:vertAlign w:val="superscript"/>
          </w:rPr>
          <w:t>30</w:t>
        </w:r>
        <w:r w:rsidRPr="000D6711">
          <w:t>@</w:t>
        </w:r>
        <w:r w:rsidRPr="000D6711">
          <w:rPr>
            <w:vertAlign w:val="superscript"/>
          </w:rPr>
          <w:t>1</w:t>
        </w:r>
        <w:r w:rsidRPr="000D6711">
          <w:t>{alpha_numeric | . }</w:t>
        </w:r>
        <w:r w:rsidRPr="000D6711">
          <w:rPr>
            <w:vertAlign w:val="superscript"/>
          </w:rPr>
          <w:t>30</w:t>
        </w:r>
        <w:r w:rsidRPr="000D6711">
          <w:t xml:space="preserve">. </w:t>
        </w:r>
      </w:moveTo>
    </w:p>
    <w:p w14:paraId="5ADBE3DB" w14:textId="77777777" w:rsidR="0088096E" w:rsidRPr="0088096E" w:rsidRDefault="0088096E" w:rsidP="0088096E">
      <w:pPr>
        <w:pStyle w:val="Heading6"/>
        <w:spacing w:line="240" w:lineRule="auto"/>
        <w:ind w:left="3330" w:hanging="1170"/>
        <w:rPr>
          <w:rFonts w:ascii="Tahoma" w:hAnsi="Tahoma" w:cs="Tahoma"/>
          <w:rPrChange w:id="1585" w:author="michael schneider" w:date="2013-12-03T09:19:00Z">
            <w:rPr/>
          </w:rPrChange>
        </w:rPr>
        <w:pPrChange w:id="1586" w:author="michael schneider" w:date="2013-12-03T09:19:00Z">
          <w:pPr>
            <w:pStyle w:val="Heading4"/>
            <w:numPr>
              <w:ilvl w:val="0"/>
              <w:numId w:val="0"/>
            </w:numPr>
            <w:tabs>
              <w:tab w:val="left" w:pos="2970"/>
            </w:tabs>
            <w:ind w:left="3870" w:firstLine="270"/>
          </w:pPr>
        </w:pPrChange>
      </w:pPr>
      <w:moveTo w:id="1587" w:author="michael schneider" w:date="2013-12-03T09:18:00Z">
        <w:r w:rsidRPr="0088096E">
          <w:rPr>
            <w:rFonts w:ascii="Tahoma" w:hAnsi="Tahoma" w:cs="Tahoma"/>
            <w:rPrChange w:id="1588" w:author="michael schneider" w:date="2013-12-03T09:19:00Z">
              <w:rPr/>
            </w:rPrChange>
          </w:rPr>
          <w:t>&lt;</w:t>
        </w:r>
        <w:proofErr w:type="gramStart"/>
        <w:r w:rsidRPr="0088096E">
          <w:rPr>
            <w:rFonts w:ascii="Tahoma" w:hAnsi="Tahoma" w:cs="Tahoma"/>
            <w:rPrChange w:id="1589" w:author="michael schneider" w:date="2013-12-03T09:19:00Z">
              <w:rPr/>
            </w:rPrChange>
          </w:rPr>
          <w:t>alpha</w:t>
        </w:r>
        <w:proofErr w:type="gramEnd"/>
        <w:r w:rsidRPr="0088096E">
          <w:rPr>
            <w:rFonts w:ascii="Tahoma" w:hAnsi="Tahoma" w:cs="Tahoma"/>
            <w:rPrChange w:id="1590" w:author="michael schneider" w:date="2013-12-03T09:19:00Z">
              <w:rPr/>
            </w:rPrChange>
          </w:rPr>
          <w:t>&gt;&lt;alpha&gt;&lt;alpha&gt;</w:t>
        </w:r>
      </w:moveTo>
    </w:p>
    <w:p w14:paraId="40C1416B" w14:textId="0917FF3B" w:rsidR="0088096E" w:rsidRPr="000D6711" w:rsidRDefault="0088096E" w:rsidP="0088096E">
      <w:pPr>
        <w:pStyle w:val="Heading6"/>
        <w:pPrChange w:id="1591" w:author="michael schneider" w:date="2013-12-03T09:20:00Z">
          <w:pPr>
            <w:pStyle w:val="Heading5"/>
            <w:tabs>
              <w:tab w:val="left" w:pos="2970"/>
            </w:tabs>
          </w:pPr>
        </w:pPrChange>
      </w:pPr>
      <w:moveTo w:id="1592" w:author="michael schneider" w:date="2013-12-03T09:18:00Z">
        <w:r w:rsidRPr="000D6711">
          <w:t>An email address must be RFC 2822 compliant.</w:t>
        </w:r>
      </w:moveTo>
    </w:p>
    <w:p w14:paraId="50F77F2F" w14:textId="497BB25D" w:rsidR="0088096E" w:rsidRPr="000D6711" w:rsidRDefault="0088096E" w:rsidP="0088096E">
      <w:pPr>
        <w:pStyle w:val="Heading6"/>
        <w:pPrChange w:id="1593" w:author="michael schneider" w:date="2013-12-03T09:20:00Z">
          <w:pPr>
            <w:pStyle w:val="Heading4"/>
            <w:tabs>
              <w:tab w:val="left" w:pos="2970"/>
            </w:tabs>
          </w:pPr>
        </w:pPrChange>
      </w:pPr>
      <w:moveTo w:id="1594" w:author="michael schneider" w:date="2013-12-03T09:18:00Z">
        <w:r w:rsidRPr="000D6711">
          <w:t>&lt;password</w:t>
        </w:r>
        <w:proofErr w:type="gramStart"/>
        <w:r w:rsidRPr="000D6711">
          <w:t>&gt; :</w:t>
        </w:r>
        <w:proofErr w:type="gramEnd"/>
        <w:r w:rsidRPr="000D6711">
          <w:t xml:space="preserve">:= </w:t>
        </w:r>
        <w:r w:rsidRPr="000D6711">
          <w:rPr>
            <w:vertAlign w:val="superscript"/>
          </w:rPr>
          <w:t>1</w:t>
        </w:r>
        <w:r w:rsidRPr="000D6711">
          <w:t>{alpha_numeric}</w:t>
        </w:r>
        <w:r w:rsidRPr="000D6711">
          <w:rPr>
            <w:vertAlign w:val="superscript"/>
          </w:rPr>
          <w:t>12</w:t>
        </w:r>
      </w:moveTo>
    </w:p>
    <w:p w14:paraId="41D71BB2" w14:textId="3704FA32" w:rsidR="0088096E" w:rsidDel="00F67E9F" w:rsidRDefault="0088096E" w:rsidP="0088096E">
      <w:pPr>
        <w:pStyle w:val="Heading6"/>
        <w:rPr>
          <w:del w:id="1595" w:author="michael schneider" w:date="2013-12-03T09:20:00Z"/>
        </w:rPr>
        <w:pPrChange w:id="1596" w:author="michael schneider" w:date="2013-12-03T09:20:00Z">
          <w:pPr>
            <w:pStyle w:val="Heading2"/>
          </w:pPr>
        </w:pPrChange>
      </w:pPr>
      <w:moveTo w:id="1597" w:author="michael schneider" w:date="2013-12-03T09:18:00Z">
        <w:r w:rsidRPr="000D6711">
          <w:t>&lt;</w:t>
        </w:r>
        <w:proofErr w:type="spellStart"/>
        <w:r w:rsidRPr="000D6711">
          <w:t>password_confirmation</w:t>
        </w:r>
        <w:proofErr w:type="spellEnd"/>
        <w:r w:rsidRPr="000D6711">
          <w:t>&gt; == &lt;password&gt;</w:t>
        </w:r>
      </w:moveTo>
    </w:p>
    <w:p w14:paraId="2EA12CA1" w14:textId="77777777" w:rsidR="00F67E9F" w:rsidRPr="000D6711" w:rsidRDefault="00F67E9F" w:rsidP="0088096E">
      <w:pPr>
        <w:pStyle w:val="Heading6"/>
        <w:rPr>
          <w:ins w:id="1598" w:author="michael schneider" w:date="2013-12-03T10:20:00Z"/>
        </w:rPr>
        <w:pPrChange w:id="1599" w:author="michael schneider" w:date="2013-12-03T09:20:00Z">
          <w:pPr>
            <w:pStyle w:val="Heading4"/>
            <w:tabs>
              <w:tab w:val="left" w:pos="2970"/>
            </w:tabs>
          </w:pPr>
        </w:pPrChange>
      </w:pPr>
    </w:p>
    <w:p w14:paraId="463EE7AF" w14:textId="22D68126" w:rsidR="00F67E9F" w:rsidRDefault="00F67E9F" w:rsidP="007A22A1">
      <w:pPr>
        <w:pStyle w:val="Heading4"/>
        <w:ind w:left="2160" w:hanging="720"/>
        <w:rPr>
          <w:ins w:id="1600" w:author="michael schneider" w:date="2013-12-03T17:46:00Z"/>
        </w:rPr>
        <w:pPrChange w:id="1601" w:author="michael schneider" w:date="2013-12-03T10:25:00Z">
          <w:pPr>
            <w:pStyle w:val="Heading2"/>
            <w:tabs>
              <w:tab w:val="left" w:pos="2970"/>
            </w:tabs>
          </w:pPr>
        </w:pPrChange>
      </w:pPr>
      <w:bookmarkStart w:id="1602" w:name="_Toc373662556"/>
      <w:moveToRangeEnd w:id="1576"/>
      <w:ins w:id="1603" w:author="michael schneider" w:date="2013-12-03T10:21:00Z">
        <w:r w:rsidRPr="00866836">
          <w:t>The system shall allow a customer to login when the customer submits his or her login credentials.</w:t>
        </w:r>
      </w:ins>
      <w:bookmarkEnd w:id="1602"/>
    </w:p>
    <w:p w14:paraId="36C483DB" w14:textId="49950414" w:rsidR="0063336B" w:rsidRDefault="0063336B" w:rsidP="0063336B">
      <w:pPr>
        <w:pStyle w:val="Heading5"/>
        <w:rPr>
          <w:ins w:id="1604" w:author="michael schneider" w:date="2013-12-03T17:46:00Z"/>
        </w:rPr>
        <w:pPrChange w:id="1605" w:author="michael schneider" w:date="2013-12-03T17:46:00Z">
          <w:pPr>
            <w:pStyle w:val="Heading2"/>
            <w:tabs>
              <w:tab w:val="left" w:pos="2970"/>
            </w:tabs>
          </w:pPr>
        </w:pPrChange>
      </w:pPr>
      <w:ins w:id="1606" w:author="michael schneider" w:date="2013-12-03T17:46:00Z">
        <w:r>
          <w:t>User Interface</w:t>
        </w:r>
      </w:ins>
    </w:p>
    <w:p w14:paraId="75C14888" w14:textId="3EC499E8" w:rsidR="0063336B" w:rsidRPr="00866836" w:rsidRDefault="00336AC0" w:rsidP="0063336B">
      <w:pPr>
        <w:pStyle w:val="Heading5"/>
        <w:numPr>
          <w:ilvl w:val="0"/>
          <w:numId w:val="0"/>
        </w:numPr>
        <w:ind w:left="2160"/>
        <w:rPr>
          <w:ins w:id="1607" w:author="michael schneider" w:date="2013-12-03T10:21:00Z"/>
        </w:rPr>
        <w:pPrChange w:id="1608" w:author="michael schneider" w:date="2013-12-03T17:46:00Z">
          <w:pPr>
            <w:pStyle w:val="Heading2"/>
            <w:tabs>
              <w:tab w:val="left" w:pos="2970"/>
            </w:tabs>
          </w:pPr>
        </w:pPrChange>
      </w:pPr>
      <w:ins w:id="1609" w:author="michael schneider" w:date="2013-12-03T17:46:00Z">
        <w:r>
          <w:rPr>
            <w:noProof/>
          </w:rPr>
          <w:drawing>
            <wp:anchor distT="0" distB="0" distL="114300" distR="114300" simplePos="0" relativeHeight="251669504" behindDoc="0" locked="0" layoutInCell="1" allowOverlap="1" wp14:anchorId="366AC939" wp14:editId="7F7F2A76">
              <wp:simplePos x="0" y="0"/>
              <wp:positionH relativeFrom="margin">
                <wp:posOffset>1853565</wp:posOffset>
              </wp:positionH>
              <wp:positionV relativeFrom="margin">
                <wp:posOffset>2095500</wp:posOffset>
              </wp:positionV>
              <wp:extent cx="3876675" cy="2497455"/>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1.2 Login.jpg"/>
                      <pic:cNvPicPr/>
                    </pic:nvPicPr>
                    <pic:blipFill>
                      <a:blip r:embed="rId13">
                        <a:extLst>
                          <a:ext uri="{28A0092B-C50C-407E-A947-70E740481C1C}">
                            <a14:useLocalDpi xmlns:a14="http://schemas.microsoft.com/office/drawing/2010/main" val="0"/>
                          </a:ext>
                        </a:extLst>
                      </a:blip>
                      <a:stretch>
                        <a:fillRect/>
                      </a:stretch>
                    </pic:blipFill>
                    <pic:spPr>
                      <a:xfrm>
                        <a:off x="0" y="0"/>
                        <a:ext cx="3876675" cy="2497455"/>
                      </a:xfrm>
                      <a:prstGeom prst="rect">
                        <a:avLst/>
                      </a:prstGeom>
                    </pic:spPr>
                  </pic:pic>
                </a:graphicData>
              </a:graphic>
              <wp14:sizeRelH relativeFrom="margin">
                <wp14:pctWidth>0</wp14:pctWidth>
              </wp14:sizeRelH>
              <wp14:sizeRelV relativeFrom="margin">
                <wp14:pctHeight>0</wp14:pctHeight>
              </wp14:sizeRelV>
            </wp:anchor>
          </w:drawing>
        </w:r>
      </w:ins>
    </w:p>
    <w:p w14:paraId="764AF1C0" w14:textId="6D8913AC" w:rsidR="00F67E9F" w:rsidRPr="00866836" w:rsidRDefault="00F67E9F" w:rsidP="006015B5">
      <w:pPr>
        <w:pStyle w:val="Heading5"/>
        <w:rPr>
          <w:ins w:id="1610" w:author="michael schneider" w:date="2013-12-03T10:21:00Z"/>
        </w:rPr>
        <w:pPrChange w:id="1611" w:author="michael schneider" w:date="2013-12-03T10:25:00Z">
          <w:pPr>
            <w:pStyle w:val="Heading3"/>
            <w:tabs>
              <w:tab w:val="left" w:pos="2970"/>
            </w:tabs>
          </w:pPr>
        </w:pPrChange>
      </w:pPr>
      <w:ins w:id="1612" w:author="michael schneider" w:date="2013-12-03T10:21:00Z">
        <w:r w:rsidRPr="00866836">
          <w:t>A Customer will login with their email address and password</w:t>
        </w:r>
      </w:ins>
    </w:p>
    <w:p w14:paraId="2E9720E0" w14:textId="362426B0" w:rsidR="00F67E9F" w:rsidRPr="00F67E9F" w:rsidRDefault="00F67E9F" w:rsidP="006015B5">
      <w:pPr>
        <w:pStyle w:val="Heading6"/>
        <w:ind w:left="3330" w:hanging="1170"/>
        <w:rPr>
          <w:ins w:id="1613" w:author="michael schneider" w:date="2013-12-03T10:21:00Z"/>
          <w:rPrChange w:id="1614" w:author="michael schneider" w:date="2013-12-03T10:22:00Z">
            <w:rPr>
              <w:ins w:id="1615" w:author="michael schneider" w:date="2013-12-03T10:21:00Z"/>
            </w:rPr>
          </w:rPrChange>
        </w:rPr>
        <w:pPrChange w:id="1616" w:author="michael schneider" w:date="2013-12-03T10:25:00Z">
          <w:pPr>
            <w:pStyle w:val="Heading4"/>
            <w:numPr>
              <w:ilvl w:val="0"/>
              <w:numId w:val="0"/>
            </w:numPr>
            <w:tabs>
              <w:tab w:val="left" w:pos="2970"/>
            </w:tabs>
            <w:ind w:left="3870" w:firstLine="270"/>
          </w:pPr>
        </w:pPrChange>
      </w:pPr>
      <w:ins w:id="1617" w:author="michael schneider" w:date="2013-12-03T10:21:00Z">
        <w:r w:rsidRPr="00866836">
          <w:t>&lt;</w:t>
        </w:r>
        <w:proofErr w:type="spellStart"/>
        <w:r w:rsidRPr="00866836">
          <w:t>email_address</w:t>
        </w:r>
        <w:proofErr w:type="spellEnd"/>
        <w:proofErr w:type="gramStart"/>
        <w:r w:rsidRPr="00866836">
          <w:t>&gt; :</w:t>
        </w:r>
        <w:proofErr w:type="gramEnd"/>
        <w:r w:rsidRPr="00866836">
          <w:t xml:space="preserve">:= </w:t>
        </w:r>
        <w:r w:rsidRPr="00866836">
          <w:rPr>
            <w:vertAlign w:val="superscript"/>
          </w:rPr>
          <w:t>1</w:t>
        </w:r>
        <w:r w:rsidRPr="00866836">
          <w:t>{alpha_numeric}</w:t>
        </w:r>
        <w:r w:rsidRPr="00866836">
          <w:rPr>
            <w:vertAlign w:val="superscript"/>
          </w:rPr>
          <w:t>30</w:t>
        </w:r>
        <w:r w:rsidRPr="00866836">
          <w:t>@</w:t>
        </w:r>
        <w:r w:rsidRPr="00866836">
          <w:rPr>
            <w:vertAlign w:val="superscript"/>
          </w:rPr>
          <w:t>1</w:t>
        </w:r>
        <w:r w:rsidRPr="00866836">
          <w:t>{alpha_numeric | . }</w:t>
        </w:r>
        <w:r w:rsidRPr="00866836">
          <w:rPr>
            <w:vertAlign w:val="superscript"/>
          </w:rPr>
          <w:t>30</w:t>
        </w:r>
        <w:r w:rsidRPr="00866836">
          <w:t xml:space="preserve">. </w:t>
        </w:r>
      </w:ins>
      <w:ins w:id="1618" w:author="michael schneider" w:date="2013-12-03T10:22:00Z">
        <w:r>
          <w:t xml:space="preserve">  </w:t>
        </w:r>
      </w:ins>
      <w:ins w:id="1619" w:author="michael schneider" w:date="2013-12-03T10:21:00Z">
        <w:r w:rsidRPr="00F67E9F">
          <w:rPr>
            <w:rFonts w:ascii="Tahoma" w:hAnsi="Tahoma" w:cs="Tahoma"/>
            <w:rPrChange w:id="1620" w:author="michael schneider" w:date="2013-12-03T10:22:00Z">
              <w:rPr/>
            </w:rPrChange>
          </w:rPr>
          <w:t>&lt;</w:t>
        </w:r>
        <w:proofErr w:type="gramStart"/>
        <w:r w:rsidRPr="00F67E9F">
          <w:rPr>
            <w:rFonts w:ascii="Tahoma" w:hAnsi="Tahoma" w:cs="Tahoma"/>
            <w:rPrChange w:id="1621" w:author="michael schneider" w:date="2013-12-03T10:22:00Z">
              <w:rPr/>
            </w:rPrChange>
          </w:rPr>
          <w:t>alpha</w:t>
        </w:r>
        <w:proofErr w:type="gramEnd"/>
        <w:r w:rsidRPr="00F67E9F">
          <w:rPr>
            <w:rFonts w:ascii="Tahoma" w:hAnsi="Tahoma" w:cs="Tahoma"/>
            <w:rPrChange w:id="1622" w:author="michael schneider" w:date="2013-12-03T10:22:00Z">
              <w:rPr/>
            </w:rPrChange>
          </w:rPr>
          <w:t>&gt;&lt;alpha&gt;&lt;alpha&gt;</w:t>
        </w:r>
      </w:ins>
    </w:p>
    <w:p w14:paraId="76D50DD5" w14:textId="7DA84CE8" w:rsidR="00F67E9F" w:rsidRPr="00866836" w:rsidRDefault="00F67E9F" w:rsidP="006015B5">
      <w:pPr>
        <w:pStyle w:val="Heading6"/>
        <w:ind w:left="3420" w:hanging="1260"/>
        <w:rPr>
          <w:ins w:id="1623" w:author="michael schneider" w:date="2013-12-03T10:21:00Z"/>
        </w:rPr>
        <w:pPrChange w:id="1624" w:author="michael schneider" w:date="2013-12-03T10:25:00Z">
          <w:pPr>
            <w:pStyle w:val="Heading5"/>
            <w:tabs>
              <w:tab w:val="left" w:pos="2970"/>
            </w:tabs>
          </w:pPr>
        </w:pPrChange>
      </w:pPr>
      <w:ins w:id="1625" w:author="michael schneider" w:date="2013-12-03T10:21:00Z">
        <w:r w:rsidRPr="00866836">
          <w:t>An email address must be RFC 2822 compliant.</w:t>
        </w:r>
      </w:ins>
    </w:p>
    <w:p w14:paraId="1A079340" w14:textId="6EE9323D" w:rsidR="0088096E" w:rsidRDefault="00F67E9F" w:rsidP="006015B5">
      <w:pPr>
        <w:pStyle w:val="Heading6"/>
        <w:ind w:left="3420" w:hanging="1260"/>
        <w:rPr>
          <w:ins w:id="1626" w:author="michael schneider" w:date="2013-12-03T10:23:00Z"/>
        </w:rPr>
        <w:pPrChange w:id="1627" w:author="michael schneider" w:date="2013-12-03T10:25:00Z">
          <w:pPr>
            <w:pStyle w:val="Heading2"/>
          </w:pPr>
        </w:pPrChange>
      </w:pPr>
      <w:ins w:id="1628" w:author="michael schneider" w:date="2013-12-03T10:21:00Z">
        <w:r w:rsidRPr="00866836">
          <w:t>&lt;password</w:t>
        </w:r>
        <w:proofErr w:type="gramStart"/>
        <w:r w:rsidRPr="00866836">
          <w:t>&gt; :</w:t>
        </w:r>
        <w:proofErr w:type="gramEnd"/>
        <w:r w:rsidRPr="00866836">
          <w:t xml:space="preserve">:= </w:t>
        </w:r>
        <w:r w:rsidRPr="00866836">
          <w:rPr>
            <w:vertAlign w:val="superscript"/>
          </w:rPr>
          <w:t>1</w:t>
        </w:r>
        <w:r w:rsidRPr="00866836">
          <w:t>{alpha_numeric}</w:t>
        </w:r>
        <w:r w:rsidRPr="00866836">
          <w:rPr>
            <w:vertAlign w:val="superscript"/>
          </w:rPr>
          <w:t>12</w:t>
        </w:r>
      </w:ins>
    </w:p>
    <w:p w14:paraId="469A6430" w14:textId="52DC0AB4" w:rsidR="009628CF" w:rsidRDefault="009628CF" w:rsidP="006015B5">
      <w:pPr>
        <w:pStyle w:val="Heading4"/>
        <w:rPr>
          <w:ins w:id="1629" w:author="michael schneider" w:date="2013-12-03T17:47:00Z"/>
        </w:rPr>
        <w:pPrChange w:id="1630" w:author="michael schneider" w:date="2013-12-03T10:25:00Z">
          <w:pPr>
            <w:pStyle w:val="Heading2"/>
            <w:tabs>
              <w:tab w:val="left" w:pos="2970"/>
            </w:tabs>
          </w:pPr>
        </w:pPrChange>
      </w:pPr>
      <w:moveToRangeStart w:id="1631" w:author="michael schneider" w:date="2013-12-03T10:24:00Z" w:name="move373829573"/>
      <w:moveTo w:id="1632" w:author="michael schneider" w:date="2013-12-03T10:24:00Z">
        <w:r w:rsidRPr="001D057E">
          <w:lastRenderedPageBreak/>
          <w:t>The system shall allow a customer to reset a forgotten password</w:t>
        </w:r>
      </w:moveTo>
    </w:p>
    <w:p w14:paraId="44A4E352" w14:textId="751627EC" w:rsidR="002F74B3" w:rsidRDefault="007B4026" w:rsidP="002F74B3">
      <w:pPr>
        <w:pStyle w:val="Heading5"/>
        <w:rPr>
          <w:ins w:id="1633" w:author="michael schneider" w:date="2013-12-03T17:47:00Z"/>
        </w:rPr>
        <w:pPrChange w:id="1634" w:author="michael schneider" w:date="2013-12-03T17:47:00Z">
          <w:pPr>
            <w:pStyle w:val="Heading2"/>
            <w:tabs>
              <w:tab w:val="left" w:pos="2970"/>
            </w:tabs>
          </w:pPr>
        </w:pPrChange>
      </w:pPr>
      <w:ins w:id="1635" w:author="michael schneider" w:date="2013-12-03T17:47:00Z">
        <w:r>
          <w:rPr>
            <w:noProof/>
          </w:rPr>
          <w:drawing>
            <wp:anchor distT="0" distB="0" distL="114300" distR="114300" simplePos="0" relativeHeight="251670528" behindDoc="0" locked="0" layoutInCell="1" allowOverlap="1" wp14:anchorId="4E26451A" wp14:editId="0861D7BC">
              <wp:simplePos x="0" y="0"/>
              <wp:positionH relativeFrom="column">
                <wp:posOffset>1558290</wp:posOffset>
              </wp:positionH>
              <wp:positionV relativeFrom="paragraph">
                <wp:posOffset>444500</wp:posOffset>
              </wp:positionV>
              <wp:extent cx="4316095" cy="2520950"/>
              <wp:effectExtent l="0" t="0" r="825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1.1.3 Reset password.jpg"/>
                      <pic:cNvPicPr/>
                    </pic:nvPicPr>
                    <pic:blipFill>
                      <a:blip r:embed="rId14">
                        <a:extLst>
                          <a:ext uri="{28A0092B-C50C-407E-A947-70E740481C1C}">
                            <a14:useLocalDpi xmlns:a14="http://schemas.microsoft.com/office/drawing/2010/main" val="0"/>
                          </a:ext>
                        </a:extLst>
                      </a:blip>
                      <a:stretch>
                        <a:fillRect/>
                      </a:stretch>
                    </pic:blipFill>
                    <pic:spPr>
                      <a:xfrm>
                        <a:off x="0" y="0"/>
                        <a:ext cx="4316095" cy="2520950"/>
                      </a:xfrm>
                      <a:prstGeom prst="rect">
                        <a:avLst/>
                      </a:prstGeom>
                    </pic:spPr>
                  </pic:pic>
                </a:graphicData>
              </a:graphic>
              <wp14:sizeRelH relativeFrom="page">
                <wp14:pctWidth>0</wp14:pctWidth>
              </wp14:sizeRelH>
              <wp14:sizeRelV relativeFrom="page">
                <wp14:pctHeight>0</wp14:pctHeight>
              </wp14:sizeRelV>
            </wp:anchor>
          </w:drawing>
        </w:r>
        <w:r w:rsidR="002F74B3">
          <w:t>User Interface</w:t>
        </w:r>
      </w:ins>
    </w:p>
    <w:p w14:paraId="4045A435" w14:textId="0E7C30B2" w:rsidR="002F74B3" w:rsidRPr="001D057E" w:rsidRDefault="002F74B3" w:rsidP="002F74B3">
      <w:pPr>
        <w:pStyle w:val="Heading5"/>
        <w:numPr>
          <w:ilvl w:val="0"/>
          <w:numId w:val="0"/>
        </w:numPr>
        <w:ind w:left="2880"/>
        <w:pPrChange w:id="1636" w:author="michael schneider" w:date="2013-12-03T17:47:00Z">
          <w:pPr>
            <w:pStyle w:val="Heading2"/>
            <w:tabs>
              <w:tab w:val="left" w:pos="2970"/>
            </w:tabs>
          </w:pPr>
        </w:pPrChange>
      </w:pPr>
    </w:p>
    <w:p w14:paraId="2C026D97" w14:textId="1031BDC5" w:rsidR="009628CF" w:rsidRPr="001D057E" w:rsidRDefault="009628CF" w:rsidP="008A5D12">
      <w:pPr>
        <w:pStyle w:val="Heading5"/>
        <w:ind w:left="2880" w:hanging="1080"/>
        <w:pPrChange w:id="1637" w:author="michael schneider" w:date="2013-12-03T10:25:00Z">
          <w:pPr>
            <w:pStyle w:val="Heading3"/>
            <w:tabs>
              <w:tab w:val="left" w:pos="2970"/>
            </w:tabs>
          </w:pPr>
        </w:pPrChange>
      </w:pPr>
      <w:moveTo w:id="1638" w:author="michael schneider" w:date="2013-12-03T10:24:00Z">
        <w:r w:rsidRPr="001D057E">
          <w:t>A Customer who has forgotten their password can request an email that contains a time sensitive link to change their password.</w:t>
        </w:r>
      </w:moveTo>
    </w:p>
    <w:p w14:paraId="7432FFC3" w14:textId="679611DA" w:rsidR="009628CF" w:rsidRPr="001D057E" w:rsidRDefault="009628CF" w:rsidP="006015B5">
      <w:pPr>
        <w:pStyle w:val="Heading5"/>
        <w:pPrChange w:id="1639" w:author="michael schneider" w:date="2013-12-03T10:26:00Z">
          <w:pPr>
            <w:pStyle w:val="Heading4"/>
            <w:tabs>
              <w:tab w:val="left" w:pos="2970"/>
            </w:tabs>
          </w:pPr>
        </w:pPrChange>
      </w:pPr>
      <w:moveTo w:id="1640" w:author="michael schneider" w:date="2013-12-03T10:24:00Z">
        <w:r w:rsidRPr="001D057E">
          <w:t>&lt;</w:t>
        </w:r>
        <w:proofErr w:type="spellStart"/>
        <w:r w:rsidRPr="001D057E">
          <w:t>new_password</w:t>
        </w:r>
        <w:proofErr w:type="spellEnd"/>
        <w:proofErr w:type="gramStart"/>
        <w:r w:rsidRPr="001D057E">
          <w:t>&gt; :</w:t>
        </w:r>
        <w:proofErr w:type="gramEnd"/>
        <w:r w:rsidRPr="001D057E">
          <w:t xml:space="preserve">= </w:t>
        </w:r>
        <w:r w:rsidRPr="001D057E">
          <w:rPr>
            <w:vertAlign w:val="superscript"/>
          </w:rPr>
          <w:t>1</w:t>
        </w:r>
        <w:r w:rsidRPr="001D057E">
          <w:t>{alpha_numeric}</w:t>
        </w:r>
        <w:r w:rsidRPr="001D057E">
          <w:rPr>
            <w:vertAlign w:val="superscript"/>
          </w:rPr>
          <w:t>12</w:t>
        </w:r>
      </w:moveTo>
    </w:p>
    <w:p w14:paraId="638AC7BC" w14:textId="172A7DDA" w:rsidR="00336AC0" w:rsidRDefault="009628CF" w:rsidP="006015B5">
      <w:pPr>
        <w:pStyle w:val="Heading5"/>
        <w:rPr>
          <w:ins w:id="1641" w:author="michael schneider" w:date="2013-12-03T18:34:00Z"/>
        </w:rPr>
      </w:pPr>
      <w:moveTo w:id="1642" w:author="michael schneider" w:date="2013-12-03T10:24:00Z">
        <w:r w:rsidRPr="001D057E">
          <w:t>&lt;</w:t>
        </w:r>
        <w:proofErr w:type="spellStart"/>
        <w:r w:rsidRPr="001D057E">
          <w:t>password_confirmation</w:t>
        </w:r>
        <w:proofErr w:type="spellEnd"/>
        <w:r w:rsidRPr="001D057E">
          <w:t>&gt; == &lt;</w:t>
        </w:r>
        <w:proofErr w:type="spellStart"/>
        <w:r w:rsidRPr="001D057E">
          <w:t>new_password</w:t>
        </w:r>
        <w:proofErr w:type="spellEnd"/>
        <w:r w:rsidRPr="001D057E">
          <w:t>&gt;</w:t>
        </w:r>
      </w:moveTo>
    </w:p>
    <w:p w14:paraId="542AE125" w14:textId="77777777" w:rsidR="00336AC0" w:rsidRDefault="00336AC0">
      <w:pPr>
        <w:suppressAutoHyphens w:val="0"/>
        <w:spacing w:line="259" w:lineRule="auto"/>
        <w:rPr>
          <w:ins w:id="1643" w:author="michael schneider" w:date="2013-12-03T18:34:00Z"/>
          <w:rFonts w:ascii="Arial" w:hAnsi="Arial"/>
          <w:sz w:val="22"/>
        </w:rPr>
      </w:pPr>
      <w:ins w:id="1644" w:author="michael schneider" w:date="2013-12-03T18:34:00Z">
        <w:r>
          <w:br w:type="page"/>
        </w:r>
      </w:ins>
    </w:p>
    <w:p w14:paraId="5745430F" w14:textId="77777777" w:rsidR="009628CF" w:rsidRPr="001D057E" w:rsidRDefault="009628CF" w:rsidP="00336AC0">
      <w:pPr>
        <w:pStyle w:val="Heading5"/>
        <w:numPr>
          <w:ilvl w:val="0"/>
          <w:numId w:val="0"/>
        </w:numPr>
        <w:ind w:left="2160"/>
        <w:pPrChange w:id="1645" w:author="michael schneider" w:date="2013-12-03T18:34:00Z">
          <w:pPr>
            <w:pStyle w:val="Heading4"/>
            <w:tabs>
              <w:tab w:val="left" w:pos="2970"/>
            </w:tabs>
          </w:pPr>
        </w:pPrChange>
      </w:pPr>
    </w:p>
    <w:moveToRangeEnd w:id="1631"/>
    <w:p w14:paraId="566CC70E" w14:textId="66D4F9C0" w:rsidR="009628CF" w:rsidRPr="0059630A" w:rsidRDefault="00B76CD0" w:rsidP="00B76CD0">
      <w:pPr>
        <w:pStyle w:val="Heading3"/>
        <w:rPr>
          <w:ins w:id="1646" w:author="michael schneider" w:date="2013-12-03T10:32:00Z"/>
          <w:rFonts w:ascii="Tahoma" w:hAnsi="Tahoma" w:cs="Tahoma"/>
          <w:b w:val="0"/>
          <w:rPrChange w:id="1647" w:author="michael schneider" w:date="2013-12-03T15:17:00Z">
            <w:rPr>
              <w:ins w:id="1648" w:author="michael schneider" w:date="2013-12-03T10:32:00Z"/>
              <w:b w:val="0"/>
            </w:rPr>
          </w:rPrChange>
        </w:rPr>
        <w:pPrChange w:id="1649" w:author="michael schneider" w:date="2013-12-03T10:32:00Z">
          <w:pPr>
            <w:pStyle w:val="Heading2"/>
          </w:pPr>
        </w:pPrChange>
      </w:pPr>
      <w:ins w:id="1650" w:author="michael schneider" w:date="2013-12-03T10:32:00Z">
        <w:r w:rsidRPr="0059630A">
          <w:rPr>
            <w:rFonts w:ascii="Tahoma" w:hAnsi="Tahoma" w:cs="Tahoma"/>
            <w:b w:val="0"/>
            <w:rPrChange w:id="1651" w:author="michael schneider" w:date="2013-12-03T15:17:00Z">
              <w:rPr>
                <w:b w:val="0"/>
              </w:rPr>
            </w:rPrChange>
          </w:rPr>
          <w:t>Blog Posts</w:t>
        </w:r>
      </w:ins>
      <w:ins w:id="1652" w:author="michael schneider" w:date="2013-12-03T12:29:00Z">
        <w:r w:rsidR="001B2B7D" w:rsidRPr="0059630A">
          <w:rPr>
            <w:rFonts w:ascii="Tahoma" w:hAnsi="Tahoma" w:cs="Tahoma"/>
            <w:b w:val="0"/>
            <w:rPrChange w:id="1653" w:author="michael schneider" w:date="2013-12-03T15:17:00Z">
              <w:rPr>
                <w:b w:val="0"/>
              </w:rPr>
            </w:rPrChange>
          </w:rPr>
          <w:t xml:space="preserve"> &amp; Webpage Information</w:t>
        </w:r>
      </w:ins>
    </w:p>
    <w:p w14:paraId="4E04DF17" w14:textId="6BBE8FDD" w:rsidR="00B76CD0" w:rsidRPr="00866836" w:rsidRDefault="00B76CD0" w:rsidP="00B76CD0">
      <w:pPr>
        <w:pStyle w:val="Heading4"/>
        <w:rPr>
          <w:ins w:id="1654" w:author="michael schneider" w:date="2013-12-03T10:34:00Z"/>
        </w:rPr>
        <w:pPrChange w:id="1655" w:author="michael schneider" w:date="2013-12-03T10:34:00Z">
          <w:pPr>
            <w:pStyle w:val="Heading2"/>
            <w:tabs>
              <w:tab w:val="left" w:pos="2970"/>
            </w:tabs>
          </w:pPr>
        </w:pPrChange>
      </w:pPr>
      <w:bookmarkStart w:id="1656" w:name="_Toc373662552"/>
      <w:ins w:id="1657" w:author="michael schneider" w:date="2013-12-03T10:34:00Z">
        <w:r w:rsidRPr="00866836">
          <w:t>The system shall allow a customer to view blog posts by visiting a blog page.</w:t>
        </w:r>
        <w:bookmarkEnd w:id="1656"/>
      </w:ins>
    </w:p>
    <w:p w14:paraId="2BEF66B9" w14:textId="5682A2E9" w:rsidR="00B76CD0" w:rsidRDefault="00282CDF" w:rsidP="00B76CD0">
      <w:pPr>
        <w:pStyle w:val="Heading5"/>
        <w:rPr>
          <w:ins w:id="1658" w:author="michael schneider" w:date="2013-12-03T17:49:00Z"/>
        </w:rPr>
        <w:pPrChange w:id="1659" w:author="michael schneider" w:date="2013-12-03T10:34:00Z">
          <w:pPr>
            <w:pStyle w:val="Heading3"/>
            <w:tabs>
              <w:tab w:val="left" w:pos="2970"/>
            </w:tabs>
          </w:pPr>
        </w:pPrChange>
      </w:pPr>
      <w:ins w:id="1660" w:author="michael schneider" w:date="2013-12-03T17:49:00Z">
        <w:r>
          <w:rPr>
            <w:noProof/>
          </w:rPr>
          <w:drawing>
            <wp:anchor distT="0" distB="0" distL="114300" distR="114300" simplePos="0" relativeHeight="251671552" behindDoc="0" locked="0" layoutInCell="1" allowOverlap="1" wp14:anchorId="08578F25" wp14:editId="1F63B0B7">
              <wp:simplePos x="0" y="0"/>
              <wp:positionH relativeFrom="page">
                <wp:posOffset>2085975</wp:posOffset>
              </wp:positionH>
              <wp:positionV relativeFrom="paragraph">
                <wp:posOffset>412750</wp:posOffset>
              </wp:positionV>
              <wp:extent cx="5619750" cy="348742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1.2.1 view blog page.jpg"/>
                      <pic:cNvPicPr/>
                    </pic:nvPicPr>
                    <pic:blipFill>
                      <a:blip r:embed="rId15">
                        <a:extLst>
                          <a:ext uri="{28A0092B-C50C-407E-A947-70E740481C1C}">
                            <a14:useLocalDpi xmlns:a14="http://schemas.microsoft.com/office/drawing/2010/main" val="0"/>
                          </a:ext>
                        </a:extLst>
                      </a:blip>
                      <a:stretch>
                        <a:fillRect/>
                      </a:stretch>
                    </pic:blipFill>
                    <pic:spPr>
                      <a:xfrm>
                        <a:off x="0" y="0"/>
                        <a:ext cx="5619750" cy="3487420"/>
                      </a:xfrm>
                      <a:prstGeom prst="rect">
                        <a:avLst/>
                      </a:prstGeom>
                    </pic:spPr>
                  </pic:pic>
                </a:graphicData>
              </a:graphic>
              <wp14:sizeRelH relativeFrom="page">
                <wp14:pctWidth>0</wp14:pctWidth>
              </wp14:sizeRelH>
              <wp14:sizeRelV relativeFrom="page">
                <wp14:pctHeight>0</wp14:pctHeight>
              </wp14:sizeRelV>
            </wp:anchor>
          </w:drawing>
        </w:r>
      </w:ins>
      <w:ins w:id="1661" w:author="michael schneider" w:date="2013-12-03T10:34:00Z">
        <w:r w:rsidR="00B76CD0" w:rsidRPr="00866836">
          <w:t>User Interface Design</w:t>
        </w:r>
      </w:ins>
    </w:p>
    <w:p w14:paraId="77559B33" w14:textId="01C75132" w:rsidR="004A19BF" w:rsidRPr="00866836" w:rsidRDefault="004A19BF" w:rsidP="004A19BF">
      <w:pPr>
        <w:pStyle w:val="Heading5"/>
        <w:numPr>
          <w:ilvl w:val="0"/>
          <w:numId w:val="0"/>
        </w:numPr>
        <w:ind w:left="2880"/>
        <w:rPr>
          <w:ins w:id="1662" w:author="michael schneider" w:date="2013-12-03T10:34:00Z"/>
        </w:rPr>
        <w:pPrChange w:id="1663" w:author="michael schneider" w:date="2013-12-03T17:49:00Z">
          <w:pPr>
            <w:pStyle w:val="Heading3"/>
            <w:tabs>
              <w:tab w:val="left" w:pos="2970"/>
            </w:tabs>
          </w:pPr>
        </w:pPrChange>
      </w:pPr>
    </w:p>
    <w:p w14:paraId="54DD86CD" w14:textId="493B3B76" w:rsidR="00B76CD0" w:rsidRPr="00866836" w:rsidRDefault="00B76CD0" w:rsidP="00B76CD0">
      <w:pPr>
        <w:pStyle w:val="Heading5"/>
        <w:rPr>
          <w:ins w:id="1664" w:author="michael schneider" w:date="2013-12-03T10:34:00Z"/>
        </w:rPr>
        <w:pPrChange w:id="1665" w:author="michael schneider" w:date="2013-12-03T10:34:00Z">
          <w:pPr>
            <w:pStyle w:val="Heading3"/>
            <w:tabs>
              <w:tab w:val="left" w:pos="2970"/>
            </w:tabs>
          </w:pPr>
        </w:pPrChange>
      </w:pPr>
      <w:ins w:id="1666" w:author="michael schneider" w:date="2013-12-03T10:34:00Z">
        <w:r w:rsidRPr="00866836">
          <w:t>Blog Page</w:t>
        </w:r>
      </w:ins>
    </w:p>
    <w:p w14:paraId="5189373F" w14:textId="39E66DFE" w:rsidR="00B76CD0" w:rsidRPr="00866836" w:rsidRDefault="00B76CD0" w:rsidP="00B76CD0">
      <w:pPr>
        <w:pStyle w:val="Heading6"/>
        <w:rPr>
          <w:ins w:id="1667" w:author="michael schneider" w:date="2013-12-03T10:34:00Z"/>
        </w:rPr>
        <w:pPrChange w:id="1668" w:author="michael schneider" w:date="2013-12-03T10:34:00Z">
          <w:pPr>
            <w:pStyle w:val="Heading4"/>
            <w:tabs>
              <w:tab w:val="left" w:pos="2970"/>
            </w:tabs>
          </w:pPr>
        </w:pPrChange>
      </w:pPr>
      <w:ins w:id="1669" w:author="michael schneider" w:date="2013-12-03T10:34:00Z">
        <w:r w:rsidRPr="00866836">
          <w:t xml:space="preserve">A blog page is a webpage containing blog posts.  A page’s content consists of blog posts, ordered by publication date with most recent post displayed first.  </w:t>
        </w:r>
      </w:ins>
    </w:p>
    <w:p w14:paraId="18193E63" w14:textId="36AB641F" w:rsidR="00937C89" w:rsidRDefault="00B76CD0" w:rsidP="00B76CD0">
      <w:pPr>
        <w:pStyle w:val="Heading6"/>
        <w:rPr>
          <w:ins w:id="1670" w:author="michael schneider" w:date="2013-12-03T17:52:00Z"/>
        </w:rPr>
      </w:pPr>
      <w:ins w:id="1671" w:author="michael schneider" w:date="2013-12-03T10:34:00Z">
        <w:r w:rsidRPr="00866836">
          <w:t>A blog page shall display ten blog posts at a time. Navigation options shall be provided at the bottom of a blog page to allow viewing older blog posts.</w:t>
        </w:r>
      </w:ins>
    </w:p>
    <w:p w14:paraId="682CDA24" w14:textId="77777777" w:rsidR="00937C89" w:rsidRDefault="00937C89">
      <w:pPr>
        <w:suppressAutoHyphens w:val="0"/>
        <w:spacing w:line="259" w:lineRule="auto"/>
        <w:rPr>
          <w:ins w:id="1672" w:author="michael schneider" w:date="2013-12-03T17:52:00Z"/>
          <w:rFonts w:ascii="Arial" w:hAnsi="Arial"/>
          <w:i/>
          <w:sz w:val="22"/>
        </w:rPr>
      </w:pPr>
      <w:ins w:id="1673" w:author="michael schneider" w:date="2013-12-03T17:52:00Z">
        <w:r>
          <w:br w:type="page"/>
        </w:r>
      </w:ins>
    </w:p>
    <w:p w14:paraId="0FA48C69" w14:textId="77777777" w:rsidR="00B76CD0" w:rsidRPr="00866836" w:rsidRDefault="00B76CD0" w:rsidP="00937C89">
      <w:pPr>
        <w:pStyle w:val="Heading6"/>
        <w:numPr>
          <w:ilvl w:val="0"/>
          <w:numId w:val="0"/>
        </w:numPr>
        <w:ind w:left="2520"/>
        <w:rPr>
          <w:ins w:id="1674" w:author="michael schneider" w:date="2013-12-03T10:34:00Z"/>
        </w:rPr>
        <w:pPrChange w:id="1675" w:author="michael schneider" w:date="2013-12-03T17:52:00Z">
          <w:pPr>
            <w:pStyle w:val="Heading4"/>
            <w:tabs>
              <w:tab w:val="left" w:pos="2970"/>
            </w:tabs>
          </w:pPr>
        </w:pPrChange>
      </w:pPr>
    </w:p>
    <w:p w14:paraId="5CB63D48" w14:textId="467CC82F" w:rsidR="00F976B0" w:rsidRPr="00866836" w:rsidRDefault="00B76CD0" w:rsidP="006760EF">
      <w:pPr>
        <w:pStyle w:val="Heading6"/>
        <w:rPr>
          <w:ins w:id="1676" w:author="michael schneider" w:date="2013-12-03T10:34:00Z"/>
        </w:rPr>
        <w:pPrChange w:id="1677" w:author="michael schneider" w:date="2013-12-03T18:29:00Z">
          <w:pPr>
            <w:pStyle w:val="Heading4"/>
            <w:tabs>
              <w:tab w:val="left" w:pos="2970"/>
            </w:tabs>
          </w:pPr>
        </w:pPrChange>
      </w:pPr>
      <w:ins w:id="1678" w:author="michael schneider" w:date="2013-12-03T10:34:00Z">
        <w:r w:rsidRPr="00866836">
          <w:t>The ‘Home Page’, ‘Blog Page’, and ‘</w:t>
        </w:r>
      </w:ins>
      <w:ins w:id="1679" w:author="michael schneider" w:date="2013-12-03T17:53:00Z">
        <w:r w:rsidR="00393809">
          <w:t>Frequently Asked Questions</w:t>
        </w:r>
      </w:ins>
      <w:ins w:id="1680" w:author="michael schneider" w:date="2013-12-03T10:34:00Z">
        <w:r w:rsidRPr="00866836">
          <w:t xml:space="preserve"> Page’ shall all be structured as blog pages.</w:t>
        </w:r>
      </w:ins>
    </w:p>
    <w:p w14:paraId="5AF814A0" w14:textId="26AF5D86" w:rsidR="00B76CD0" w:rsidRPr="00866836" w:rsidRDefault="00B76CD0" w:rsidP="00B76CD0">
      <w:pPr>
        <w:pStyle w:val="Heading5"/>
        <w:rPr>
          <w:ins w:id="1681" w:author="michael schneider" w:date="2013-12-03T10:34:00Z"/>
        </w:rPr>
        <w:pPrChange w:id="1682" w:author="michael schneider" w:date="2013-12-03T10:35:00Z">
          <w:pPr>
            <w:pStyle w:val="Heading3"/>
            <w:tabs>
              <w:tab w:val="left" w:pos="2970"/>
            </w:tabs>
          </w:pPr>
        </w:pPrChange>
      </w:pPr>
      <w:ins w:id="1683" w:author="michael schneider" w:date="2013-12-03T10:34:00Z">
        <w:r w:rsidRPr="00866836">
          <w:t>Blog Post</w:t>
        </w:r>
      </w:ins>
    </w:p>
    <w:p w14:paraId="7A3C345C" w14:textId="4957AFBE" w:rsidR="00B76CD0" w:rsidRPr="00866836" w:rsidRDefault="00B76CD0" w:rsidP="00B76CD0">
      <w:pPr>
        <w:pStyle w:val="Heading6"/>
        <w:ind w:left="3420" w:hanging="1260"/>
        <w:rPr>
          <w:ins w:id="1684" w:author="michael schneider" w:date="2013-12-03T10:34:00Z"/>
        </w:rPr>
        <w:pPrChange w:id="1685" w:author="michael schneider" w:date="2013-12-03T10:35:00Z">
          <w:pPr>
            <w:pStyle w:val="Heading4"/>
            <w:tabs>
              <w:tab w:val="left" w:pos="2970"/>
            </w:tabs>
          </w:pPr>
        </w:pPrChange>
      </w:pPr>
      <w:ins w:id="1686" w:author="michael schneider" w:date="2013-12-03T10:34:00Z">
        <w:r w:rsidRPr="00866836">
          <w:t>A blog post is a piece of administrator-created content viewed from a blog page.</w:t>
        </w:r>
      </w:ins>
    </w:p>
    <w:p w14:paraId="72B19F63" w14:textId="7F4643EC" w:rsidR="00B76CD0" w:rsidRPr="00866836" w:rsidRDefault="00B76CD0" w:rsidP="00B76CD0">
      <w:pPr>
        <w:pStyle w:val="Heading6"/>
        <w:ind w:left="3420" w:hanging="1260"/>
        <w:rPr>
          <w:ins w:id="1687" w:author="michael schneider" w:date="2013-12-03T10:34:00Z"/>
        </w:rPr>
        <w:pPrChange w:id="1688" w:author="michael schneider" w:date="2013-12-03T10:35:00Z">
          <w:pPr>
            <w:pStyle w:val="Heading4"/>
            <w:tabs>
              <w:tab w:val="left" w:pos="2970"/>
            </w:tabs>
          </w:pPr>
        </w:pPrChange>
      </w:pPr>
      <w:ins w:id="1689" w:author="michael schneider" w:date="2013-12-03T10:34:00Z">
        <w:r w:rsidRPr="00866836">
          <w:t>Title</w:t>
        </w:r>
      </w:ins>
    </w:p>
    <w:p w14:paraId="233C7D72" w14:textId="0AE52B78" w:rsidR="00B76CD0" w:rsidRPr="00866836" w:rsidRDefault="00B76CD0" w:rsidP="00B76CD0">
      <w:pPr>
        <w:pStyle w:val="Heading7"/>
        <w:ind w:left="3960" w:hanging="1440"/>
        <w:rPr>
          <w:ins w:id="1690" w:author="michael schneider" w:date="2013-12-03T10:34:00Z"/>
        </w:rPr>
        <w:pPrChange w:id="1691" w:author="michael schneider" w:date="2013-12-03T10:35:00Z">
          <w:pPr>
            <w:pStyle w:val="Heading5"/>
            <w:tabs>
              <w:tab w:val="left" w:pos="2970"/>
            </w:tabs>
          </w:pPr>
        </w:pPrChange>
      </w:pPr>
      <w:ins w:id="1692" w:author="michael schneider" w:date="2013-12-03T10:34:00Z">
        <w:r w:rsidRPr="00866836">
          <w:t>&lt;title</w:t>
        </w:r>
        <w:proofErr w:type="gramStart"/>
        <w:r w:rsidRPr="00866836">
          <w:t>&gt; :</w:t>
        </w:r>
        <w:proofErr w:type="gramEnd"/>
        <w:r w:rsidRPr="00866836">
          <w:t xml:space="preserve">:= </w:t>
        </w:r>
        <w:r w:rsidRPr="00866836">
          <w:rPr>
            <w:vertAlign w:val="superscript"/>
          </w:rPr>
          <w:t>1</w:t>
        </w:r>
        <w:r w:rsidRPr="00866836">
          <w:t>{alpha_numeric}</w:t>
        </w:r>
        <w:r w:rsidRPr="00866836">
          <w:rPr>
            <w:vertAlign w:val="superscript"/>
          </w:rPr>
          <w:t>20</w:t>
        </w:r>
      </w:ins>
    </w:p>
    <w:p w14:paraId="62A54837" w14:textId="7BAB825B" w:rsidR="00B76CD0" w:rsidRPr="00866836" w:rsidRDefault="00B76CD0" w:rsidP="00C22C01">
      <w:pPr>
        <w:pStyle w:val="Heading6"/>
        <w:ind w:left="3420" w:hanging="1260"/>
        <w:rPr>
          <w:ins w:id="1693" w:author="michael schneider" w:date="2013-12-03T10:34:00Z"/>
        </w:rPr>
        <w:pPrChange w:id="1694" w:author="michael schneider" w:date="2013-12-03T10:35:00Z">
          <w:pPr>
            <w:pStyle w:val="Heading4"/>
            <w:tabs>
              <w:tab w:val="left" w:pos="2970"/>
            </w:tabs>
          </w:pPr>
        </w:pPrChange>
      </w:pPr>
      <w:ins w:id="1695" w:author="michael schneider" w:date="2013-12-03T10:34:00Z">
        <w:r w:rsidRPr="00866836">
          <w:t>Content</w:t>
        </w:r>
      </w:ins>
    </w:p>
    <w:p w14:paraId="79D062F5" w14:textId="4A7C6158" w:rsidR="00B76CD0" w:rsidRPr="00866836" w:rsidRDefault="00B76CD0" w:rsidP="00C22C01">
      <w:pPr>
        <w:pStyle w:val="Heading7"/>
        <w:ind w:left="3960" w:hanging="1440"/>
        <w:rPr>
          <w:ins w:id="1696" w:author="michael schneider" w:date="2013-12-03T10:34:00Z"/>
        </w:rPr>
        <w:pPrChange w:id="1697" w:author="michael schneider" w:date="2013-12-03T10:36:00Z">
          <w:pPr>
            <w:pStyle w:val="Heading5"/>
            <w:tabs>
              <w:tab w:val="left" w:pos="2970"/>
            </w:tabs>
          </w:pPr>
        </w:pPrChange>
      </w:pPr>
      <w:ins w:id="1698" w:author="michael schneider" w:date="2013-12-03T10:34:00Z">
        <w:r w:rsidRPr="00866836">
          <w:t>The content of the blog post. Content shall be html-formatted, so that additional media like pictures and video can be included.</w:t>
        </w:r>
      </w:ins>
    </w:p>
    <w:p w14:paraId="4A71504F" w14:textId="777BFE49" w:rsidR="00B76CD0" w:rsidRPr="00866836" w:rsidRDefault="00B76CD0" w:rsidP="00C22C01">
      <w:pPr>
        <w:pStyle w:val="Heading7"/>
        <w:ind w:left="3960" w:hanging="1440"/>
        <w:rPr>
          <w:ins w:id="1699" w:author="michael schneider" w:date="2013-12-03T10:34:00Z"/>
        </w:rPr>
        <w:pPrChange w:id="1700" w:author="michael schneider" w:date="2013-12-03T10:36:00Z">
          <w:pPr>
            <w:pStyle w:val="Heading5"/>
            <w:tabs>
              <w:tab w:val="left" w:pos="2970"/>
            </w:tabs>
          </w:pPr>
        </w:pPrChange>
      </w:pPr>
      <w:ins w:id="1701" w:author="michael schneider" w:date="2013-12-03T10:34:00Z">
        <w:r w:rsidRPr="00866836">
          <w:t>&lt;content</w:t>
        </w:r>
        <w:proofErr w:type="gramStart"/>
        <w:r w:rsidRPr="00866836">
          <w:t>&gt; :</w:t>
        </w:r>
        <w:proofErr w:type="gramEnd"/>
        <w:r w:rsidRPr="00866836">
          <w:t xml:space="preserve">:= </w:t>
        </w:r>
        <w:r w:rsidRPr="00866836">
          <w:rPr>
            <w:vertAlign w:val="superscript"/>
          </w:rPr>
          <w:t>1</w:t>
        </w:r>
        <w:r w:rsidRPr="00866836">
          <w:t>{</w:t>
        </w:r>
        <w:proofErr w:type="spellStart"/>
        <w:r w:rsidRPr="00866836">
          <w:t>html_valid_chars</w:t>
        </w:r>
        <w:proofErr w:type="spellEnd"/>
        <w:r w:rsidRPr="00866836">
          <w:t>}</w:t>
        </w:r>
        <w:r w:rsidRPr="00866836">
          <w:rPr>
            <w:vertAlign w:val="superscript"/>
          </w:rPr>
          <w:t>30000</w:t>
        </w:r>
      </w:ins>
    </w:p>
    <w:p w14:paraId="7822B18D" w14:textId="5D13C9F9" w:rsidR="00B76CD0" w:rsidRPr="00866836" w:rsidRDefault="00B76CD0" w:rsidP="00C22C01">
      <w:pPr>
        <w:pStyle w:val="Heading6"/>
        <w:ind w:left="3420" w:hanging="1260"/>
        <w:rPr>
          <w:ins w:id="1702" w:author="michael schneider" w:date="2013-12-03T10:34:00Z"/>
        </w:rPr>
        <w:pPrChange w:id="1703" w:author="michael schneider" w:date="2013-12-03T10:36:00Z">
          <w:pPr>
            <w:pStyle w:val="Heading4"/>
            <w:tabs>
              <w:tab w:val="left" w:pos="2970"/>
            </w:tabs>
          </w:pPr>
        </w:pPrChange>
      </w:pPr>
      <w:ins w:id="1704" w:author="michael schneider" w:date="2013-12-03T10:34:00Z">
        <w:r w:rsidRPr="00866836">
          <w:t>Publication Date</w:t>
        </w:r>
      </w:ins>
    </w:p>
    <w:p w14:paraId="660259AB" w14:textId="036D55C3" w:rsidR="00B76CD0" w:rsidRPr="00866836" w:rsidRDefault="00B76CD0" w:rsidP="00C22C01">
      <w:pPr>
        <w:pStyle w:val="Heading7"/>
        <w:ind w:left="3960" w:hanging="1440"/>
        <w:rPr>
          <w:ins w:id="1705" w:author="michael schneider" w:date="2013-12-03T10:34:00Z"/>
        </w:rPr>
        <w:pPrChange w:id="1706" w:author="michael schneider" w:date="2013-12-03T10:36:00Z">
          <w:pPr>
            <w:pStyle w:val="Heading5"/>
            <w:tabs>
              <w:tab w:val="left" w:pos="2970"/>
            </w:tabs>
          </w:pPr>
        </w:pPrChange>
      </w:pPr>
      <w:ins w:id="1707" w:author="michael schneider" w:date="2013-12-03T10:34:00Z">
        <w:r w:rsidRPr="00866836">
          <w:t>The date/time when an administrator published this post. Automatically calculated.</w:t>
        </w:r>
      </w:ins>
    </w:p>
    <w:p w14:paraId="0336E13F" w14:textId="3D49C8BC" w:rsidR="00B76CD0" w:rsidRPr="00866836" w:rsidRDefault="00B76CD0" w:rsidP="00C22C01">
      <w:pPr>
        <w:pStyle w:val="Heading7"/>
        <w:ind w:left="3960" w:hanging="1440"/>
        <w:rPr>
          <w:ins w:id="1708" w:author="michael schneider" w:date="2013-12-03T10:34:00Z"/>
        </w:rPr>
        <w:pPrChange w:id="1709" w:author="michael schneider" w:date="2013-12-03T10:36:00Z">
          <w:pPr>
            <w:pStyle w:val="Heading5"/>
            <w:tabs>
              <w:tab w:val="left" w:pos="2970"/>
            </w:tabs>
          </w:pPr>
        </w:pPrChange>
      </w:pPr>
      <w:ins w:id="1710" w:author="michael schneider" w:date="2013-12-03T10:34:00Z">
        <w:r w:rsidRPr="00866836">
          <w:t>&lt;</w:t>
        </w:r>
        <w:proofErr w:type="spellStart"/>
        <w:r w:rsidRPr="00866836">
          <w:t>pub_date</w:t>
        </w:r>
        <w:proofErr w:type="spellEnd"/>
        <w:proofErr w:type="gramStart"/>
        <w:r w:rsidRPr="00866836">
          <w:t>&gt; :</w:t>
        </w:r>
        <w:proofErr w:type="gramEnd"/>
        <w:r w:rsidRPr="00866836">
          <w:t>:= &lt;</w:t>
        </w:r>
        <w:proofErr w:type="spellStart"/>
        <w:r w:rsidRPr="00866836">
          <w:t>date_time</w:t>
        </w:r>
        <w:proofErr w:type="spellEnd"/>
        <w:r w:rsidRPr="00866836">
          <w:t>&gt;</w:t>
        </w:r>
      </w:ins>
    </w:p>
    <w:p w14:paraId="6B6BE57B" w14:textId="42B8D737" w:rsidR="00B76CD0" w:rsidRPr="00866836" w:rsidRDefault="00B76CD0" w:rsidP="00C22C01">
      <w:pPr>
        <w:pStyle w:val="Heading6"/>
        <w:ind w:left="3420" w:hanging="1260"/>
        <w:rPr>
          <w:ins w:id="1711" w:author="michael schneider" w:date="2013-12-03T10:34:00Z"/>
        </w:rPr>
        <w:pPrChange w:id="1712" w:author="michael schneider" w:date="2013-12-03T10:37:00Z">
          <w:pPr>
            <w:pStyle w:val="Heading4"/>
            <w:tabs>
              <w:tab w:val="left" w:pos="2970"/>
            </w:tabs>
          </w:pPr>
        </w:pPrChange>
      </w:pPr>
      <w:ins w:id="1713" w:author="michael schneider" w:date="2013-12-03T10:34:00Z">
        <w:r w:rsidRPr="00866836">
          <w:t>Author</w:t>
        </w:r>
      </w:ins>
    </w:p>
    <w:p w14:paraId="254F9759" w14:textId="77777777" w:rsidR="00B76CD0" w:rsidRPr="00866836" w:rsidRDefault="00B76CD0" w:rsidP="00C22C01">
      <w:pPr>
        <w:pStyle w:val="Heading7"/>
        <w:ind w:left="3960" w:hanging="1440"/>
        <w:rPr>
          <w:ins w:id="1714" w:author="michael schneider" w:date="2013-12-03T10:34:00Z"/>
        </w:rPr>
        <w:pPrChange w:id="1715" w:author="michael schneider" w:date="2013-12-03T10:37:00Z">
          <w:pPr>
            <w:pStyle w:val="Heading5"/>
            <w:tabs>
              <w:tab w:val="left" w:pos="2970"/>
            </w:tabs>
          </w:pPr>
        </w:pPrChange>
      </w:pPr>
      <w:ins w:id="1716" w:author="michael schneider" w:date="2013-12-03T10:34:00Z">
        <w:r w:rsidRPr="00866836">
          <w:t>&lt;author</w:t>
        </w:r>
        <w:proofErr w:type="gramStart"/>
        <w:r w:rsidRPr="00866836">
          <w:t>&gt; :</w:t>
        </w:r>
        <w:proofErr w:type="gramEnd"/>
        <w:r w:rsidRPr="00866836">
          <w:t>:= &lt;</w:t>
        </w:r>
        <w:proofErr w:type="spellStart"/>
        <w:r w:rsidRPr="00866836">
          <w:t>first_name</w:t>
        </w:r>
        <w:proofErr w:type="spellEnd"/>
        <w:r w:rsidRPr="00866836">
          <w:t>&gt;&lt;whitespace&gt;&lt;</w:t>
        </w:r>
        <w:proofErr w:type="spellStart"/>
        <w:r w:rsidRPr="00866836">
          <w:t>last_name</w:t>
        </w:r>
        <w:proofErr w:type="spellEnd"/>
        <w:r w:rsidRPr="00866836">
          <w:t>&gt;</w:t>
        </w:r>
      </w:ins>
    </w:p>
    <w:p w14:paraId="796DFEE1" w14:textId="77777777" w:rsidR="00B76CD0" w:rsidRPr="00866836" w:rsidRDefault="00B76CD0" w:rsidP="00C22C01">
      <w:pPr>
        <w:pStyle w:val="Heading6"/>
        <w:rPr>
          <w:ins w:id="1717" w:author="michael schneider" w:date="2013-12-03T10:34:00Z"/>
        </w:rPr>
        <w:pPrChange w:id="1718" w:author="michael schneider" w:date="2013-12-03T10:37:00Z">
          <w:pPr>
            <w:pStyle w:val="Heading4"/>
            <w:tabs>
              <w:tab w:val="left" w:pos="2970"/>
            </w:tabs>
          </w:pPr>
        </w:pPrChange>
      </w:pPr>
      <w:ins w:id="1719" w:author="michael schneider" w:date="2013-12-03T10:34:00Z">
        <w:r w:rsidRPr="00866836">
          <w:t>Keywords</w:t>
        </w:r>
      </w:ins>
    </w:p>
    <w:p w14:paraId="0BD7FDDF" w14:textId="77777777" w:rsidR="00B76CD0" w:rsidRPr="00866836" w:rsidRDefault="00B76CD0" w:rsidP="00C22C01">
      <w:pPr>
        <w:pStyle w:val="Heading7"/>
        <w:ind w:left="3960" w:hanging="1440"/>
        <w:rPr>
          <w:ins w:id="1720" w:author="michael schneider" w:date="2013-12-03T10:34:00Z"/>
        </w:rPr>
        <w:pPrChange w:id="1721" w:author="michael schneider" w:date="2013-12-03T10:37:00Z">
          <w:pPr>
            <w:pStyle w:val="Heading5"/>
            <w:tabs>
              <w:tab w:val="left" w:pos="2970"/>
            </w:tabs>
          </w:pPr>
        </w:pPrChange>
      </w:pPr>
      <w:ins w:id="1722" w:author="michael schneider" w:date="2013-12-03T10:34:00Z">
        <w:r w:rsidRPr="00866836">
          <w:t>A list of administrator-selected keywords which categorize the content of a blog post.</w:t>
        </w:r>
      </w:ins>
    </w:p>
    <w:p w14:paraId="47B4F646" w14:textId="4C1DE157" w:rsidR="00B76CD0" w:rsidRPr="00A842B9" w:rsidRDefault="00B76CD0" w:rsidP="006B4E5B">
      <w:pPr>
        <w:pStyle w:val="Heading7"/>
        <w:ind w:left="3960" w:hanging="1440"/>
        <w:rPr>
          <w:ins w:id="1723" w:author="michael schneider" w:date="2013-12-03T12:24:00Z"/>
          <w:rPrChange w:id="1724" w:author="michael schneider" w:date="2013-12-03T12:24:00Z">
            <w:rPr>
              <w:ins w:id="1725" w:author="michael schneider" w:date="2013-12-03T12:24:00Z"/>
              <w:vertAlign w:val="superscript"/>
            </w:rPr>
          </w:rPrChange>
        </w:rPr>
        <w:pPrChange w:id="1726" w:author="michael schneider" w:date="2013-12-03T12:19:00Z">
          <w:pPr>
            <w:pStyle w:val="Heading2"/>
          </w:pPr>
        </w:pPrChange>
      </w:pPr>
      <w:ins w:id="1727" w:author="michael schneider" w:date="2013-12-03T10:34:00Z">
        <w:r w:rsidRPr="00866836">
          <w:t>&lt;keywords</w:t>
        </w:r>
        <w:proofErr w:type="gramStart"/>
        <w:r w:rsidRPr="00866836">
          <w:t>&gt; :</w:t>
        </w:r>
        <w:proofErr w:type="gramEnd"/>
        <w:r w:rsidRPr="00866836">
          <w:t xml:space="preserve">:= </w:t>
        </w:r>
        <w:r w:rsidRPr="00866836">
          <w:rPr>
            <w:vertAlign w:val="superscript"/>
          </w:rPr>
          <w:t>1</w:t>
        </w:r>
        <w:r w:rsidRPr="00866836">
          <w:t>{keyword}</w:t>
        </w:r>
        <w:r w:rsidRPr="00866836">
          <w:rPr>
            <w:vertAlign w:val="superscript"/>
          </w:rPr>
          <w:t>10</w:t>
        </w:r>
      </w:ins>
    </w:p>
    <w:p w14:paraId="2A6A90AF" w14:textId="77777777" w:rsidR="00A842B9" w:rsidRPr="001D057E" w:rsidDel="00A842B9" w:rsidRDefault="00A842B9" w:rsidP="00623D7F">
      <w:pPr>
        <w:pStyle w:val="Heading7"/>
        <w:ind w:left="3960" w:hanging="1440"/>
        <w:rPr>
          <w:del w:id="1728" w:author="michael schneider" w:date="2013-12-03T12:24:00Z"/>
        </w:rPr>
        <w:pPrChange w:id="1729" w:author="michael schneider" w:date="2013-12-03T12:25:00Z">
          <w:pPr>
            <w:pStyle w:val="Heading6"/>
            <w:tabs>
              <w:tab w:val="left" w:pos="3420"/>
            </w:tabs>
          </w:pPr>
        </w:pPrChange>
      </w:pPr>
      <w:moveToRangeStart w:id="1730" w:author="michael schneider" w:date="2013-12-03T12:24:00Z" w:name="move373836822"/>
      <w:moveTo w:id="1731" w:author="michael schneider" w:date="2013-12-03T12:24:00Z">
        <w:r w:rsidRPr="001D057E">
          <w:t>&lt;keyword</w:t>
        </w:r>
        <w:proofErr w:type="gramStart"/>
        <w:r w:rsidRPr="001D057E">
          <w:t>&gt; :</w:t>
        </w:r>
        <w:proofErr w:type="gramEnd"/>
        <w:r w:rsidRPr="001D057E">
          <w:t xml:space="preserve">:= </w:t>
        </w:r>
        <w:r w:rsidRPr="001D057E">
          <w:rPr>
            <w:vertAlign w:val="superscript"/>
          </w:rPr>
          <w:t>1</w:t>
        </w:r>
        <w:r w:rsidRPr="001D057E">
          <w:t>{alpha_numeric}</w:t>
        </w:r>
        <w:r w:rsidRPr="001D057E">
          <w:rPr>
            <w:vertAlign w:val="superscript"/>
          </w:rPr>
          <w:t>20</w:t>
        </w:r>
      </w:moveTo>
    </w:p>
    <w:moveToRangeEnd w:id="1730"/>
    <w:p w14:paraId="7C2B7669" w14:textId="77777777" w:rsidR="00A842B9" w:rsidRPr="00B76CD0" w:rsidRDefault="00A842B9" w:rsidP="00623D7F">
      <w:pPr>
        <w:pStyle w:val="Heading7"/>
        <w:ind w:left="3960" w:hanging="1440"/>
        <w:rPr>
          <w:rPrChange w:id="1732" w:author="michael schneider" w:date="2013-12-03T10:32:00Z">
            <w:rPr/>
          </w:rPrChange>
        </w:rPr>
        <w:pPrChange w:id="1733" w:author="michael schneider" w:date="2013-12-03T12:25:00Z">
          <w:pPr>
            <w:pStyle w:val="Heading2"/>
          </w:pPr>
        </w:pPrChange>
      </w:pPr>
    </w:p>
    <w:p w14:paraId="400372EF" w14:textId="0A3FFE35" w:rsidR="00214146" w:rsidRPr="0088096E" w:rsidDel="00954C99" w:rsidRDefault="00214146" w:rsidP="006B4E5B">
      <w:pPr>
        <w:pStyle w:val="Heading4"/>
        <w:rPr>
          <w:del w:id="1734" w:author="michael schneider" w:date="2013-12-03T12:17:00Z"/>
          <w:rPrChange w:id="1735" w:author="michael schneider" w:date="2013-12-03T09:17:00Z">
            <w:rPr>
              <w:del w:id="1736" w:author="michael schneider" w:date="2013-12-03T12:17:00Z"/>
              <w:rFonts w:ascii="Tahoma" w:hAnsi="Tahoma" w:cs="Tahoma"/>
            </w:rPr>
          </w:rPrChange>
        </w:rPr>
        <w:pPrChange w:id="1737" w:author="michael schneider" w:date="2013-12-03T12:19:00Z">
          <w:pPr>
            <w:pStyle w:val="Heading3"/>
          </w:pPr>
        </w:pPrChange>
      </w:pPr>
      <w:del w:id="1738" w:author="michael schneider" w:date="2013-12-03T12:17:00Z">
        <w:r w:rsidRPr="0088096E" w:rsidDel="00954C99">
          <w:rPr>
            <w:rPrChange w:id="1739" w:author="michael schneider" w:date="2013-12-03T09:17:00Z">
              <w:rPr>
                <w:rFonts w:ascii="Tahoma" w:hAnsi="Tahoma" w:cs="Tahoma"/>
              </w:rPr>
            </w:rPrChange>
          </w:rPr>
          <w:delText>User Interface Design</w:delText>
        </w:r>
      </w:del>
    </w:p>
    <w:p w14:paraId="5F5D0BF8" w14:textId="5407E675" w:rsidR="00214146" w:rsidRPr="0088096E" w:rsidDel="00954C99" w:rsidRDefault="00214146" w:rsidP="006B4E5B">
      <w:pPr>
        <w:pStyle w:val="Heading4"/>
        <w:rPr>
          <w:del w:id="1740" w:author="michael schneider" w:date="2013-12-03T12:17:00Z"/>
          <w:highlight w:val="yellow"/>
          <w:rPrChange w:id="1741" w:author="michael schneider" w:date="2013-12-03T09:17:00Z">
            <w:rPr>
              <w:del w:id="1742" w:author="michael schneider" w:date="2013-12-03T12:17:00Z"/>
              <w:rFonts w:ascii="Tahoma" w:hAnsi="Tahoma" w:cs="Tahoma"/>
              <w:highlight w:val="yellow"/>
            </w:rPr>
          </w:rPrChange>
        </w:rPr>
        <w:pPrChange w:id="1743" w:author="michael schneider" w:date="2013-12-03T12:19:00Z">
          <w:pPr>
            <w:pStyle w:val="Heading4"/>
            <w:ind w:left="1530" w:firstLine="450"/>
          </w:pPr>
        </w:pPrChange>
      </w:pPr>
      <w:del w:id="1744" w:author="michael schneider" w:date="2013-12-03T12:17:00Z">
        <w:r w:rsidRPr="0088096E" w:rsidDel="00954C99">
          <w:rPr>
            <w:highlight w:val="yellow"/>
            <w:rPrChange w:id="1745" w:author="michael schneider" w:date="2013-12-03T09:17:00Z">
              <w:rPr>
                <w:rFonts w:ascii="Tahoma" w:hAnsi="Tahoma" w:cs="Tahoma"/>
                <w:highlight w:val="yellow"/>
              </w:rPr>
            </w:rPrChange>
          </w:rPr>
          <w:delText>&lt;TODO&gt;</w:delText>
        </w:r>
      </w:del>
    </w:p>
    <w:p w14:paraId="0FA11E6F" w14:textId="4E2100FA" w:rsidR="00214146" w:rsidRPr="0088096E" w:rsidDel="00954C99" w:rsidRDefault="00214146" w:rsidP="006B4E5B">
      <w:pPr>
        <w:pStyle w:val="Heading4"/>
        <w:rPr>
          <w:del w:id="1746" w:author="michael schneider" w:date="2013-12-03T12:17:00Z"/>
          <w:rPrChange w:id="1747" w:author="michael schneider" w:date="2013-12-03T09:17:00Z">
            <w:rPr>
              <w:del w:id="1748" w:author="michael schneider" w:date="2013-12-03T12:17:00Z"/>
              <w:rFonts w:ascii="Tahoma" w:hAnsi="Tahoma" w:cs="Tahoma"/>
            </w:rPr>
          </w:rPrChange>
        </w:rPr>
        <w:pPrChange w:id="1749" w:author="michael schneider" w:date="2013-12-03T12:19:00Z">
          <w:pPr>
            <w:pStyle w:val="Heading3"/>
            <w:tabs>
              <w:tab w:val="left" w:pos="2970"/>
            </w:tabs>
          </w:pPr>
        </w:pPrChange>
      </w:pPr>
      <w:del w:id="1750" w:author="michael schneider" w:date="2013-12-03T12:17:00Z">
        <w:r w:rsidRPr="0088096E" w:rsidDel="00954C99">
          <w:rPr>
            <w:rPrChange w:id="1751" w:author="michael schneider" w:date="2013-12-03T09:17:00Z">
              <w:rPr>
                <w:rFonts w:ascii="Tahoma" w:hAnsi="Tahoma" w:cs="Tahoma"/>
              </w:rPr>
            </w:rPrChange>
          </w:rPr>
          <w:delText>Blog Page</w:delText>
        </w:r>
      </w:del>
    </w:p>
    <w:p w14:paraId="33194D09" w14:textId="29DA0DB2" w:rsidR="00214146" w:rsidRPr="0088096E" w:rsidDel="00954C99" w:rsidRDefault="00214146" w:rsidP="006B4E5B">
      <w:pPr>
        <w:pStyle w:val="Heading4"/>
        <w:rPr>
          <w:del w:id="1752" w:author="michael schneider" w:date="2013-12-03T12:17:00Z"/>
          <w:rPrChange w:id="1753" w:author="michael schneider" w:date="2013-12-03T09:17:00Z">
            <w:rPr>
              <w:del w:id="1754" w:author="michael schneider" w:date="2013-12-03T12:17:00Z"/>
              <w:rFonts w:ascii="Tahoma" w:hAnsi="Tahoma" w:cs="Tahoma"/>
            </w:rPr>
          </w:rPrChange>
        </w:rPr>
        <w:pPrChange w:id="1755" w:author="michael schneider" w:date="2013-12-03T12:19:00Z">
          <w:pPr>
            <w:pStyle w:val="Heading4"/>
            <w:tabs>
              <w:tab w:val="left" w:pos="2970"/>
            </w:tabs>
          </w:pPr>
        </w:pPrChange>
      </w:pPr>
      <w:del w:id="1756" w:author="michael schneider" w:date="2013-12-03T12:17:00Z">
        <w:r w:rsidRPr="0088096E" w:rsidDel="00954C99">
          <w:rPr>
            <w:rPrChange w:id="1757" w:author="michael schneider" w:date="2013-12-03T09:17:00Z">
              <w:rPr>
                <w:rFonts w:ascii="Tahoma" w:hAnsi="Tahoma" w:cs="Tahoma"/>
              </w:rPr>
            </w:rPrChange>
          </w:rPr>
          <w:delText xml:space="preserve">A blog page is a webpage containing blog posts.  A page’s content consists of blog posts, ordered by publication date with most recent post displayed first.  </w:delText>
        </w:r>
      </w:del>
    </w:p>
    <w:p w14:paraId="6CAD1B66" w14:textId="2D4C3A56" w:rsidR="00214146" w:rsidRPr="0088096E" w:rsidDel="00954C99" w:rsidRDefault="00214146" w:rsidP="006B4E5B">
      <w:pPr>
        <w:pStyle w:val="Heading4"/>
        <w:rPr>
          <w:del w:id="1758" w:author="michael schneider" w:date="2013-12-03T12:17:00Z"/>
          <w:rPrChange w:id="1759" w:author="michael schneider" w:date="2013-12-03T09:17:00Z">
            <w:rPr>
              <w:del w:id="1760" w:author="michael schneider" w:date="2013-12-03T12:17:00Z"/>
              <w:rFonts w:ascii="Tahoma" w:hAnsi="Tahoma" w:cs="Tahoma"/>
            </w:rPr>
          </w:rPrChange>
        </w:rPr>
        <w:pPrChange w:id="1761" w:author="michael schneider" w:date="2013-12-03T12:19:00Z">
          <w:pPr>
            <w:pStyle w:val="Heading4"/>
            <w:tabs>
              <w:tab w:val="left" w:pos="2970"/>
            </w:tabs>
          </w:pPr>
        </w:pPrChange>
      </w:pPr>
      <w:del w:id="1762" w:author="michael schneider" w:date="2013-12-03T12:17:00Z">
        <w:r w:rsidRPr="0088096E" w:rsidDel="00954C99">
          <w:rPr>
            <w:rPrChange w:id="1763" w:author="michael schneider" w:date="2013-12-03T09:17:00Z">
              <w:rPr>
                <w:rFonts w:ascii="Tahoma" w:hAnsi="Tahoma" w:cs="Tahoma"/>
              </w:rPr>
            </w:rPrChange>
          </w:rPr>
          <w:delText>A blog page shall display ten blog posts at a time. Navigation options shall be provided at the bottom of a blog page to allow viewing older blog posts.</w:delText>
        </w:r>
      </w:del>
    </w:p>
    <w:p w14:paraId="4800FCAF" w14:textId="5ED91BB4" w:rsidR="00214146" w:rsidRPr="0088096E" w:rsidDel="00954C99" w:rsidRDefault="00214146" w:rsidP="006B4E5B">
      <w:pPr>
        <w:pStyle w:val="Heading4"/>
        <w:rPr>
          <w:del w:id="1764" w:author="michael schneider" w:date="2013-12-03T12:17:00Z"/>
          <w:rPrChange w:id="1765" w:author="michael schneider" w:date="2013-12-03T09:17:00Z">
            <w:rPr>
              <w:del w:id="1766" w:author="michael schneider" w:date="2013-12-03T12:17:00Z"/>
              <w:rFonts w:ascii="Tahoma" w:hAnsi="Tahoma" w:cs="Tahoma"/>
            </w:rPr>
          </w:rPrChange>
        </w:rPr>
        <w:pPrChange w:id="1767" w:author="michael schneider" w:date="2013-12-03T12:19:00Z">
          <w:pPr>
            <w:pStyle w:val="Heading4"/>
            <w:tabs>
              <w:tab w:val="left" w:pos="2970"/>
            </w:tabs>
          </w:pPr>
        </w:pPrChange>
      </w:pPr>
      <w:del w:id="1768" w:author="michael schneider" w:date="2013-12-03T12:17:00Z">
        <w:r w:rsidRPr="0088096E" w:rsidDel="00954C99">
          <w:rPr>
            <w:rPrChange w:id="1769" w:author="michael schneider" w:date="2013-12-03T09:17:00Z">
              <w:rPr>
                <w:rFonts w:ascii="Tahoma" w:hAnsi="Tahoma" w:cs="Tahoma"/>
              </w:rPr>
            </w:rPrChange>
          </w:rPr>
          <w:delText>The ‘Home Page’, ‘Blog Page’, and ‘Q&amp;A Page’ shall all be structured as blog pages.</w:delText>
        </w:r>
      </w:del>
    </w:p>
    <w:p w14:paraId="68EA9D50" w14:textId="4A08A321" w:rsidR="00214146" w:rsidRPr="0088096E" w:rsidDel="00954C99" w:rsidRDefault="00214146" w:rsidP="006B4E5B">
      <w:pPr>
        <w:pStyle w:val="Heading4"/>
        <w:rPr>
          <w:del w:id="1770" w:author="michael schneider" w:date="2013-12-03T12:17:00Z"/>
          <w:rPrChange w:id="1771" w:author="michael schneider" w:date="2013-12-03T09:17:00Z">
            <w:rPr>
              <w:del w:id="1772" w:author="michael schneider" w:date="2013-12-03T12:17:00Z"/>
              <w:rFonts w:ascii="Tahoma" w:hAnsi="Tahoma" w:cs="Tahoma"/>
            </w:rPr>
          </w:rPrChange>
        </w:rPr>
        <w:pPrChange w:id="1773" w:author="michael schneider" w:date="2013-12-03T12:19:00Z">
          <w:pPr>
            <w:pStyle w:val="Heading3"/>
            <w:tabs>
              <w:tab w:val="left" w:pos="2970"/>
            </w:tabs>
          </w:pPr>
        </w:pPrChange>
      </w:pPr>
      <w:del w:id="1774" w:author="michael schneider" w:date="2013-12-03T12:17:00Z">
        <w:r w:rsidRPr="0088096E" w:rsidDel="00954C99">
          <w:rPr>
            <w:rPrChange w:id="1775" w:author="michael schneider" w:date="2013-12-03T09:17:00Z">
              <w:rPr>
                <w:rFonts w:ascii="Tahoma" w:hAnsi="Tahoma" w:cs="Tahoma"/>
              </w:rPr>
            </w:rPrChange>
          </w:rPr>
          <w:delText>Blog Post</w:delText>
        </w:r>
      </w:del>
    </w:p>
    <w:p w14:paraId="0BA1FACE" w14:textId="4867018E" w:rsidR="00214146" w:rsidRPr="0088096E" w:rsidDel="00954C99" w:rsidRDefault="00214146" w:rsidP="006B4E5B">
      <w:pPr>
        <w:pStyle w:val="Heading4"/>
        <w:rPr>
          <w:del w:id="1776" w:author="michael schneider" w:date="2013-12-03T12:17:00Z"/>
          <w:rPrChange w:id="1777" w:author="michael schneider" w:date="2013-12-03T09:17:00Z">
            <w:rPr>
              <w:del w:id="1778" w:author="michael schneider" w:date="2013-12-03T12:17:00Z"/>
              <w:rFonts w:ascii="Tahoma" w:hAnsi="Tahoma" w:cs="Tahoma"/>
            </w:rPr>
          </w:rPrChange>
        </w:rPr>
        <w:pPrChange w:id="1779" w:author="michael schneider" w:date="2013-12-03T12:19:00Z">
          <w:pPr>
            <w:pStyle w:val="Heading4"/>
            <w:tabs>
              <w:tab w:val="left" w:pos="2970"/>
            </w:tabs>
          </w:pPr>
        </w:pPrChange>
      </w:pPr>
      <w:del w:id="1780" w:author="michael schneider" w:date="2013-12-03T12:17:00Z">
        <w:r w:rsidRPr="0088096E" w:rsidDel="00954C99">
          <w:rPr>
            <w:rPrChange w:id="1781" w:author="michael schneider" w:date="2013-12-03T09:17:00Z">
              <w:rPr>
                <w:rFonts w:ascii="Tahoma" w:hAnsi="Tahoma" w:cs="Tahoma"/>
              </w:rPr>
            </w:rPrChange>
          </w:rPr>
          <w:delText>A blog post is a piece of administrator-created content viewed from a blog page.</w:delText>
        </w:r>
      </w:del>
    </w:p>
    <w:p w14:paraId="601F6429" w14:textId="32B372E3" w:rsidR="00214146" w:rsidRPr="0088096E" w:rsidDel="00954C99" w:rsidRDefault="00214146" w:rsidP="006B4E5B">
      <w:pPr>
        <w:pStyle w:val="Heading4"/>
        <w:rPr>
          <w:del w:id="1782" w:author="michael schneider" w:date="2013-12-03T12:17:00Z"/>
          <w:rPrChange w:id="1783" w:author="michael schneider" w:date="2013-12-03T09:17:00Z">
            <w:rPr>
              <w:del w:id="1784" w:author="michael schneider" w:date="2013-12-03T12:17:00Z"/>
              <w:rFonts w:ascii="Tahoma" w:hAnsi="Tahoma" w:cs="Tahoma"/>
            </w:rPr>
          </w:rPrChange>
        </w:rPr>
        <w:pPrChange w:id="1785" w:author="michael schneider" w:date="2013-12-03T12:19:00Z">
          <w:pPr>
            <w:pStyle w:val="Heading4"/>
            <w:tabs>
              <w:tab w:val="left" w:pos="2970"/>
            </w:tabs>
          </w:pPr>
        </w:pPrChange>
      </w:pPr>
      <w:del w:id="1786" w:author="michael schneider" w:date="2013-12-03T12:17:00Z">
        <w:r w:rsidRPr="0088096E" w:rsidDel="00954C99">
          <w:rPr>
            <w:rPrChange w:id="1787" w:author="michael schneider" w:date="2013-12-03T09:17:00Z">
              <w:rPr>
                <w:rFonts w:ascii="Tahoma" w:hAnsi="Tahoma" w:cs="Tahoma"/>
              </w:rPr>
            </w:rPrChange>
          </w:rPr>
          <w:delText>Title</w:delText>
        </w:r>
      </w:del>
    </w:p>
    <w:p w14:paraId="2F5262FF" w14:textId="2BF1CC53" w:rsidR="00214146" w:rsidRPr="0088096E" w:rsidDel="00954C99" w:rsidRDefault="00214146" w:rsidP="006B4E5B">
      <w:pPr>
        <w:pStyle w:val="Heading4"/>
        <w:rPr>
          <w:del w:id="1788" w:author="michael schneider" w:date="2013-12-03T12:17:00Z"/>
          <w:rPrChange w:id="1789" w:author="michael schneider" w:date="2013-12-03T09:17:00Z">
            <w:rPr>
              <w:del w:id="1790" w:author="michael schneider" w:date="2013-12-03T12:17:00Z"/>
              <w:rFonts w:ascii="Tahoma" w:hAnsi="Tahoma" w:cs="Tahoma"/>
            </w:rPr>
          </w:rPrChange>
        </w:rPr>
        <w:pPrChange w:id="1791" w:author="michael schneider" w:date="2013-12-03T12:19:00Z">
          <w:pPr>
            <w:pStyle w:val="Heading5"/>
            <w:tabs>
              <w:tab w:val="left" w:pos="2970"/>
            </w:tabs>
          </w:pPr>
        </w:pPrChange>
      </w:pPr>
      <w:del w:id="1792" w:author="michael schneider" w:date="2013-12-03T12:17:00Z">
        <w:r w:rsidRPr="0088096E" w:rsidDel="00954C99">
          <w:rPr>
            <w:rPrChange w:id="1793" w:author="michael schneider" w:date="2013-12-03T09:17:00Z">
              <w:rPr>
                <w:rFonts w:ascii="Tahoma" w:hAnsi="Tahoma" w:cs="Tahoma"/>
              </w:rPr>
            </w:rPrChange>
          </w:rPr>
          <w:delText xml:space="preserve">&lt;title&gt; ::= </w:delText>
        </w:r>
        <w:r w:rsidRPr="0088096E" w:rsidDel="00954C99">
          <w:rPr>
            <w:vertAlign w:val="superscript"/>
            <w:rPrChange w:id="1794" w:author="michael schneider" w:date="2013-12-03T09:17:00Z">
              <w:rPr>
                <w:rFonts w:ascii="Tahoma" w:hAnsi="Tahoma" w:cs="Tahoma"/>
                <w:vertAlign w:val="superscript"/>
              </w:rPr>
            </w:rPrChange>
          </w:rPr>
          <w:delText>1</w:delText>
        </w:r>
        <w:r w:rsidRPr="0088096E" w:rsidDel="00954C99">
          <w:rPr>
            <w:rPrChange w:id="1795" w:author="michael schneider" w:date="2013-12-03T09:17:00Z">
              <w:rPr>
                <w:rFonts w:ascii="Tahoma" w:hAnsi="Tahoma" w:cs="Tahoma"/>
              </w:rPr>
            </w:rPrChange>
          </w:rPr>
          <w:delText>{alpha_numeric}</w:delText>
        </w:r>
        <w:r w:rsidRPr="0088096E" w:rsidDel="00954C99">
          <w:rPr>
            <w:vertAlign w:val="superscript"/>
            <w:rPrChange w:id="1796" w:author="michael schneider" w:date="2013-12-03T09:17:00Z">
              <w:rPr>
                <w:rFonts w:ascii="Tahoma" w:hAnsi="Tahoma" w:cs="Tahoma"/>
                <w:vertAlign w:val="superscript"/>
              </w:rPr>
            </w:rPrChange>
          </w:rPr>
          <w:delText>20</w:delText>
        </w:r>
      </w:del>
    </w:p>
    <w:p w14:paraId="06AC8BE9" w14:textId="7638591A" w:rsidR="00214146" w:rsidRPr="0088096E" w:rsidDel="00954C99" w:rsidRDefault="00214146" w:rsidP="006B4E5B">
      <w:pPr>
        <w:pStyle w:val="Heading4"/>
        <w:rPr>
          <w:del w:id="1797" w:author="michael schneider" w:date="2013-12-03T12:17:00Z"/>
          <w:rPrChange w:id="1798" w:author="michael schneider" w:date="2013-12-03T09:17:00Z">
            <w:rPr>
              <w:del w:id="1799" w:author="michael schneider" w:date="2013-12-03T12:17:00Z"/>
              <w:rFonts w:ascii="Tahoma" w:hAnsi="Tahoma" w:cs="Tahoma"/>
            </w:rPr>
          </w:rPrChange>
        </w:rPr>
        <w:pPrChange w:id="1800" w:author="michael schneider" w:date="2013-12-03T12:19:00Z">
          <w:pPr>
            <w:pStyle w:val="Heading4"/>
            <w:tabs>
              <w:tab w:val="left" w:pos="2970"/>
            </w:tabs>
          </w:pPr>
        </w:pPrChange>
      </w:pPr>
      <w:del w:id="1801" w:author="michael schneider" w:date="2013-12-03T12:17:00Z">
        <w:r w:rsidRPr="0088096E" w:rsidDel="00954C99">
          <w:rPr>
            <w:rPrChange w:id="1802" w:author="michael schneider" w:date="2013-12-03T09:17:00Z">
              <w:rPr>
                <w:rFonts w:ascii="Tahoma" w:hAnsi="Tahoma" w:cs="Tahoma"/>
              </w:rPr>
            </w:rPrChange>
          </w:rPr>
          <w:delText>Content</w:delText>
        </w:r>
      </w:del>
    </w:p>
    <w:p w14:paraId="248010C2" w14:textId="429C0242" w:rsidR="00214146" w:rsidRPr="0088096E" w:rsidDel="00954C99" w:rsidRDefault="00214146" w:rsidP="006B4E5B">
      <w:pPr>
        <w:pStyle w:val="Heading4"/>
        <w:rPr>
          <w:del w:id="1803" w:author="michael schneider" w:date="2013-12-03T12:17:00Z"/>
          <w:rPrChange w:id="1804" w:author="michael schneider" w:date="2013-12-03T09:17:00Z">
            <w:rPr>
              <w:del w:id="1805" w:author="michael schneider" w:date="2013-12-03T12:17:00Z"/>
              <w:rFonts w:ascii="Tahoma" w:hAnsi="Tahoma" w:cs="Tahoma"/>
            </w:rPr>
          </w:rPrChange>
        </w:rPr>
        <w:pPrChange w:id="1806" w:author="michael schneider" w:date="2013-12-03T12:19:00Z">
          <w:pPr>
            <w:pStyle w:val="Heading5"/>
            <w:tabs>
              <w:tab w:val="left" w:pos="2970"/>
            </w:tabs>
          </w:pPr>
        </w:pPrChange>
      </w:pPr>
      <w:del w:id="1807" w:author="michael schneider" w:date="2013-12-03T12:17:00Z">
        <w:r w:rsidRPr="0088096E" w:rsidDel="00954C99">
          <w:rPr>
            <w:rPrChange w:id="1808" w:author="michael schneider" w:date="2013-12-03T09:17:00Z">
              <w:rPr>
                <w:rFonts w:ascii="Tahoma" w:hAnsi="Tahoma" w:cs="Tahoma"/>
              </w:rPr>
            </w:rPrChange>
          </w:rPr>
          <w:delText>The content of the blog post. Content shall be html-formatted, so that additional media like pictures and video can be included.</w:delText>
        </w:r>
      </w:del>
    </w:p>
    <w:p w14:paraId="600FB545" w14:textId="3194AE2C" w:rsidR="00214146" w:rsidRPr="0088096E" w:rsidDel="00954C99" w:rsidRDefault="00214146" w:rsidP="006B4E5B">
      <w:pPr>
        <w:pStyle w:val="Heading4"/>
        <w:rPr>
          <w:del w:id="1809" w:author="michael schneider" w:date="2013-12-03T12:17:00Z"/>
          <w:rPrChange w:id="1810" w:author="michael schneider" w:date="2013-12-03T09:17:00Z">
            <w:rPr>
              <w:del w:id="1811" w:author="michael schneider" w:date="2013-12-03T12:17:00Z"/>
              <w:rFonts w:ascii="Tahoma" w:hAnsi="Tahoma" w:cs="Tahoma"/>
            </w:rPr>
          </w:rPrChange>
        </w:rPr>
        <w:pPrChange w:id="1812" w:author="michael schneider" w:date="2013-12-03T12:19:00Z">
          <w:pPr>
            <w:pStyle w:val="Heading5"/>
            <w:tabs>
              <w:tab w:val="left" w:pos="2970"/>
            </w:tabs>
          </w:pPr>
        </w:pPrChange>
      </w:pPr>
      <w:del w:id="1813" w:author="michael schneider" w:date="2013-12-03T12:17:00Z">
        <w:r w:rsidRPr="0088096E" w:rsidDel="00954C99">
          <w:rPr>
            <w:rPrChange w:id="1814" w:author="michael schneider" w:date="2013-12-03T09:17:00Z">
              <w:rPr>
                <w:rFonts w:ascii="Tahoma" w:hAnsi="Tahoma" w:cs="Tahoma"/>
              </w:rPr>
            </w:rPrChange>
          </w:rPr>
          <w:delText xml:space="preserve">&lt;content&gt; ::= </w:delText>
        </w:r>
        <w:r w:rsidRPr="0088096E" w:rsidDel="00954C99">
          <w:rPr>
            <w:vertAlign w:val="superscript"/>
            <w:rPrChange w:id="1815" w:author="michael schneider" w:date="2013-12-03T09:17:00Z">
              <w:rPr>
                <w:rFonts w:ascii="Tahoma" w:hAnsi="Tahoma" w:cs="Tahoma"/>
                <w:vertAlign w:val="superscript"/>
              </w:rPr>
            </w:rPrChange>
          </w:rPr>
          <w:delText>1</w:delText>
        </w:r>
        <w:r w:rsidRPr="0088096E" w:rsidDel="00954C99">
          <w:rPr>
            <w:rPrChange w:id="1816" w:author="michael schneider" w:date="2013-12-03T09:17:00Z">
              <w:rPr>
                <w:rFonts w:ascii="Tahoma" w:hAnsi="Tahoma" w:cs="Tahoma"/>
              </w:rPr>
            </w:rPrChange>
          </w:rPr>
          <w:delText>{html_valid_chars}</w:delText>
        </w:r>
        <w:r w:rsidRPr="0088096E" w:rsidDel="00954C99">
          <w:rPr>
            <w:vertAlign w:val="superscript"/>
            <w:rPrChange w:id="1817" w:author="michael schneider" w:date="2013-12-03T09:17:00Z">
              <w:rPr>
                <w:rFonts w:ascii="Tahoma" w:hAnsi="Tahoma" w:cs="Tahoma"/>
                <w:vertAlign w:val="superscript"/>
              </w:rPr>
            </w:rPrChange>
          </w:rPr>
          <w:delText>30000</w:delText>
        </w:r>
      </w:del>
    </w:p>
    <w:p w14:paraId="55AA0D41" w14:textId="2FEAA474" w:rsidR="00214146" w:rsidRPr="0088096E" w:rsidDel="00954C99" w:rsidRDefault="00214146" w:rsidP="006B4E5B">
      <w:pPr>
        <w:pStyle w:val="Heading4"/>
        <w:rPr>
          <w:del w:id="1818" w:author="michael schneider" w:date="2013-12-03T12:17:00Z"/>
          <w:rPrChange w:id="1819" w:author="michael schneider" w:date="2013-12-03T09:17:00Z">
            <w:rPr>
              <w:del w:id="1820" w:author="michael schneider" w:date="2013-12-03T12:17:00Z"/>
              <w:rFonts w:ascii="Tahoma" w:hAnsi="Tahoma" w:cs="Tahoma"/>
            </w:rPr>
          </w:rPrChange>
        </w:rPr>
        <w:pPrChange w:id="1821" w:author="michael schneider" w:date="2013-12-03T12:19:00Z">
          <w:pPr>
            <w:pStyle w:val="Heading4"/>
            <w:tabs>
              <w:tab w:val="left" w:pos="2970"/>
            </w:tabs>
          </w:pPr>
        </w:pPrChange>
      </w:pPr>
      <w:del w:id="1822" w:author="michael schneider" w:date="2013-12-03T12:17:00Z">
        <w:r w:rsidRPr="0088096E" w:rsidDel="00954C99">
          <w:rPr>
            <w:rPrChange w:id="1823" w:author="michael schneider" w:date="2013-12-03T09:17:00Z">
              <w:rPr>
                <w:rFonts w:ascii="Tahoma" w:hAnsi="Tahoma" w:cs="Tahoma"/>
              </w:rPr>
            </w:rPrChange>
          </w:rPr>
          <w:delText>Publication Date</w:delText>
        </w:r>
      </w:del>
    </w:p>
    <w:p w14:paraId="77CB53BF" w14:textId="57B3C125" w:rsidR="00214146" w:rsidRPr="0088096E" w:rsidDel="00954C99" w:rsidRDefault="00214146" w:rsidP="006B4E5B">
      <w:pPr>
        <w:pStyle w:val="Heading4"/>
        <w:rPr>
          <w:del w:id="1824" w:author="michael schneider" w:date="2013-12-03T12:17:00Z"/>
          <w:rPrChange w:id="1825" w:author="michael schneider" w:date="2013-12-03T09:17:00Z">
            <w:rPr>
              <w:del w:id="1826" w:author="michael schneider" w:date="2013-12-03T12:17:00Z"/>
              <w:rFonts w:ascii="Tahoma" w:hAnsi="Tahoma" w:cs="Tahoma"/>
            </w:rPr>
          </w:rPrChange>
        </w:rPr>
        <w:pPrChange w:id="1827" w:author="michael schneider" w:date="2013-12-03T12:19:00Z">
          <w:pPr>
            <w:pStyle w:val="Heading5"/>
            <w:tabs>
              <w:tab w:val="left" w:pos="2970"/>
            </w:tabs>
          </w:pPr>
        </w:pPrChange>
      </w:pPr>
      <w:del w:id="1828" w:author="michael schneider" w:date="2013-12-03T12:17:00Z">
        <w:r w:rsidRPr="0088096E" w:rsidDel="00954C99">
          <w:rPr>
            <w:rPrChange w:id="1829" w:author="michael schneider" w:date="2013-12-03T09:17:00Z">
              <w:rPr>
                <w:rFonts w:ascii="Tahoma" w:hAnsi="Tahoma" w:cs="Tahoma"/>
              </w:rPr>
            </w:rPrChange>
          </w:rPr>
          <w:delText>The date/time when an administrator published this post. Automatically calculated.</w:delText>
        </w:r>
      </w:del>
    </w:p>
    <w:p w14:paraId="4E58BE1F" w14:textId="26057B77" w:rsidR="00214146" w:rsidRPr="0088096E" w:rsidDel="00954C99" w:rsidRDefault="00214146" w:rsidP="006B4E5B">
      <w:pPr>
        <w:pStyle w:val="Heading4"/>
        <w:rPr>
          <w:del w:id="1830" w:author="michael schneider" w:date="2013-12-03T12:17:00Z"/>
          <w:rPrChange w:id="1831" w:author="michael schneider" w:date="2013-12-03T09:17:00Z">
            <w:rPr>
              <w:del w:id="1832" w:author="michael schneider" w:date="2013-12-03T12:17:00Z"/>
              <w:rFonts w:ascii="Tahoma" w:hAnsi="Tahoma" w:cs="Tahoma"/>
            </w:rPr>
          </w:rPrChange>
        </w:rPr>
        <w:pPrChange w:id="1833" w:author="michael schneider" w:date="2013-12-03T12:19:00Z">
          <w:pPr>
            <w:pStyle w:val="Heading5"/>
            <w:tabs>
              <w:tab w:val="left" w:pos="2970"/>
            </w:tabs>
          </w:pPr>
        </w:pPrChange>
      </w:pPr>
      <w:del w:id="1834" w:author="michael schneider" w:date="2013-12-03T12:17:00Z">
        <w:r w:rsidRPr="0088096E" w:rsidDel="00954C99">
          <w:rPr>
            <w:rPrChange w:id="1835" w:author="michael schneider" w:date="2013-12-03T09:17:00Z">
              <w:rPr>
                <w:rFonts w:ascii="Tahoma" w:hAnsi="Tahoma" w:cs="Tahoma"/>
              </w:rPr>
            </w:rPrChange>
          </w:rPr>
          <w:delText>&lt;pub_date&gt; ::= &lt;date_time&gt;</w:delText>
        </w:r>
      </w:del>
    </w:p>
    <w:p w14:paraId="3D828F4B" w14:textId="3B5E4199" w:rsidR="00214146" w:rsidRPr="0088096E" w:rsidDel="00954C99" w:rsidRDefault="00214146" w:rsidP="006B4E5B">
      <w:pPr>
        <w:pStyle w:val="Heading4"/>
        <w:rPr>
          <w:del w:id="1836" w:author="michael schneider" w:date="2013-12-03T12:17:00Z"/>
          <w:rPrChange w:id="1837" w:author="michael schneider" w:date="2013-12-03T09:17:00Z">
            <w:rPr>
              <w:del w:id="1838" w:author="michael schneider" w:date="2013-12-03T12:17:00Z"/>
              <w:rFonts w:ascii="Tahoma" w:hAnsi="Tahoma" w:cs="Tahoma"/>
            </w:rPr>
          </w:rPrChange>
        </w:rPr>
        <w:pPrChange w:id="1839" w:author="michael schneider" w:date="2013-12-03T12:19:00Z">
          <w:pPr>
            <w:pStyle w:val="Heading4"/>
            <w:tabs>
              <w:tab w:val="left" w:pos="2970"/>
            </w:tabs>
          </w:pPr>
        </w:pPrChange>
      </w:pPr>
      <w:del w:id="1840" w:author="michael schneider" w:date="2013-12-03T12:17:00Z">
        <w:r w:rsidRPr="0088096E" w:rsidDel="00954C99">
          <w:rPr>
            <w:rPrChange w:id="1841" w:author="michael schneider" w:date="2013-12-03T09:17:00Z">
              <w:rPr>
                <w:rFonts w:ascii="Tahoma" w:hAnsi="Tahoma" w:cs="Tahoma"/>
              </w:rPr>
            </w:rPrChange>
          </w:rPr>
          <w:delText>Author</w:delText>
        </w:r>
      </w:del>
    </w:p>
    <w:p w14:paraId="54BFF687" w14:textId="7748848D" w:rsidR="00214146" w:rsidRPr="0088096E" w:rsidDel="00954C99" w:rsidRDefault="00214146" w:rsidP="006B4E5B">
      <w:pPr>
        <w:pStyle w:val="Heading4"/>
        <w:rPr>
          <w:del w:id="1842" w:author="michael schneider" w:date="2013-12-03T12:17:00Z"/>
          <w:rPrChange w:id="1843" w:author="michael schneider" w:date="2013-12-03T09:17:00Z">
            <w:rPr>
              <w:del w:id="1844" w:author="michael schneider" w:date="2013-12-03T12:17:00Z"/>
              <w:rFonts w:ascii="Tahoma" w:hAnsi="Tahoma" w:cs="Tahoma"/>
            </w:rPr>
          </w:rPrChange>
        </w:rPr>
        <w:pPrChange w:id="1845" w:author="michael schneider" w:date="2013-12-03T12:19:00Z">
          <w:pPr>
            <w:pStyle w:val="Heading5"/>
            <w:tabs>
              <w:tab w:val="left" w:pos="2970"/>
            </w:tabs>
          </w:pPr>
        </w:pPrChange>
      </w:pPr>
      <w:del w:id="1846" w:author="michael schneider" w:date="2013-12-03T12:17:00Z">
        <w:r w:rsidRPr="0088096E" w:rsidDel="00954C99">
          <w:rPr>
            <w:rPrChange w:id="1847" w:author="michael schneider" w:date="2013-12-03T09:17:00Z">
              <w:rPr>
                <w:rFonts w:ascii="Tahoma" w:hAnsi="Tahoma" w:cs="Tahoma"/>
              </w:rPr>
            </w:rPrChange>
          </w:rPr>
          <w:delText>&lt;author&gt; ::= &lt;first_name&gt;&lt;whitespace&gt;&lt;last_name&gt;</w:delText>
        </w:r>
      </w:del>
    </w:p>
    <w:p w14:paraId="6361816B" w14:textId="341214E7" w:rsidR="00214146" w:rsidRPr="0088096E" w:rsidDel="00954C99" w:rsidRDefault="00214146" w:rsidP="006B4E5B">
      <w:pPr>
        <w:pStyle w:val="Heading4"/>
        <w:rPr>
          <w:del w:id="1848" w:author="michael schneider" w:date="2013-12-03T12:17:00Z"/>
          <w:rPrChange w:id="1849" w:author="michael schneider" w:date="2013-12-03T09:17:00Z">
            <w:rPr>
              <w:del w:id="1850" w:author="michael schneider" w:date="2013-12-03T12:17:00Z"/>
              <w:rFonts w:ascii="Tahoma" w:hAnsi="Tahoma" w:cs="Tahoma"/>
            </w:rPr>
          </w:rPrChange>
        </w:rPr>
        <w:pPrChange w:id="1851" w:author="michael schneider" w:date="2013-12-03T12:19:00Z">
          <w:pPr>
            <w:pStyle w:val="Heading4"/>
            <w:tabs>
              <w:tab w:val="left" w:pos="2970"/>
            </w:tabs>
          </w:pPr>
        </w:pPrChange>
      </w:pPr>
      <w:del w:id="1852" w:author="michael schneider" w:date="2013-12-03T12:17:00Z">
        <w:r w:rsidRPr="0088096E" w:rsidDel="00954C99">
          <w:rPr>
            <w:rPrChange w:id="1853" w:author="michael schneider" w:date="2013-12-03T09:17:00Z">
              <w:rPr>
                <w:rFonts w:ascii="Tahoma" w:hAnsi="Tahoma" w:cs="Tahoma"/>
              </w:rPr>
            </w:rPrChange>
          </w:rPr>
          <w:delText>Keywords</w:delText>
        </w:r>
      </w:del>
    </w:p>
    <w:p w14:paraId="2EAEC0B0" w14:textId="34B8A92D" w:rsidR="00214146" w:rsidRPr="0088096E" w:rsidDel="00954C99" w:rsidRDefault="00214146" w:rsidP="006B4E5B">
      <w:pPr>
        <w:pStyle w:val="Heading4"/>
        <w:rPr>
          <w:del w:id="1854" w:author="michael schneider" w:date="2013-12-03T12:17:00Z"/>
          <w:rPrChange w:id="1855" w:author="michael schneider" w:date="2013-12-03T09:17:00Z">
            <w:rPr>
              <w:del w:id="1856" w:author="michael schneider" w:date="2013-12-03T12:17:00Z"/>
              <w:rFonts w:ascii="Tahoma" w:hAnsi="Tahoma" w:cs="Tahoma"/>
            </w:rPr>
          </w:rPrChange>
        </w:rPr>
        <w:pPrChange w:id="1857" w:author="michael schneider" w:date="2013-12-03T12:19:00Z">
          <w:pPr>
            <w:pStyle w:val="Heading5"/>
            <w:tabs>
              <w:tab w:val="left" w:pos="2970"/>
            </w:tabs>
          </w:pPr>
        </w:pPrChange>
      </w:pPr>
      <w:del w:id="1858" w:author="michael schneider" w:date="2013-12-03T12:17:00Z">
        <w:r w:rsidRPr="0088096E" w:rsidDel="00954C99">
          <w:rPr>
            <w:rPrChange w:id="1859" w:author="michael schneider" w:date="2013-12-03T09:17:00Z">
              <w:rPr>
                <w:rFonts w:ascii="Tahoma" w:hAnsi="Tahoma" w:cs="Tahoma"/>
              </w:rPr>
            </w:rPrChange>
          </w:rPr>
          <w:delText>A list of administrator-selected keywords which categorize the content of a blog post.</w:delText>
        </w:r>
      </w:del>
    </w:p>
    <w:p w14:paraId="0122D91D" w14:textId="130F6ED0" w:rsidR="00214146" w:rsidRPr="0088096E" w:rsidDel="00954C99" w:rsidRDefault="00214146" w:rsidP="006B4E5B">
      <w:pPr>
        <w:pStyle w:val="Heading4"/>
        <w:rPr>
          <w:del w:id="1860" w:author="michael schneider" w:date="2013-12-03T12:17:00Z"/>
          <w:rPrChange w:id="1861" w:author="michael schneider" w:date="2013-12-03T09:17:00Z">
            <w:rPr>
              <w:del w:id="1862" w:author="michael schneider" w:date="2013-12-03T12:17:00Z"/>
              <w:rFonts w:ascii="Tahoma" w:hAnsi="Tahoma" w:cs="Tahoma"/>
            </w:rPr>
          </w:rPrChange>
        </w:rPr>
        <w:pPrChange w:id="1863" w:author="michael schneider" w:date="2013-12-03T12:19:00Z">
          <w:pPr>
            <w:pStyle w:val="Heading5"/>
            <w:tabs>
              <w:tab w:val="left" w:pos="2970"/>
            </w:tabs>
          </w:pPr>
        </w:pPrChange>
      </w:pPr>
      <w:del w:id="1864" w:author="michael schneider" w:date="2013-12-03T12:17:00Z">
        <w:r w:rsidRPr="0088096E" w:rsidDel="00954C99">
          <w:rPr>
            <w:rPrChange w:id="1865" w:author="michael schneider" w:date="2013-12-03T09:17:00Z">
              <w:rPr>
                <w:rFonts w:ascii="Tahoma" w:hAnsi="Tahoma" w:cs="Tahoma"/>
              </w:rPr>
            </w:rPrChange>
          </w:rPr>
          <w:delText xml:space="preserve">&lt;keywords&gt; ::= </w:delText>
        </w:r>
        <w:r w:rsidRPr="0088096E" w:rsidDel="00954C99">
          <w:rPr>
            <w:vertAlign w:val="superscript"/>
            <w:rPrChange w:id="1866" w:author="michael schneider" w:date="2013-12-03T09:17:00Z">
              <w:rPr>
                <w:rFonts w:ascii="Tahoma" w:hAnsi="Tahoma" w:cs="Tahoma"/>
                <w:vertAlign w:val="superscript"/>
              </w:rPr>
            </w:rPrChange>
          </w:rPr>
          <w:delText>1</w:delText>
        </w:r>
        <w:r w:rsidRPr="0088096E" w:rsidDel="00954C99">
          <w:rPr>
            <w:rPrChange w:id="1867" w:author="michael schneider" w:date="2013-12-03T09:17:00Z">
              <w:rPr>
                <w:rFonts w:ascii="Tahoma" w:hAnsi="Tahoma" w:cs="Tahoma"/>
              </w:rPr>
            </w:rPrChange>
          </w:rPr>
          <w:delText>{keyword}</w:delText>
        </w:r>
        <w:r w:rsidRPr="0088096E" w:rsidDel="00954C99">
          <w:rPr>
            <w:vertAlign w:val="superscript"/>
            <w:rPrChange w:id="1868" w:author="michael schneider" w:date="2013-12-03T09:17:00Z">
              <w:rPr>
                <w:rFonts w:ascii="Tahoma" w:hAnsi="Tahoma" w:cs="Tahoma"/>
                <w:vertAlign w:val="superscript"/>
              </w:rPr>
            </w:rPrChange>
          </w:rPr>
          <w:delText>10</w:delText>
        </w:r>
      </w:del>
    </w:p>
    <w:p w14:paraId="30EFD15A" w14:textId="77777777" w:rsidR="00214146" w:rsidRPr="0088096E" w:rsidRDefault="00214146" w:rsidP="006B4E5B">
      <w:pPr>
        <w:pStyle w:val="Heading4"/>
        <w:rPr>
          <w:rPrChange w:id="1869" w:author="michael schneider" w:date="2013-12-03T09:17:00Z">
            <w:rPr>
              <w:rFonts w:ascii="Tahoma" w:hAnsi="Tahoma" w:cs="Tahoma"/>
            </w:rPr>
          </w:rPrChange>
        </w:rPr>
        <w:pPrChange w:id="1870" w:author="michael schneider" w:date="2013-12-03T12:19:00Z">
          <w:pPr>
            <w:pStyle w:val="Heading2"/>
            <w:tabs>
              <w:tab w:val="left" w:pos="2970"/>
            </w:tabs>
          </w:pPr>
        </w:pPrChange>
      </w:pPr>
      <w:r w:rsidRPr="0088096E">
        <w:rPr>
          <w:rPrChange w:id="1871" w:author="michael schneider" w:date="2013-12-03T09:17:00Z">
            <w:rPr>
              <w:rFonts w:ascii="Tahoma" w:hAnsi="Tahoma" w:cs="Tahoma"/>
            </w:rPr>
          </w:rPrChange>
        </w:rPr>
        <w:t>The system shall allow a customer to search a blog page by keyword</w:t>
      </w:r>
      <w:r w:rsidR="00624049" w:rsidRPr="0088096E">
        <w:rPr>
          <w:rPrChange w:id="1872" w:author="michael schneider" w:date="2013-12-03T09:17:00Z">
            <w:rPr>
              <w:rFonts w:ascii="Tahoma" w:hAnsi="Tahoma" w:cs="Tahoma"/>
            </w:rPr>
          </w:rPrChange>
        </w:rPr>
        <w:t xml:space="preserve"> when the customer issues a blog page query.</w:t>
      </w:r>
    </w:p>
    <w:p w14:paraId="7B3F3CCA" w14:textId="73B6BF71" w:rsidR="00624049" w:rsidRPr="0088096E" w:rsidDel="00976FC7" w:rsidRDefault="00624049" w:rsidP="006B4E5B">
      <w:pPr>
        <w:pStyle w:val="Heading5"/>
        <w:rPr>
          <w:del w:id="1873" w:author="michael schneider" w:date="2013-12-03T18:28:00Z"/>
          <w:rPrChange w:id="1874" w:author="michael schneider" w:date="2013-12-03T09:17:00Z">
            <w:rPr>
              <w:del w:id="1875" w:author="michael schneider" w:date="2013-12-03T18:28:00Z"/>
              <w:rFonts w:ascii="Tahoma" w:hAnsi="Tahoma" w:cs="Tahoma"/>
            </w:rPr>
          </w:rPrChange>
        </w:rPr>
        <w:pPrChange w:id="1876" w:author="michael schneider" w:date="2013-12-03T12:20:00Z">
          <w:pPr>
            <w:pStyle w:val="Heading3"/>
            <w:tabs>
              <w:tab w:val="left" w:pos="2970"/>
            </w:tabs>
          </w:pPr>
        </w:pPrChange>
      </w:pPr>
      <w:del w:id="1877" w:author="michael schneider" w:date="2013-12-03T18:28:00Z">
        <w:r w:rsidRPr="0088096E" w:rsidDel="00976FC7">
          <w:rPr>
            <w:rPrChange w:id="1878" w:author="michael schneider" w:date="2013-12-03T09:17:00Z">
              <w:rPr>
                <w:rFonts w:ascii="Tahoma" w:hAnsi="Tahoma" w:cs="Tahoma"/>
              </w:rPr>
            </w:rPrChange>
          </w:rPr>
          <w:delText>User Interface Design</w:delText>
        </w:r>
      </w:del>
    </w:p>
    <w:p w14:paraId="440C0795" w14:textId="2A8DF4C7" w:rsidR="00624049" w:rsidRPr="0088096E" w:rsidDel="00A842B9" w:rsidRDefault="00624049" w:rsidP="00DF0314">
      <w:pPr>
        <w:pStyle w:val="Heading6"/>
        <w:rPr>
          <w:del w:id="1879" w:author="michael schneider" w:date="2013-12-03T12:24:00Z"/>
          <w:highlight w:val="yellow"/>
          <w:rPrChange w:id="1880" w:author="michael schneider" w:date="2013-12-03T09:17:00Z">
            <w:rPr>
              <w:del w:id="1881" w:author="michael schneider" w:date="2013-12-03T12:24:00Z"/>
              <w:rFonts w:ascii="Tahoma" w:hAnsi="Tahoma" w:cs="Tahoma"/>
              <w:highlight w:val="yellow"/>
            </w:rPr>
          </w:rPrChange>
        </w:rPr>
        <w:pPrChange w:id="1882" w:author="michael schneider" w:date="2013-12-03T12:20:00Z">
          <w:pPr>
            <w:pStyle w:val="Heading4"/>
            <w:tabs>
              <w:tab w:val="left" w:pos="2970"/>
            </w:tabs>
          </w:pPr>
        </w:pPrChange>
      </w:pPr>
      <w:del w:id="1883" w:author="michael schneider" w:date="2013-12-03T18:28:00Z">
        <w:r w:rsidRPr="00A842B9" w:rsidDel="00976FC7">
          <w:rPr>
            <w:highlight w:val="yellow"/>
            <w:rPrChange w:id="1884" w:author="michael schneider" w:date="2013-12-03T12:24:00Z">
              <w:rPr>
                <w:rFonts w:ascii="Tahoma" w:hAnsi="Tahoma" w:cs="Tahoma"/>
                <w:highlight w:val="yellow"/>
              </w:rPr>
            </w:rPrChange>
          </w:rPr>
          <w:delText>&lt;TODO&gt;</w:delText>
        </w:r>
      </w:del>
    </w:p>
    <w:p w14:paraId="1C8BBA78" w14:textId="1BA1FB0C" w:rsidR="00624049" w:rsidRPr="0088096E" w:rsidDel="006B4E5B" w:rsidRDefault="00624049" w:rsidP="00DF0314">
      <w:pPr>
        <w:pStyle w:val="Heading6"/>
        <w:rPr>
          <w:del w:id="1885" w:author="michael schneider" w:date="2013-12-03T12:21:00Z"/>
          <w:rPrChange w:id="1886" w:author="michael schneider" w:date="2013-12-03T09:17:00Z">
            <w:rPr>
              <w:del w:id="1887" w:author="michael schneider" w:date="2013-12-03T12:21:00Z"/>
              <w:rFonts w:ascii="Tahoma" w:hAnsi="Tahoma" w:cs="Tahoma"/>
            </w:rPr>
          </w:rPrChange>
        </w:rPr>
        <w:pPrChange w:id="1888" w:author="michael schneider" w:date="2013-12-03T12:24:00Z">
          <w:pPr>
            <w:pStyle w:val="Heading3"/>
            <w:tabs>
              <w:tab w:val="left" w:pos="2970"/>
            </w:tabs>
          </w:pPr>
        </w:pPrChange>
      </w:pPr>
      <w:del w:id="1889" w:author="michael schneider" w:date="2013-12-03T12:21:00Z">
        <w:r w:rsidRPr="0088096E" w:rsidDel="006B4E5B">
          <w:rPr>
            <w:rPrChange w:id="1890" w:author="michael schneider" w:date="2013-12-03T09:17:00Z">
              <w:rPr>
                <w:rFonts w:ascii="Tahoma" w:hAnsi="Tahoma" w:cs="Tahoma"/>
              </w:rPr>
            </w:rPrChange>
          </w:rPr>
          <w:delText>The system shall allow a</w:delText>
        </w:r>
      </w:del>
      <w:del w:id="1891" w:author="michael schneider" w:date="2013-12-03T12:20:00Z">
        <w:r w:rsidRPr="0088096E" w:rsidDel="006B4E5B">
          <w:rPr>
            <w:rPrChange w:id="1892" w:author="michael schneider" w:date="2013-12-03T09:17:00Z">
              <w:rPr>
                <w:rFonts w:ascii="Tahoma" w:hAnsi="Tahoma" w:cs="Tahoma"/>
              </w:rPr>
            </w:rPrChange>
          </w:rPr>
          <w:delText xml:space="preserve"> customer to enter a keyword by typing into the keyword text field.</w:delText>
        </w:r>
      </w:del>
    </w:p>
    <w:p w14:paraId="377D512E" w14:textId="22F44DF6" w:rsidR="00624049" w:rsidRPr="0088096E" w:rsidDel="00976FC7" w:rsidRDefault="00624049" w:rsidP="00A842B9">
      <w:pPr>
        <w:pStyle w:val="Heading6"/>
        <w:rPr>
          <w:del w:id="1893" w:author="michael schneider" w:date="2013-12-03T18:28:00Z"/>
          <w:rPrChange w:id="1894" w:author="michael schneider" w:date="2013-12-03T09:17:00Z">
            <w:rPr>
              <w:del w:id="1895" w:author="michael schneider" w:date="2013-12-03T18:28:00Z"/>
              <w:rFonts w:ascii="Tahoma" w:hAnsi="Tahoma" w:cs="Tahoma"/>
            </w:rPr>
          </w:rPrChange>
        </w:rPr>
        <w:pPrChange w:id="1896" w:author="michael schneider" w:date="2013-12-03T12:24:00Z">
          <w:pPr>
            <w:pStyle w:val="Heading4"/>
            <w:tabs>
              <w:tab w:val="left" w:pos="2970"/>
            </w:tabs>
          </w:pPr>
        </w:pPrChange>
      </w:pPr>
      <w:del w:id="1897" w:author="michael schneider" w:date="2013-12-03T12:24:00Z">
        <w:r w:rsidRPr="0088096E" w:rsidDel="00A842B9">
          <w:rPr>
            <w:rPrChange w:id="1898" w:author="michael schneider" w:date="2013-12-03T09:17:00Z">
              <w:rPr>
                <w:rFonts w:ascii="Tahoma" w:hAnsi="Tahoma" w:cs="Tahoma"/>
              </w:rPr>
            </w:rPrChange>
          </w:rPr>
          <w:delText>Keyword</w:delText>
        </w:r>
      </w:del>
    </w:p>
    <w:p w14:paraId="3028B7FA" w14:textId="6662ED03" w:rsidR="006B4E5B" w:rsidRPr="0088096E" w:rsidRDefault="00624049" w:rsidP="006B4E5B">
      <w:pPr>
        <w:pStyle w:val="Heading5"/>
        <w:ind w:left="2880" w:hanging="1080"/>
        <w:rPr>
          <w:rPrChange w:id="1899" w:author="michael schneider" w:date="2013-12-03T09:17:00Z">
            <w:rPr>
              <w:rFonts w:ascii="Tahoma" w:hAnsi="Tahoma" w:cs="Tahoma"/>
            </w:rPr>
          </w:rPrChange>
        </w:rPr>
        <w:pPrChange w:id="1900" w:author="michael schneider" w:date="2013-12-03T12:21:00Z">
          <w:pPr>
            <w:pStyle w:val="Heading5"/>
            <w:tabs>
              <w:tab w:val="left" w:pos="2970"/>
            </w:tabs>
          </w:pPr>
        </w:pPrChange>
      </w:pPr>
      <w:moveFromRangeStart w:id="1901" w:author="michael schneider" w:date="2013-12-03T12:24:00Z" w:name="move373836822"/>
      <w:moveFrom w:id="1902" w:author="michael schneider" w:date="2013-12-03T12:24:00Z">
        <w:r w:rsidRPr="0088096E" w:rsidDel="00A842B9">
          <w:rPr>
            <w:rPrChange w:id="1903" w:author="michael schneider" w:date="2013-12-03T09:17:00Z">
              <w:rPr>
                <w:rFonts w:ascii="Tahoma" w:hAnsi="Tahoma" w:cs="Tahoma"/>
              </w:rPr>
            </w:rPrChange>
          </w:rPr>
          <w:t xml:space="preserve">&lt;keyword&gt; ::= </w:t>
        </w:r>
        <w:r w:rsidRPr="0088096E" w:rsidDel="00A842B9">
          <w:rPr>
            <w:vertAlign w:val="superscript"/>
            <w:rPrChange w:id="1904" w:author="michael schneider" w:date="2013-12-03T09:17:00Z">
              <w:rPr>
                <w:rFonts w:ascii="Tahoma" w:hAnsi="Tahoma" w:cs="Tahoma"/>
                <w:vertAlign w:val="superscript"/>
              </w:rPr>
            </w:rPrChange>
          </w:rPr>
          <w:t>1</w:t>
        </w:r>
        <w:r w:rsidRPr="0088096E" w:rsidDel="00A842B9">
          <w:rPr>
            <w:rPrChange w:id="1905" w:author="michael schneider" w:date="2013-12-03T09:17:00Z">
              <w:rPr>
                <w:rFonts w:ascii="Tahoma" w:hAnsi="Tahoma" w:cs="Tahoma"/>
              </w:rPr>
            </w:rPrChange>
          </w:rPr>
          <w:t>{alpha_numeric}</w:t>
        </w:r>
        <w:r w:rsidRPr="0088096E" w:rsidDel="00A842B9">
          <w:rPr>
            <w:vertAlign w:val="superscript"/>
            <w:rPrChange w:id="1906" w:author="michael schneider" w:date="2013-12-03T09:17:00Z">
              <w:rPr>
                <w:rFonts w:ascii="Tahoma" w:hAnsi="Tahoma" w:cs="Tahoma"/>
                <w:vertAlign w:val="superscript"/>
              </w:rPr>
            </w:rPrChange>
          </w:rPr>
          <w:t>20</w:t>
        </w:r>
      </w:moveFrom>
      <w:moveFromRangeEnd w:id="1901"/>
      <w:ins w:id="1907" w:author="michael schneider" w:date="2013-12-03T12:21:00Z">
        <w:r w:rsidR="006B4E5B" w:rsidRPr="001D057E">
          <w:t>The system shall allow a</w:t>
        </w:r>
        <w:r w:rsidR="006B4E5B">
          <w:t xml:space="preserve"> customer to enter a keyword search into a text box.</w:t>
        </w:r>
        <w:r w:rsidR="006B4E5B" w:rsidRPr="0088096E">
          <w:rPr>
            <w:rPrChange w:id="1908" w:author="michael schneider" w:date="2013-12-03T09:17:00Z">
              <w:rPr/>
            </w:rPrChange>
          </w:rPr>
          <w:t xml:space="preserve"> </w:t>
        </w:r>
      </w:ins>
    </w:p>
    <w:p w14:paraId="7A49DB67" w14:textId="5B8D3225" w:rsidR="00A842B9" w:rsidRPr="0088096E" w:rsidRDefault="00624049" w:rsidP="006B4E5B">
      <w:pPr>
        <w:pStyle w:val="Heading6"/>
        <w:ind w:left="3420" w:hanging="1260"/>
        <w:rPr>
          <w:rPrChange w:id="1909" w:author="michael schneider" w:date="2013-12-03T09:17:00Z">
            <w:rPr>
              <w:rFonts w:ascii="Tahoma" w:hAnsi="Tahoma" w:cs="Tahoma"/>
            </w:rPr>
          </w:rPrChange>
        </w:rPr>
        <w:pPrChange w:id="1910" w:author="michael schneider" w:date="2013-12-03T12:21:00Z">
          <w:pPr>
            <w:pStyle w:val="Heading5"/>
            <w:tabs>
              <w:tab w:val="left" w:pos="2970"/>
            </w:tabs>
          </w:pPr>
        </w:pPrChange>
      </w:pPr>
      <w:del w:id="1911" w:author="michael schneider" w:date="2013-12-03T12:21:00Z">
        <w:r w:rsidRPr="0088096E" w:rsidDel="006B4E5B">
          <w:rPr>
            <w:rPrChange w:id="1912" w:author="michael schneider" w:date="2013-12-03T09:17:00Z">
              <w:rPr>
                <w:rFonts w:ascii="Tahoma" w:hAnsi="Tahoma" w:cs="Tahoma"/>
              </w:rPr>
            </w:rPrChange>
          </w:rPr>
          <w:delText xml:space="preserve">Before the keyword text field is selected, the system shall display “Search by keyword”. </w:delText>
        </w:r>
      </w:del>
      <w:ins w:id="1913" w:author="michael schneider" w:date="2013-12-03T12:21:00Z">
        <w:r w:rsidR="006B4E5B">
          <w:t xml:space="preserve">The search text box shall display default text, </w:t>
        </w:r>
      </w:ins>
      <w:ins w:id="1914" w:author="michael schneider" w:date="2013-12-03T12:22:00Z">
        <w:r w:rsidR="006B4E5B">
          <w:t>“Search by keyword”.</w:t>
        </w:r>
      </w:ins>
      <w:ins w:id="1915" w:author="michael schneider" w:date="2013-12-03T12:23:00Z">
        <w:r w:rsidR="00A842B9" w:rsidRPr="0088096E">
          <w:rPr>
            <w:rPrChange w:id="1916" w:author="michael schneider" w:date="2013-12-03T09:17:00Z">
              <w:rPr/>
            </w:rPrChange>
          </w:rPr>
          <w:t xml:space="preserve"> </w:t>
        </w:r>
      </w:ins>
    </w:p>
    <w:p w14:paraId="0562EC8D" w14:textId="77777777" w:rsidR="00624049" w:rsidRPr="0088096E" w:rsidRDefault="00624049" w:rsidP="00A842B9">
      <w:pPr>
        <w:pStyle w:val="Heading5"/>
        <w:ind w:left="2880" w:hanging="1080"/>
        <w:rPr>
          <w:rPrChange w:id="1917" w:author="michael schneider" w:date="2013-12-03T09:17:00Z">
            <w:rPr>
              <w:rFonts w:ascii="Tahoma" w:hAnsi="Tahoma" w:cs="Tahoma"/>
            </w:rPr>
          </w:rPrChange>
        </w:rPr>
        <w:pPrChange w:id="1918" w:author="michael schneider" w:date="2013-12-03T12:24:00Z">
          <w:pPr>
            <w:pStyle w:val="Heading3"/>
            <w:tabs>
              <w:tab w:val="left" w:pos="2970"/>
            </w:tabs>
          </w:pPr>
        </w:pPrChange>
      </w:pPr>
      <w:r w:rsidRPr="0088096E">
        <w:rPr>
          <w:rPrChange w:id="1919" w:author="michael schneider" w:date="2013-12-03T09:17:00Z">
            <w:rPr>
              <w:rFonts w:ascii="Tahoma" w:hAnsi="Tahoma" w:cs="Tahoma"/>
            </w:rPr>
          </w:rPrChange>
        </w:rPr>
        <w:t>The system shall allow the user to view search results by pressing the search button.</w:t>
      </w:r>
    </w:p>
    <w:p w14:paraId="3F198CBA" w14:textId="77777777" w:rsidR="00624049" w:rsidRPr="0088096E" w:rsidRDefault="00624049" w:rsidP="00A842B9">
      <w:pPr>
        <w:pStyle w:val="Heading5"/>
        <w:rPr>
          <w:rPrChange w:id="1920" w:author="michael schneider" w:date="2013-12-03T09:17:00Z">
            <w:rPr>
              <w:rFonts w:ascii="Tahoma" w:hAnsi="Tahoma" w:cs="Tahoma"/>
            </w:rPr>
          </w:rPrChange>
        </w:rPr>
        <w:pPrChange w:id="1921" w:author="michael schneider" w:date="2013-12-03T12:24:00Z">
          <w:pPr>
            <w:pStyle w:val="Heading4"/>
            <w:tabs>
              <w:tab w:val="left" w:pos="2970"/>
            </w:tabs>
          </w:pPr>
        </w:pPrChange>
      </w:pPr>
      <w:r w:rsidRPr="0088096E">
        <w:rPr>
          <w:rPrChange w:id="1922" w:author="michael schneider" w:date="2013-12-03T09:17:00Z">
            <w:rPr>
              <w:rFonts w:ascii="Tahoma" w:hAnsi="Tahoma" w:cs="Tahoma"/>
            </w:rPr>
          </w:rPrChange>
        </w:rPr>
        <w:t>Blog Search Results Page</w:t>
      </w:r>
    </w:p>
    <w:p w14:paraId="52389B8D" w14:textId="77777777" w:rsidR="00624049" w:rsidRPr="0088096E" w:rsidRDefault="00624049" w:rsidP="00F4013E">
      <w:pPr>
        <w:pStyle w:val="Heading5"/>
        <w:ind w:left="2880" w:hanging="1080"/>
        <w:rPr>
          <w:rFonts w:ascii="Tahoma" w:hAnsi="Tahoma" w:cs="Tahoma"/>
          <w:rPrChange w:id="1923" w:author="michael schneider" w:date="2013-12-03T09:17:00Z">
            <w:rPr>
              <w:rFonts w:ascii="Tahoma" w:hAnsi="Tahoma" w:cs="Tahoma"/>
            </w:rPr>
          </w:rPrChange>
        </w:rPr>
      </w:pPr>
      <w:r w:rsidRPr="0088096E">
        <w:rPr>
          <w:rFonts w:ascii="Tahoma" w:hAnsi="Tahoma" w:cs="Tahoma"/>
          <w:rPrChange w:id="1924" w:author="michael schneider" w:date="2013-12-03T09:17:00Z">
            <w:rPr>
              <w:rFonts w:ascii="Tahoma" w:hAnsi="Tahoma" w:cs="Tahoma"/>
            </w:rPr>
          </w:rPrChange>
        </w:rPr>
        <w:lastRenderedPageBreak/>
        <w:t xml:space="preserve">A Blog Search Results Page is a blog page that only contains blog posts which include the customer-entered keyword. </w:t>
      </w:r>
    </w:p>
    <w:p w14:paraId="60B46436" w14:textId="77777777" w:rsidR="00624049" w:rsidRPr="0088096E" w:rsidRDefault="00624049" w:rsidP="0005151E">
      <w:pPr>
        <w:pStyle w:val="Heading6"/>
        <w:ind w:left="3420" w:hanging="1260"/>
        <w:rPr>
          <w:rPrChange w:id="1925" w:author="michael schneider" w:date="2013-12-03T09:17:00Z">
            <w:rPr>
              <w:rFonts w:ascii="Tahoma" w:hAnsi="Tahoma" w:cs="Tahoma"/>
            </w:rPr>
          </w:rPrChange>
        </w:rPr>
        <w:pPrChange w:id="1926" w:author="michael schneider" w:date="2013-12-03T12:25:00Z">
          <w:pPr>
            <w:pStyle w:val="Heading4"/>
            <w:tabs>
              <w:tab w:val="left" w:pos="2970"/>
            </w:tabs>
          </w:pPr>
        </w:pPrChange>
      </w:pPr>
      <w:r w:rsidRPr="0088096E">
        <w:rPr>
          <w:rPrChange w:id="1927" w:author="michael schneider" w:date="2013-12-03T09:17:00Z">
            <w:rPr>
              <w:rFonts w:ascii="Tahoma" w:hAnsi="Tahoma" w:cs="Tahoma"/>
            </w:rPr>
          </w:rPrChange>
        </w:rPr>
        <w:t>The system shall compute and generate a blog search results page in less than two seconds.</w:t>
      </w:r>
    </w:p>
    <w:p w14:paraId="03754C5B" w14:textId="77777777" w:rsidR="00624049" w:rsidRPr="0088096E" w:rsidRDefault="00624049" w:rsidP="0005151E">
      <w:pPr>
        <w:pStyle w:val="Heading6"/>
        <w:ind w:left="3420" w:hanging="1260"/>
        <w:rPr>
          <w:rPrChange w:id="1928" w:author="michael schneider" w:date="2013-12-03T09:17:00Z">
            <w:rPr>
              <w:rFonts w:ascii="Tahoma" w:hAnsi="Tahoma" w:cs="Tahoma"/>
            </w:rPr>
          </w:rPrChange>
        </w:rPr>
        <w:pPrChange w:id="1929" w:author="michael schneider" w:date="2013-12-03T12:25:00Z">
          <w:pPr>
            <w:pStyle w:val="Heading4"/>
            <w:tabs>
              <w:tab w:val="left" w:pos="2970"/>
            </w:tabs>
          </w:pPr>
        </w:pPrChange>
      </w:pPr>
      <w:r w:rsidRPr="0088096E">
        <w:rPr>
          <w:rPrChange w:id="1930" w:author="michael schneider" w:date="2013-12-03T09:17:00Z">
            <w:rPr>
              <w:rFonts w:ascii="Tahoma" w:hAnsi="Tahoma" w:cs="Tahoma"/>
            </w:rPr>
          </w:rPrChange>
        </w:rPr>
        <w:t>The system shall compute the blog search results page as follows:</w:t>
      </w:r>
    </w:p>
    <w:p w14:paraId="45FEDF47" w14:textId="103BF695" w:rsidR="00624049" w:rsidRPr="0088096E" w:rsidRDefault="0005151E" w:rsidP="0005151E">
      <w:pPr>
        <w:pStyle w:val="ListParagraph"/>
        <w:tabs>
          <w:tab w:val="left" w:pos="2970"/>
        </w:tabs>
        <w:spacing w:before="240" w:after="200" w:line="480" w:lineRule="auto"/>
        <w:ind w:left="1440" w:firstLine="720"/>
        <w:rPr>
          <w:rFonts w:ascii="Tahoma" w:hAnsi="Tahoma" w:cs="Tahoma"/>
          <w:rPrChange w:id="1931" w:author="michael schneider" w:date="2013-12-03T09:17:00Z">
            <w:rPr>
              <w:rFonts w:ascii="Courier New" w:hAnsi="Courier New" w:cs="Courier New"/>
            </w:rPr>
          </w:rPrChange>
        </w:rPr>
        <w:pPrChange w:id="1932" w:author="michael schneider" w:date="2013-12-03T12:26:00Z">
          <w:pPr>
            <w:pStyle w:val="ListParagraph"/>
            <w:tabs>
              <w:tab w:val="left" w:pos="2970"/>
            </w:tabs>
            <w:spacing w:after="200" w:line="480" w:lineRule="auto"/>
            <w:ind w:left="1440" w:firstLine="720"/>
          </w:pPr>
        </w:pPrChange>
      </w:pPr>
      <w:ins w:id="1933" w:author="michael schneider" w:date="2013-12-03T12:26:00Z">
        <w:r>
          <w:rPr>
            <w:rFonts w:ascii="Tahoma" w:hAnsi="Tahoma" w:cs="Tahoma"/>
          </w:rPr>
          <w:tab/>
        </w:r>
      </w:ins>
      <w:proofErr w:type="gramStart"/>
      <w:r w:rsidR="00624049" w:rsidRPr="0088096E">
        <w:rPr>
          <w:rFonts w:ascii="Tahoma" w:hAnsi="Tahoma" w:cs="Tahoma"/>
          <w:rPrChange w:id="1934" w:author="michael schneider" w:date="2013-12-03T09:17:00Z">
            <w:rPr>
              <w:rFonts w:ascii="Courier New" w:hAnsi="Courier New" w:cs="Courier New"/>
            </w:rPr>
          </w:rPrChange>
        </w:rPr>
        <w:t>for</w:t>
      </w:r>
      <w:proofErr w:type="gramEnd"/>
      <w:r w:rsidR="00624049" w:rsidRPr="0088096E">
        <w:rPr>
          <w:rFonts w:ascii="Tahoma" w:hAnsi="Tahoma" w:cs="Tahoma"/>
          <w:rPrChange w:id="1935" w:author="michael schneider" w:date="2013-12-03T09:17:00Z">
            <w:rPr>
              <w:rFonts w:ascii="Courier New" w:hAnsi="Courier New" w:cs="Courier New"/>
            </w:rPr>
          </w:rPrChange>
        </w:rPr>
        <w:t xml:space="preserve"> each </w:t>
      </w:r>
      <w:proofErr w:type="spellStart"/>
      <w:r w:rsidR="00624049" w:rsidRPr="0088096E">
        <w:rPr>
          <w:rFonts w:ascii="Tahoma" w:hAnsi="Tahoma" w:cs="Tahoma"/>
          <w:rPrChange w:id="1936" w:author="michael schneider" w:date="2013-12-03T09:17:00Z">
            <w:rPr>
              <w:rFonts w:ascii="Courier New" w:hAnsi="Courier New" w:cs="Courier New"/>
            </w:rPr>
          </w:rPrChange>
        </w:rPr>
        <w:t>blogPost</w:t>
      </w:r>
      <w:proofErr w:type="spellEnd"/>
      <w:r w:rsidR="00624049" w:rsidRPr="0088096E">
        <w:rPr>
          <w:rFonts w:ascii="Tahoma" w:hAnsi="Tahoma" w:cs="Tahoma"/>
          <w:rPrChange w:id="1937" w:author="michael schneider" w:date="2013-12-03T09:17:00Z">
            <w:rPr>
              <w:rFonts w:ascii="Courier New" w:hAnsi="Courier New" w:cs="Courier New"/>
            </w:rPr>
          </w:rPrChange>
        </w:rPr>
        <w:t xml:space="preserve"> in </w:t>
      </w:r>
      <w:proofErr w:type="spellStart"/>
      <w:r w:rsidR="00624049" w:rsidRPr="0088096E">
        <w:rPr>
          <w:rFonts w:ascii="Tahoma" w:hAnsi="Tahoma" w:cs="Tahoma"/>
          <w:rPrChange w:id="1938" w:author="michael schneider" w:date="2013-12-03T09:17:00Z">
            <w:rPr>
              <w:rFonts w:ascii="Courier New" w:hAnsi="Courier New" w:cs="Courier New"/>
            </w:rPr>
          </w:rPrChange>
        </w:rPr>
        <w:t>blogPage</w:t>
      </w:r>
      <w:proofErr w:type="spellEnd"/>
      <w:r w:rsidR="00624049" w:rsidRPr="0088096E">
        <w:rPr>
          <w:rFonts w:ascii="Tahoma" w:hAnsi="Tahoma" w:cs="Tahoma"/>
          <w:rPrChange w:id="1939" w:author="michael schneider" w:date="2013-12-03T09:17:00Z">
            <w:rPr>
              <w:rFonts w:ascii="Courier New" w:hAnsi="Courier New" w:cs="Courier New"/>
            </w:rPr>
          </w:rPrChange>
        </w:rPr>
        <w:t xml:space="preserve"> </w:t>
      </w:r>
    </w:p>
    <w:p w14:paraId="5DC884AD" w14:textId="676F696D" w:rsidR="00624049" w:rsidRPr="0088096E" w:rsidRDefault="0005151E" w:rsidP="000E7EAD">
      <w:pPr>
        <w:pStyle w:val="ListParagraph"/>
        <w:tabs>
          <w:tab w:val="left" w:pos="2970"/>
        </w:tabs>
        <w:spacing w:after="200" w:line="480" w:lineRule="auto"/>
        <w:ind w:left="1440" w:firstLine="720"/>
        <w:rPr>
          <w:rFonts w:ascii="Tahoma" w:hAnsi="Tahoma" w:cs="Tahoma"/>
          <w:rPrChange w:id="1940" w:author="michael schneider" w:date="2013-12-03T09:17:00Z">
            <w:rPr>
              <w:rFonts w:ascii="Courier New" w:hAnsi="Courier New" w:cs="Courier New"/>
            </w:rPr>
          </w:rPrChange>
        </w:rPr>
      </w:pPr>
      <w:ins w:id="1941" w:author="michael schneider" w:date="2013-12-03T12:26:00Z">
        <w:r>
          <w:rPr>
            <w:rFonts w:ascii="Tahoma" w:hAnsi="Tahoma" w:cs="Tahoma"/>
          </w:rPr>
          <w:tab/>
        </w:r>
      </w:ins>
      <w:r w:rsidR="00624049" w:rsidRPr="0088096E">
        <w:rPr>
          <w:rFonts w:ascii="Tahoma" w:hAnsi="Tahoma" w:cs="Tahoma"/>
          <w:rPrChange w:id="1942" w:author="michael schneider" w:date="2013-12-03T09:17:00Z">
            <w:rPr>
              <w:rFonts w:ascii="Courier New" w:hAnsi="Courier New" w:cs="Courier New"/>
            </w:rPr>
          </w:rPrChange>
        </w:rPr>
        <w:t>{</w:t>
      </w:r>
    </w:p>
    <w:p w14:paraId="7096D18A" w14:textId="0DB049F9" w:rsidR="00624049" w:rsidRPr="0088096E" w:rsidRDefault="0005151E" w:rsidP="0005151E">
      <w:pPr>
        <w:pStyle w:val="ListParagraph"/>
        <w:spacing w:after="200" w:line="480" w:lineRule="auto"/>
        <w:ind w:left="2160" w:firstLine="720"/>
        <w:rPr>
          <w:rFonts w:ascii="Tahoma" w:hAnsi="Tahoma" w:cs="Tahoma"/>
          <w:rPrChange w:id="1943" w:author="michael schneider" w:date="2013-12-03T09:17:00Z">
            <w:rPr>
              <w:rFonts w:ascii="Courier New" w:hAnsi="Courier New" w:cs="Courier New"/>
            </w:rPr>
          </w:rPrChange>
        </w:rPr>
      </w:pPr>
      <w:ins w:id="1944" w:author="michael schneider" w:date="2013-12-03T12:26:00Z">
        <w:r>
          <w:rPr>
            <w:rFonts w:ascii="Tahoma" w:hAnsi="Tahoma" w:cs="Tahoma"/>
          </w:rPr>
          <w:tab/>
        </w:r>
      </w:ins>
      <w:r w:rsidR="00624049" w:rsidRPr="0088096E">
        <w:rPr>
          <w:rFonts w:ascii="Tahoma" w:hAnsi="Tahoma" w:cs="Tahoma"/>
          <w:rPrChange w:id="1945" w:author="michael schneider" w:date="2013-12-03T09:17:00Z">
            <w:rPr>
              <w:rFonts w:ascii="Courier New" w:hAnsi="Courier New" w:cs="Courier New"/>
            </w:rPr>
          </w:rPrChange>
        </w:rPr>
        <w:t xml:space="preserve">IF </w:t>
      </w:r>
      <w:proofErr w:type="spellStart"/>
      <w:r w:rsidR="00624049" w:rsidRPr="0088096E">
        <w:rPr>
          <w:rFonts w:ascii="Tahoma" w:hAnsi="Tahoma" w:cs="Tahoma"/>
          <w:rPrChange w:id="1946" w:author="michael schneider" w:date="2013-12-03T09:17:00Z">
            <w:rPr>
              <w:rFonts w:ascii="Courier New" w:hAnsi="Courier New" w:cs="Courier New"/>
            </w:rPr>
          </w:rPrChange>
        </w:rPr>
        <w:t>blogPost.keywords</w:t>
      </w:r>
      <w:proofErr w:type="spellEnd"/>
      <w:r w:rsidR="00624049" w:rsidRPr="0088096E">
        <w:rPr>
          <w:rFonts w:ascii="Tahoma" w:hAnsi="Tahoma" w:cs="Tahoma"/>
          <w:rPrChange w:id="1947" w:author="michael schneider" w:date="2013-12-03T09:17:00Z">
            <w:rPr>
              <w:rFonts w:ascii="Courier New" w:hAnsi="Courier New" w:cs="Courier New"/>
            </w:rPr>
          </w:rPrChange>
        </w:rPr>
        <w:t xml:space="preserve"> contains </w:t>
      </w:r>
      <w:proofErr w:type="spellStart"/>
      <w:r w:rsidR="00624049" w:rsidRPr="0088096E">
        <w:rPr>
          <w:rFonts w:ascii="Tahoma" w:hAnsi="Tahoma" w:cs="Tahoma"/>
          <w:rPrChange w:id="1948" w:author="michael schneider" w:date="2013-12-03T09:17:00Z">
            <w:rPr>
              <w:rFonts w:ascii="Courier New" w:hAnsi="Courier New" w:cs="Courier New"/>
            </w:rPr>
          </w:rPrChange>
        </w:rPr>
        <w:t>userKeyword</w:t>
      </w:r>
      <w:proofErr w:type="spellEnd"/>
    </w:p>
    <w:p w14:paraId="64F17C2A" w14:textId="77777777" w:rsidR="00624049" w:rsidRPr="0088096E" w:rsidRDefault="00624049" w:rsidP="0005151E">
      <w:pPr>
        <w:pStyle w:val="ListParagraph"/>
        <w:spacing w:after="200" w:line="480" w:lineRule="auto"/>
        <w:ind w:left="2880" w:firstLine="720"/>
        <w:rPr>
          <w:rFonts w:ascii="Tahoma" w:hAnsi="Tahoma" w:cs="Tahoma"/>
          <w:rPrChange w:id="1949" w:author="michael schneider" w:date="2013-12-03T09:17:00Z">
            <w:rPr>
              <w:rFonts w:ascii="Courier New" w:hAnsi="Courier New" w:cs="Courier New"/>
            </w:rPr>
          </w:rPrChange>
        </w:rPr>
        <w:pPrChange w:id="1950" w:author="michael schneider" w:date="2013-12-03T12:26:00Z">
          <w:pPr>
            <w:pStyle w:val="ListParagraph"/>
            <w:spacing w:after="200" w:line="480" w:lineRule="auto"/>
            <w:ind w:left="2160" w:firstLine="720"/>
          </w:pPr>
        </w:pPrChange>
      </w:pPr>
      <w:r w:rsidRPr="0088096E">
        <w:rPr>
          <w:rFonts w:ascii="Tahoma" w:hAnsi="Tahoma" w:cs="Tahoma"/>
          <w:rPrChange w:id="1951" w:author="michael schneider" w:date="2013-12-03T09:17:00Z">
            <w:rPr>
              <w:rFonts w:ascii="Courier New" w:hAnsi="Courier New" w:cs="Courier New"/>
            </w:rPr>
          </w:rPrChange>
        </w:rPr>
        <w:t xml:space="preserve">THEN add </w:t>
      </w:r>
      <w:proofErr w:type="spellStart"/>
      <w:r w:rsidRPr="0088096E">
        <w:rPr>
          <w:rFonts w:ascii="Tahoma" w:hAnsi="Tahoma" w:cs="Tahoma"/>
          <w:rPrChange w:id="1952" w:author="michael schneider" w:date="2013-12-03T09:17:00Z">
            <w:rPr>
              <w:rFonts w:ascii="Courier New" w:hAnsi="Courier New" w:cs="Courier New"/>
            </w:rPr>
          </w:rPrChange>
        </w:rPr>
        <w:t>blogPost</w:t>
      </w:r>
      <w:proofErr w:type="spellEnd"/>
      <w:r w:rsidRPr="0088096E">
        <w:rPr>
          <w:rFonts w:ascii="Tahoma" w:hAnsi="Tahoma" w:cs="Tahoma"/>
          <w:rPrChange w:id="1953" w:author="michael schneider" w:date="2013-12-03T09:17:00Z">
            <w:rPr>
              <w:rFonts w:ascii="Courier New" w:hAnsi="Courier New" w:cs="Courier New"/>
            </w:rPr>
          </w:rPrChange>
        </w:rPr>
        <w:t xml:space="preserve"> to </w:t>
      </w:r>
      <w:proofErr w:type="spellStart"/>
      <w:r w:rsidRPr="0088096E">
        <w:rPr>
          <w:rFonts w:ascii="Tahoma" w:hAnsi="Tahoma" w:cs="Tahoma"/>
          <w:rPrChange w:id="1954" w:author="michael schneider" w:date="2013-12-03T09:17:00Z">
            <w:rPr>
              <w:rFonts w:ascii="Courier New" w:hAnsi="Courier New" w:cs="Courier New"/>
            </w:rPr>
          </w:rPrChange>
        </w:rPr>
        <w:t>blogSearchResultsPage</w:t>
      </w:r>
      <w:proofErr w:type="spellEnd"/>
    </w:p>
    <w:p w14:paraId="1F3539CA" w14:textId="3F12870F" w:rsidR="00624049" w:rsidRPr="0088096E" w:rsidRDefault="0005151E" w:rsidP="000E7EAD">
      <w:pPr>
        <w:pStyle w:val="ListParagraph"/>
        <w:tabs>
          <w:tab w:val="left" w:pos="2970"/>
        </w:tabs>
        <w:spacing w:after="200" w:line="480" w:lineRule="auto"/>
        <w:ind w:left="1440" w:firstLine="720"/>
        <w:rPr>
          <w:rFonts w:ascii="Tahoma" w:hAnsi="Tahoma" w:cs="Tahoma"/>
          <w:rPrChange w:id="1955" w:author="michael schneider" w:date="2013-12-03T09:17:00Z">
            <w:rPr>
              <w:rFonts w:ascii="Courier New" w:hAnsi="Courier New" w:cs="Courier New"/>
            </w:rPr>
          </w:rPrChange>
        </w:rPr>
      </w:pPr>
      <w:ins w:id="1956" w:author="michael schneider" w:date="2013-12-03T12:26:00Z">
        <w:r>
          <w:rPr>
            <w:rFonts w:ascii="Tahoma" w:hAnsi="Tahoma" w:cs="Tahoma"/>
          </w:rPr>
          <w:tab/>
        </w:r>
      </w:ins>
      <w:r w:rsidR="00624049" w:rsidRPr="0088096E">
        <w:rPr>
          <w:rFonts w:ascii="Tahoma" w:hAnsi="Tahoma" w:cs="Tahoma"/>
          <w:rPrChange w:id="1957" w:author="michael schneider" w:date="2013-12-03T09:17:00Z">
            <w:rPr>
              <w:rFonts w:ascii="Courier New" w:hAnsi="Courier New" w:cs="Courier New"/>
            </w:rPr>
          </w:rPrChange>
        </w:rPr>
        <w:t>}</w:t>
      </w:r>
    </w:p>
    <w:p w14:paraId="57F6CEC0" w14:textId="44D42DBB" w:rsidR="00624049" w:rsidRPr="0088096E" w:rsidRDefault="0005151E" w:rsidP="000E7EAD">
      <w:pPr>
        <w:pStyle w:val="ListParagraph"/>
        <w:tabs>
          <w:tab w:val="left" w:pos="2970"/>
        </w:tabs>
        <w:spacing w:after="200" w:line="480" w:lineRule="auto"/>
        <w:ind w:left="1440" w:firstLine="720"/>
        <w:rPr>
          <w:rFonts w:ascii="Tahoma" w:hAnsi="Tahoma" w:cs="Tahoma"/>
          <w:rPrChange w:id="1958" w:author="michael schneider" w:date="2013-12-03T09:17:00Z">
            <w:rPr>
              <w:rFonts w:ascii="Courier New" w:hAnsi="Courier New" w:cs="Courier New"/>
            </w:rPr>
          </w:rPrChange>
        </w:rPr>
      </w:pPr>
      <w:ins w:id="1959" w:author="michael schneider" w:date="2013-12-03T12:26:00Z">
        <w:r>
          <w:rPr>
            <w:rFonts w:ascii="Tahoma" w:hAnsi="Tahoma" w:cs="Tahoma"/>
          </w:rPr>
          <w:tab/>
        </w:r>
      </w:ins>
      <w:proofErr w:type="gramStart"/>
      <w:r w:rsidR="00624049" w:rsidRPr="0088096E">
        <w:rPr>
          <w:rFonts w:ascii="Tahoma" w:hAnsi="Tahoma" w:cs="Tahoma"/>
          <w:rPrChange w:id="1960" w:author="michael schneider" w:date="2013-12-03T09:17:00Z">
            <w:rPr>
              <w:rFonts w:ascii="Courier New" w:hAnsi="Courier New" w:cs="Courier New"/>
            </w:rPr>
          </w:rPrChange>
        </w:rPr>
        <w:t>display</w:t>
      </w:r>
      <w:proofErr w:type="gramEnd"/>
      <w:r w:rsidR="00624049" w:rsidRPr="0088096E">
        <w:rPr>
          <w:rFonts w:ascii="Tahoma" w:hAnsi="Tahoma" w:cs="Tahoma"/>
          <w:rPrChange w:id="1961" w:author="michael schneider" w:date="2013-12-03T09:17:00Z">
            <w:rPr>
              <w:rFonts w:ascii="Courier New" w:hAnsi="Courier New" w:cs="Courier New"/>
            </w:rPr>
          </w:rPrChange>
        </w:rPr>
        <w:t xml:space="preserve"> </w:t>
      </w:r>
      <w:proofErr w:type="spellStart"/>
      <w:r w:rsidR="00624049" w:rsidRPr="0088096E">
        <w:rPr>
          <w:rFonts w:ascii="Tahoma" w:hAnsi="Tahoma" w:cs="Tahoma"/>
          <w:rPrChange w:id="1962" w:author="michael schneider" w:date="2013-12-03T09:17:00Z">
            <w:rPr>
              <w:rFonts w:ascii="Courier New" w:hAnsi="Courier New" w:cs="Courier New"/>
            </w:rPr>
          </w:rPrChange>
        </w:rPr>
        <w:t>blogSearchResultsPage</w:t>
      </w:r>
      <w:proofErr w:type="spellEnd"/>
    </w:p>
    <w:p w14:paraId="326689D2" w14:textId="77777777" w:rsidR="00624049" w:rsidRPr="0088096E" w:rsidRDefault="00624049" w:rsidP="00F00BD5">
      <w:pPr>
        <w:pStyle w:val="Heading5"/>
        <w:ind w:left="2970" w:hanging="1170"/>
        <w:rPr>
          <w:rPrChange w:id="1963" w:author="michael schneider" w:date="2013-12-03T09:17:00Z">
            <w:rPr>
              <w:rFonts w:ascii="Tahoma" w:hAnsi="Tahoma" w:cs="Tahoma"/>
            </w:rPr>
          </w:rPrChange>
        </w:rPr>
        <w:pPrChange w:id="1964" w:author="michael schneider" w:date="2013-12-03T12:27:00Z">
          <w:pPr>
            <w:pStyle w:val="Heading4"/>
            <w:tabs>
              <w:tab w:val="left" w:pos="2970"/>
            </w:tabs>
          </w:pPr>
        </w:pPrChange>
      </w:pPr>
      <w:r w:rsidRPr="0088096E">
        <w:rPr>
          <w:rPrChange w:id="1965" w:author="michael schneider" w:date="2013-12-03T09:17:00Z">
            <w:rPr>
              <w:rFonts w:ascii="Tahoma" w:hAnsi="Tahoma" w:cs="Tahoma"/>
            </w:rPr>
          </w:rPrChange>
        </w:rPr>
        <w:t>If the keyword is left blank, an empty blog search results page is displayed</w:t>
      </w:r>
    </w:p>
    <w:p w14:paraId="22C2109D" w14:textId="55922B7E" w:rsidR="00624049" w:rsidRPr="0088096E" w:rsidRDefault="00624049" w:rsidP="00602981">
      <w:pPr>
        <w:pStyle w:val="Heading4"/>
        <w:rPr>
          <w:rPrChange w:id="1966" w:author="michael schneider" w:date="2013-12-03T09:17:00Z">
            <w:rPr>
              <w:rFonts w:ascii="Tahoma" w:hAnsi="Tahoma" w:cs="Tahoma"/>
            </w:rPr>
          </w:rPrChange>
        </w:rPr>
        <w:pPrChange w:id="1967" w:author="michael schneider" w:date="2013-12-03T12:29:00Z">
          <w:pPr>
            <w:pStyle w:val="Heading2"/>
          </w:pPr>
        </w:pPrChange>
      </w:pPr>
      <w:del w:id="1968" w:author="michael schneider" w:date="2013-12-03T12:29:00Z">
        <w:r w:rsidRPr="0088096E" w:rsidDel="00602981">
          <w:rPr>
            <w:rPrChange w:id="1969" w:author="michael schneider" w:date="2013-12-03T09:17:00Z">
              <w:rPr>
                <w:rFonts w:ascii="Tahoma" w:hAnsi="Tahoma" w:cs="Tahoma"/>
              </w:rPr>
            </w:rPrChange>
          </w:rPr>
          <w:delText xml:space="preserve"> </w:delText>
        </w:r>
      </w:del>
      <w:r w:rsidRPr="0088096E">
        <w:rPr>
          <w:rPrChange w:id="1970" w:author="michael schneider" w:date="2013-12-03T09:17:00Z">
            <w:rPr>
              <w:rFonts w:ascii="Tahoma" w:hAnsi="Tahoma" w:cs="Tahoma"/>
            </w:rPr>
          </w:rPrChange>
        </w:rPr>
        <w:t>The system shall allow a customer to view general information about the Jonesborough Farmer’s Market by accessing the home page, blog page, or Q &amp; A page.</w:t>
      </w:r>
    </w:p>
    <w:p w14:paraId="0A0409EA" w14:textId="27E8DCFE" w:rsidR="00624049" w:rsidRDefault="006760EF" w:rsidP="00602981">
      <w:pPr>
        <w:pStyle w:val="Heading5"/>
        <w:rPr>
          <w:ins w:id="1971" w:author="michael schneider" w:date="2013-12-03T18:29:00Z"/>
        </w:rPr>
        <w:pPrChange w:id="1972" w:author="michael schneider" w:date="2013-12-03T12:29:00Z">
          <w:pPr>
            <w:pStyle w:val="Heading3"/>
            <w:tabs>
              <w:tab w:val="left" w:pos="2970"/>
            </w:tabs>
          </w:pPr>
        </w:pPrChange>
      </w:pPr>
      <w:ins w:id="1973" w:author="michael schneider" w:date="2013-12-03T18:28:00Z">
        <w:r>
          <w:rPr>
            <w:noProof/>
          </w:rPr>
          <w:drawing>
            <wp:anchor distT="0" distB="0" distL="114300" distR="114300" simplePos="0" relativeHeight="251685888" behindDoc="0" locked="0" layoutInCell="1" allowOverlap="1" wp14:anchorId="7E063BB2" wp14:editId="05EAD3B0">
              <wp:simplePos x="0" y="0"/>
              <wp:positionH relativeFrom="page">
                <wp:posOffset>2209800</wp:posOffset>
              </wp:positionH>
              <wp:positionV relativeFrom="paragraph">
                <wp:posOffset>329565</wp:posOffset>
              </wp:positionV>
              <wp:extent cx="5553075" cy="3138170"/>
              <wp:effectExtent l="0" t="0" r="9525"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1.2.3 home page.jpg"/>
                      <pic:cNvPicPr/>
                    </pic:nvPicPr>
                    <pic:blipFill>
                      <a:blip r:embed="rId16">
                        <a:extLst>
                          <a:ext uri="{28A0092B-C50C-407E-A947-70E740481C1C}">
                            <a14:useLocalDpi xmlns:a14="http://schemas.microsoft.com/office/drawing/2010/main" val="0"/>
                          </a:ext>
                        </a:extLst>
                      </a:blip>
                      <a:stretch>
                        <a:fillRect/>
                      </a:stretch>
                    </pic:blipFill>
                    <pic:spPr>
                      <a:xfrm>
                        <a:off x="0" y="0"/>
                        <a:ext cx="5553075" cy="3138170"/>
                      </a:xfrm>
                      <a:prstGeom prst="rect">
                        <a:avLst/>
                      </a:prstGeom>
                    </pic:spPr>
                  </pic:pic>
                </a:graphicData>
              </a:graphic>
              <wp14:sizeRelH relativeFrom="page">
                <wp14:pctWidth>0</wp14:pctWidth>
              </wp14:sizeRelH>
              <wp14:sizeRelV relativeFrom="page">
                <wp14:pctHeight>0</wp14:pctHeight>
              </wp14:sizeRelV>
            </wp:anchor>
          </w:drawing>
        </w:r>
      </w:ins>
      <w:ins w:id="1974" w:author="michael schneider" w:date="2013-12-03T18:29:00Z">
        <w:r>
          <w:t xml:space="preserve">Home Page - </w:t>
        </w:r>
      </w:ins>
      <w:r w:rsidR="00624049" w:rsidRPr="0088096E">
        <w:rPr>
          <w:rPrChange w:id="1975" w:author="michael schneider" w:date="2013-12-03T09:17:00Z">
            <w:rPr>
              <w:rFonts w:ascii="Tahoma" w:hAnsi="Tahoma" w:cs="Tahoma"/>
            </w:rPr>
          </w:rPrChange>
        </w:rPr>
        <w:t>User Interface Design</w:t>
      </w:r>
    </w:p>
    <w:p w14:paraId="51FF2EAF" w14:textId="3059D6A5" w:rsidR="006760EF" w:rsidRDefault="006760EF" w:rsidP="006760EF">
      <w:pPr>
        <w:pStyle w:val="Heading5"/>
        <w:numPr>
          <w:ilvl w:val="0"/>
          <w:numId w:val="0"/>
        </w:numPr>
        <w:ind w:left="2160"/>
        <w:rPr>
          <w:ins w:id="1976" w:author="michael schneider" w:date="2013-12-03T18:29:00Z"/>
        </w:rPr>
        <w:pPrChange w:id="1977" w:author="michael schneider" w:date="2013-12-03T18:29:00Z">
          <w:pPr>
            <w:pStyle w:val="Heading3"/>
            <w:tabs>
              <w:tab w:val="left" w:pos="2970"/>
            </w:tabs>
          </w:pPr>
        </w:pPrChange>
      </w:pPr>
    </w:p>
    <w:p w14:paraId="018C4B7E" w14:textId="77777777" w:rsidR="006760EF" w:rsidRDefault="006760EF" w:rsidP="006760EF">
      <w:pPr>
        <w:pStyle w:val="Heading5"/>
        <w:numPr>
          <w:ilvl w:val="0"/>
          <w:numId w:val="0"/>
        </w:numPr>
        <w:ind w:left="2160"/>
        <w:rPr>
          <w:ins w:id="1978" w:author="michael schneider" w:date="2013-12-03T18:29:00Z"/>
        </w:rPr>
        <w:pPrChange w:id="1979" w:author="michael schneider" w:date="2013-12-03T18:29:00Z">
          <w:pPr>
            <w:pStyle w:val="Heading3"/>
            <w:tabs>
              <w:tab w:val="left" w:pos="2970"/>
            </w:tabs>
          </w:pPr>
        </w:pPrChange>
      </w:pPr>
    </w:p>
    <w:p w14:paraId="509ABB85" w14:textId="59E68CE0" w:rsidR="006760EF" w:rsidRDefault="006760EF" w:rsidP="00602981">
      <w:pPr>
        <w:pStyle w:val="Heading5"/>
        <w:rPr>
          <w:ins w:id="1980" w:author="michael schneider" w:date="2013-12-03T18:28:00Z"/>
        </w:rPr>
        <w:pPrChange w:id="1981" w:author="michael schneider" w:date="2013-12-03T12:29:00Z">
          <w:pPr>
            <w:pStyle w:val="Heading3"/>
            <w:tabs>
              <w:tab w:val="left" w:pos="2970"/>
            </w:tabs>
          </w:pPr>
        </w:pPrChange>
      </w:pPr>
      <w:ins w:id="1982" w:author="michael schneider" w:date="2013-12-03T18:30:00Z">
        <w:r>
          <w:t>Frequently Asked Questions – User Interface</w:t>
        </w:r>
      </w:ins>
    </w:p>
    <w:p w14:paraId="594B2475" w14:textId="46D60584" w:rsidR="006760EF" w:rsidRDefault="006760EF" w:rsidP="006760EF">
      <w:pPr>
        <w:pStyle w:val="Heading4"/>
        <w:numPr>
          <w:ilvl w:val="0"/>
          <w:numId w:val="0"/>
        </w:numPr>
        <w:ind w:left="1800"/>
        <w:rPr>
          <w:ins w:id="1983" w:author="michael schneider" w:date="2013-12-03T18:28:00Z"/>
        </w:rPr>
        <w:pPrChange w:id="1984" w:author="michael schneider" w:date="2013-12-03T18:28:00Z">
          <w:pPr>
            <w:pStyle w:val="Heading3"/>
            <w:tabs>
              <w:tab w:val="left" w:pos="2970"/>
            </w:tabs>
          </w:pPr>
        </w:pPrChange>
      </w:pPr>
      <w:ins w:id="1985" w:author="michael schneider" w:date="2013-12-03T18:29:00Z">
        <w:r>
          <w:rPr>
            <w:noProof/>
          </w:rPr>
          <w:drawing>
            <wp:anchor distT="0" distB="0" distL="114300" distR="114300" simplePos="0" relativeHeight="251687936" behindDoc="0" locked="0" layoutInCell="1" allowOverlap="1" wp14:anchorId="156F9858" wp14:editId="2DF1E64F">
              <wp:simplePos x="0" y="0"/>
              <wp:positionH relativeFrom="page">
                <wp:align>right</wp:align>
              </wp:positionH>
              <wp:positionV relativeFrom="paragraph">
                <wp:posOffset>121920</wp:posOffset>
              </wp:positionV>
              <wp:extent cx="5626735" cy="2933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1.2.3 FAQ page.jpg"/>
                      <pic:cNvPicPr/>
                    </pic:nvPicPr>
                    <pic:blipFill>
                      <a:blip r:embed="rId17">
                        <a:extLst>
                          <a:ext uri="{28A0092B-C50C-407E-A947-70E740481C1C}">
                            <a14:useLocalDpi xmlns:a14="http://schemas.microsoft.com/office/drawing/2010/main" val="0"/>
                          </a:ext>
                        </a:extLst>
                      </a:blip>
                      <a:stretch>
                        <a:fillRect/>
                      </a:stretch>
                    </pic:blipFill>
                    <pic:spPr>
                      <a:xfrm>
                        <a:off x="0" y="0"/>
                        <a:ext cx="5626735" cy="2933700"/>
                      </a:xfrm>
                      <a:prstGeom prst="rect">
                        <a:avLst/>
                      </a:prstGeom>
                    </pic:spPr>
                  </pic:pic>
                </a:graphicData>
              </a:graphic>
              <wp14:sizeRelH relativeFrom="page">
                <wp14:pctWidth>0</wp14:pctWidth>
              </wp14:sizeRelH>
              <wp14:sizeRelV relativeFrom="page">
                <wp14:pctHeight>0</wp14:pctHeight>
              </wp14:sizeRelV>
            </wp:anchor>
          </w:drawing>
        </w:r>
      </w:ins>
    </w:p>
    <w:p w14:paraId="0D85B924" w14:textId="3DCCDCA7" w:rsidR="006760EF" w:rsidRDefault="006760EF" w:rsidP="006760EF">
      <w:pPr>
        <w:pStyle w:val="Heading5"/>
        <w:numPr>
          <w:ilvl w:val="0"/>
          <w:numId w:val="0"/>
        </w:numPr>
        <w:ind w:left="2880"/>
        <w:rPr>
          <w:ins w:id="1986" w:author="michael schneider" w:date="2013-12-03T18:28:00Z"/>
        </w:rPr>
        <w:pPrChange w:id="1987" w:author="michael schneider" w:date="2013-12-03T18:28:00Z">
          <w:pPr>
            <w:pStyle w:val="Heading3"/>
            <w:tabs>
              <w:tab w:val="left" w:pos="2970"/>
            </w:tabs>
          </w:pPr>
        </w:pPrChange>
      </w:pPr>
    </w:p>
    <w:p w14:paraId="5588C084" w14:textId="0E50B103" w:rsidR="006760EF" w:rsidRPr="0088096E" w:rsidRDefault="006760EF" w:rsidP="006760EF">
      <w:pPr>
        <w:pStyle w:val="Heading5"/>
        <w:numPr>
          <w:ilvl w:val="0"/>
          <w:numId w:val="0"/>
        </w:numPr>
        <w:ind w:left="2880"/>
        <w:rPr>
          <w:rPrChange w:id="1988" w:author="michael schneider" w:date="2013-12-03T09:17:00Z">
            <w:rPr>
              <w:rFonts w:ascii="Tahoma" w:hAnsi="Tahoma" w:cs="Tahoma"/>
            </w:rPr>
          </w:rPrChange>
        </w:rPr>
        <w:pPrChange w:id="1989" w:author="michael schneider" w:date="2013-12-03T18:28:00Z">
          <w:pPr>
            <w:pStyle w:val="Heading3"/>
            <w:tabs>
              <w:tab w:val="left" w:pos="2970"/>
            </w:tabs>
          </w:pPr>
        </w:pPrChange>
      </w:pPr>
    </w:p>
    <w:p w14:paraId="57FD164C" w14:textId="320642AE" w:rsidR="00624049" w:rsidRPr="006760EF" w:rsidDel="006760EF" w:rsidRDefault="00624049" w:rsidP="00602981">
      <w:pPr>
        <w:pStyle w:val="Heading6"/>
        <w:rPr>
          <w:del w:id="1990" w:author="michael schneider" w:date="2013-12-03T18:28:00Z"/>
          <w:rPrChange w:id="1991" w:author="michael schneider" w:date="2013-12-03T18:28:00Z">
            <w:rPr>
              <w:del w:id="1992" w:author="michael schneider" w:date="2013-12-03T18:28:00Z"/>
              <w:rFonts w:ascii="Tahoma" w:hAnsi="Tahoma" w:cs="Tahoma"/>
              <w:highlight w:val="yellow"/>
            </w:rPr>
          </w:rPrChange>
        </w:rPr>
        <w:pPrChange w:id="1993" w:author="michael schneider" w:date="2013-12-03T12:30:00Z">
          <w:pPr>
            <w:pStyle w:val="Heading4"/>
            <w:tabs>
              <w:tab w:val="left" w:pos="2970"/>
            </w:tabs>
          </w:pPr>
        </w:pPrChange>
      </w:pPr>
      <w:del w:id="1994" w:author="michael schneider" w:date="2013-12-03T18:28:00Z">
        <w:r w:rsidRPr="006760EF" w:rsidDel="006760EF">
          <w:rPr>
            <w:rPrChange w:id="1995" w:author="michael schneider" w:date="2013-12-03T18:28:00Z">
              <w:rPr>
                <w:rFonts w:ascii="Tahoma" w:hAnsi="Tahoma" w:cs="Tahoma"/>
                <w:highlight w:val="yellow"/>
              </w:rPr>
            </w:rPrChange>
          </w:rPr>
          <w:delText>&lt;TODO&gt;</w:delText>
        </w:r>
      </w:del>
    </w:p>
    <w:p w14:paraId="234D359B" w14:textId="76EA5F69" w:rsidR="00624049" w:rsidRPr="0088096E" w:rsidRDefault="00624049" w:rsidP="00FF6A81">
      <w:pPr>
        <w:pStyle w:val="Heading5"/>
        <w:ind w:left="2880" w:hanging="1080"/>
        <w:rPr>
          <w:rPrChange w:id="1996" w:author="michael schneider" w:date="2013-12-03T09:17:00Z">
            <w:rPr>
              <w:rFonts w:ascii="Tahoma" w:hAnsi="Tahoma" w:cs="Tahoma"/>
            </w:rPr>
          </w:rPrChange>
        </w:rPr>
        <w:pPrChange w:id="1997" w:author="michael schneider" w:date="2013-12-03T12:30:00Z">
          <w:pPr>
            <w:pStyle w:val="Heading3"/>
            <w:tabs>
              <w:tab w:val="left" w:pos="2970"/>
            </w:tabs>
          </w:pPr>
        </w:pPrChange>
      </w:pPr>
      <w:r w:rsidRPr="0088096E">
        <w:rPr>
          <w:rPrChange w:id="1998" w:author="michael schneider" w:date="2013-12-03T09:17:00Z">
            <w:rPr>
              <w:rFonts w:ascii="Tahoma" w:hAnsi="Tahoma" w:cs="Tahoma"/>
            </w:rPr>
          </w:rPrChange>
        </w:rPr>
        <w:t>The</w:t>
      </w:r>
      <w:ins w:id="1999" w:author="michael schneider" w:date="2013-12-03T12:30:00Z">
        <w:r w:rsidR="00602981">
          <w:t xml:space="preserve"> system shall display these pages to customers who are and who are not logged-in.</w:t>
        </w:r>
      </w:ins>
      <w:del w:id="2000" w:author="michael schneider" w:date="2013-12-03T12:30:00Z">
        <w:r w:rsidRPr="0088096E" w:rsidDel="00602981">
          <w:rPr>
            <w:rPrChange w:id="2001" w:author="michael schneider" w:date="2013-12-03T09:17:00Z">
              <w:rPr>
                <w:rFonts w:ascii="Tahoma" w:hAnsi="Tahoma" w:cs="Tahoma"/>
              </w:rPr>
            </w:rPrChange>
          </w:rPr>
          <w:delText>se pages shall be viewable by a customer without logging in.</w:delText>
        </w:r>
      </w:del>
    </w:p>
    <w:p w14:paraId="640E4689" w14:textId="43045EC1" w:rsidR="00624049" w:rsidRPr="0088096E" w:rsidRDefault="00624049" w:rsidP="00FF6A81">
      <w:pPr>
        <w:pStyle w:val="Heading5"/>
        <w:rPr>
          <w:rPrChange w:id="2002" w:author="michael schneider" w:date="2013-12-03T09:17:00Z">
            <w:rPr>
              <w:rFonts w:ascii="Tahoma" w:hAnsi="Tahoma" w:cs="Tahoma"/>
            </w:rPr>
          </w:rPrChange>
        </w:rPr>
        <w:pPrChange w:id="2003" w:author="michael schneider" w:date="2013-12-03T12:31:00Z">
          <w:pPr>
            <w:pStyle w:val="Heading3"/>
            <w:tabs>
              <w:tab w:val="left" w:pos="2970"/>
            </w:tabs>
          </w:pPr>
        </w:pPrChange>
      </w:pPr>
      <w:r w:rsidRPr="0088096E">
        <w:rPr>
          <w:rPrChange w:id="2004" w:author="michael schneider" w:date="2013-12-03T09:17:00Z">
            <w:rPr>
              <w:rFonts w:ascii="Tahoma" w:hAnsi="Tahoma" w:cs="Tahoma"/>
            </w:rPr>
          </w:rPrChange>
        </w:rPr>
        <w:t xml:space="preserve">These pages shall be </w:t>
      </w:r>
      <w:ins w:id="2005" w:author="michael schneider" w:date="2013-12-03T12:31:00Z">
        <w:r w:rsidR="00FF6A81">
          <w:t xml:space="preserve">classified as </w:t>
        </w:r>
      </w:ins>
      <w:r w:rsidRPr="0088096E">
        <w:rPr>
          <w:rPrChange w:id="2006" w:author="michael schneider" w:date="2013-12-03T09:17:00Z">
            <w:rPr>
              <w:rFonts w:ascii="Tahoma" w:hAnsi="Tahoma" w:cs="Tahoma"/>
            </w:rPr>
          </w:rPrChange>
        </w:rPr>
        <w:t>blog pages.</w:t>
      </w:r>
    </w:p>
    <w:p w14:paraId="12B4DDB3" w14:textId="5A8EC842" w:rsidR="00624049" w:rsidRDefault="00624049" w:rsidP="0073335C">
      <w:pPr>
        <w:pStyle w:val="Heading5"/>
        <w:ind w:left="2880" w:hanging="1080"/>
        <w:rPr>
          <w:ins w:id="2007" w:author="michael schneider" w:date="2013-12-03T12:38:00Z"/>
        </w:rPr>
        <w:pPrChange w:id="2008" w:author="michael schneider" w:date="2013-12-03T12:31:00Z">
          <w:pPr>
            <w:pStyle w:val="Heading3"/>
            <w:tabs>
              <w:tab w:val="left" w:pos="2970"/>
            </w:tabs>
            <w:ind w:left="2160" w:hanging="1080"/>
          </w:pPr>
        </w:pPrChange>
      </w:pPr>
      <w:r w:rsidRPr="0088096E">
        <w:rPr>
          <w:rPrChange w:id="2009" w:author="michael schneider" w:date="2013-12-03T09:17:00Z">
            <w:rPr>
              <w:rFonts w:ascii="Tahoma" w:hAnsi="Tahoma" w:cs="Tahoma"/>
            </w:rPr>
          </w:rPrChange>
        </w:rPr>
        <w:t>These pages shall be editable only by an administrator (see Requirement</w:t>
      </w:r>
      <w:ins w:id="2010" w:author="michael schneider" w:date="2013-12-03T16:35:00Z">
        <w:r w:rsidR="00612A9A">
          <w:t xml:space="preserve"> </w:t>
        </w:r>
        <w:r w:rsidR="00612A9A">
          <w:t>4.1.2.1.3.1</w:t>
        </w:r>
        <w:r w:rsidR="00612A9A">
          <w:t>).</w:t>
        </w:r>
      </w:ins>
      <w:del w:id="2011" w:author="michael schneider" w:date="2013-12-03T16:35:00Z">
        <w:r w:rsidRPr="0088096E" w:rsidDel="00612A9A">
          <w:rPr>
            <w:rPrChange w:id="2012" w:author="michael schneider" w:date="2013-12-03T09:17:00Z">
              <w:rPr>
                <w:rFonts w:ascii="Tahoma" w:hAnsi="Tahoma" w:cs="Tahoma"/>
              </w:rPr>
            </w:rPrChange>
          </w:rPr>
          <w:delText xml:space="preserve"> </w:delText>
        </w:r>
      </w:del>
      <w:del w:id="2013" w:author="michael schneider" w:date="2013-12-03T12:32:00Z">
        <w:r w:rsidRPr="0073335C" w:rsidDel="0073335C">
          <w:rPr>
            <w:highlight w:val="red"/>
            <w:rPrChange w:id="2014" w:author="michael schneider" w:date="2013-12-03T12:32:00Z">
              <w:rPr>
                <w:rFonts w:ascii="Tahoma" w:hAnsi="Tahoma" w:cs="Tahoma"/>
              </w:rPr>
            </w:rPrChange>
          </w:rPr>
          <w:delText>24</w:delText>
        </w:r>
      </w:del>
      <w:del w:id="2015" w:author="michael schneider" w:date="2013-12-03T16:35:00Z">
        <w:r w:rsidRPr="0073335C" w:rsidDel="00612A9A">
          <w:rPr>
            <w:highlight w:val="red"/>
            <w:rPrChange w:id="2016" w:author="michael schneider" w:date="2013-12-03T12:32:00Z">
              <w:rPr>
                <w:rFonts w:ascii="Tahoma" w:hAnsi="Tahoma" w:cs="Tahoma"/>
              </w:rPr>
            </w:rPrChange>
          </w:rPr>
          <w:delText>).</w:delText>
        </w:r>
      </w:del>
    </w:p>
    <w:p w14:paraId="4924A3AC" w14:textId="455AE926" w:rsidR="000D6E39" w:rsidRPr="0059630A" w:rsidRDefault="000D6E39" w:rsidP="000D6E39">
      <w:pPr>
        <w:pStyle w:val="Heading3"/>
        <w:rPr>
          <w:ins w:id="2017" w:author="michael schneider" w:date="2013-12-03T12:39:00Z"/>
          <w:rFonts w:ascii="Tahoma" w:hAnsi="Tahoma" w:cs="Tahoma"/>
          <w:b w:val="0"/>
          <w:rPrChange w:id="2018" w:author="michael schneider" w:date="2013-12-03T15:17:00Z">
            <w:rPr>
              <w:ins w:id="2019" w:author="michael schneider" w:date="2013-12-03T12:39:00Z"/>
              <w:b w:val="0"/>
            </w:rPr>
          </w:rPrChange>
        </w:rPr>
        <w:pPrChange w:id="2020" w:author="michael schneider" w:date="2013-12-03T12:38:00Z">
          <w:pPr>
            <w:pStyle w:val="Heading3"/>
            <w:tabs>
              <w:tab w:val="left" w:pos="2970"/>
            </w:tabs>
            <w:ind w:left="2160" w:hanging="1080"/>
          </w:pPr>
        </w:pPrChange>
      </w:pPr>
      <w:ins w:id="2021" w:author="michael schneider" w:date="2013-12-03T12:38:00Z">
        <w:r w:rsidRPr="0059630A">
          <w:rPr>
            <w:rFonts w:ascii="Tahoma" w:hAnsi="Tahoma" w:cs="Tahoma"/>
            <w:b w:val="0"/>
            <w:rPrChange w:id="2022" w:author="michael schneider" w:date="2013-12-03T15:17:00Z">
              <w:rPr/>
            </w:rPrChange>
          </w:rPr>
          <w:t>Jonesborough Farmer’s Market Products</w:t>
        </w:r>
      </w:ins>
    </w:p>
    <w:p w14:paraId="0D6E0746" w14:textId="77777777" w:rsidR="0054345A" w:rsidRPr="001D057E" w:rsidRDefault="0054345A" w:rsidP="00501015">
      <w:pPr>
        <w:pStyle w:val="Heading4"/>
        <w:ind w:left="2160" w:hanging="720"/>
        <w:rPr>
          <w:ins w:id="2023" w:author="michael schneider" w:date="2013-12-03T12:40:00Z"/>
        </w:rPr>
        <w:pPrChange w:id="2024" w:author="michael schneider" w:date="2013-12-03T12:40:00Z">
          <w:pPr>
            <w:pStyle w:val="Heading2"/>
            <w:tabs>
              <w:tab w:val="left" w:pos="2970"/>
            </w:tabs>
          </w:pPr>
        </w:pPrChange>
      </w:pPr>
      <w:ins w:id="2025" w:author="michael schneider" w:date="2013-12-03T12:40:00Z">
        <w:r w:rsidRPr="001D057E">
          <w:t>The system shall display available products when a customer issues the “display available products” command.</w:t>
        </w:r>
      </w:ins>
    </w:p>
    <w:p w14:paraId="32FE28DA" w14:textId="77777777" w:rsidR="008621AE" w:rsidRPr="001D057E" w:rsidRDefault="008621AE" w:rsidP="008621AE">
      <w:pPr>
        <w:pStyle w:val="Heading4"/>
        <w:pPrChange w:id="2026" w:author="michael schneider" w:date="2013-12-03T12:58:00Z">
          <w:pPr>
            <w:pStyle w:val="Heading2"/>
            <w:tabs>
              <w:tab w:val="left" w:pos="2970"/>
            </w:tabs>
          </w:pPr>
        </w:pPrChange>
      </w:pPr>
      <w:moveToRangeStart w:id="2027" w:author="michael schneider" w:date="2013-12-03T12:58:00Z" w:name="move373838833"/>
      <w:moveTo w:id="2028" w:author="michael schneider" w:date="2013-12-03T12:58:00Z">
        <w:r w:rsidRPr="001D057E">
          <w:t>The system shall allow a customer to search for a specific product when a customer sends a product query to the system.</w:t>
        </w:r>
      </w:moveTo>
    </w:p>
    <w:p w14:paraId="5B720BE9" w14:textId="77777777" w:rsidR="008621AE" w:rsidRPr="001D057E" w:rsidRDefault="008621AE" w:rsidP="008621AE">
      <w:pPr>
        <w:pStyle w:val="Heading5"/>
        <w:pPrChange w:id="2029" w:author="michael schneider" w:date="2013-12-03T12:58:00Z">
          <w:pPr>
            <w:pStyle w:val="Heading3"/>
            <w:tabs>
              <w:tab w:val="left" w:pos="2970"/>
            </w:tabs>
          </w:pPr>
        </w:pPrChange>
      </w:pPr>
      <w:moveTo w:id="2030" w:author="michael schneider" w:date="2013-12-03T12:58:00Z">
        <w:r w:rsidRPr="001D057E">
          <w:t>&lt;</w:t>
        </w:r>
        <w:proofErr w:type="spellStart"/>
        <w:r w:rsidRPr="001D057E">
          <w:t>product_search</w:t>
        </w:r>
        <w:proofErr w:type="spellEnd"/>
        <w:proofErr w:type="gramStart"/>
        <w:r w:rsidRPr="001D057E">
          <w:t>&gt; :</w:t>
        </w:r>
        <w:proofErr w:type="gramEnd"/>
        <w:r w:rsidRPr="001D057E">
          <w:t xml:space="preserve">:= </w:t>
        </w:r>
        <w:r w:rsidRPr="001D057E">
          <w:rPr>
            <w:vertAlign w:val="superscript"/>
          </w:rPr>
          <w:t>1</w:t>
        </w:r>
        <w:r w:rsidRPr="001D057E">
          <w:t>{alpha_numeric}</w:t>
        </w:r>
        <w:r w:rsidRPr="001D057E">
          <w:rPr>
            <w:vertAlign w:val="superscript"/>
          </w:rPr>
          <w:t>25</w:t>
        </w:r>
        <w:r w:rsidRPr="001D057E">
          <w:t xml:space="preserve"> </w:t>
        </w:r>
      </w:moveTo>
    </w:p>
    <w:p w14:paraId="413FC5E2" w14:textId="77777777" w:rsidR="008621AE" w:rsidRPr="001D057E" w:rsidRDefault="008621AE" w:rsidP="008621AE">
      <w:pPr>
        <w:pStyle w:val="Heading5"/>
        <w:pPrChange w:id="2031" w:author="michael schneider" w:date="2013-12-03T12:58:00Z">
          <w:pPr>
            <w:pStyle w:val="Heading3"/>
            <w:tabs>
              <w:tab w:val="left" w:pos="2970"/>
            </w:tabs>
          </w:pPr>
        </w:pPrChange>
      </w:pPr>
      <w:moveTo w:id="2032" w:author="michael schneider" w:date="2013-12-03T12:58:00Z">
        <w:r w:rsidRPr="001D057E">
          <w:rPr>
            <w:noProof/>
          </w:rPr>
          <w:lastRenderedPageBreak/>
          <w:drawing>
            <wp:anchor distT="0" distB="0" distL="114300" distR="114300" simplePos="0" relativeHeight="251665408" behindDoc="1" locked="0" layoutInCell="1" allowOverlap="1" wp14:anchorId="46973995" wp14:editId="3288D1BC">
              <wp:simplePos x="0" y="0"/>
              <wp:positionH relativeFrom="column">
                <wp:posOffset>843915</wp:posOffset>
              </wp:positionH>
              <wp:positionV relativeFrom="paragraph">
                <wp:posOffset>314325</wp:posOffset>
              </wp:positionV>
              <wp:extent cx="5944235" cy="6535420"/>
              <wp:effectExtent l="0" t="0" r="0" b="0"/>
              <wp:wrapTight wrapText="bothSides">
                <wp:wrapPolygon edited="0">
                  <wp:start x="0" y="0"/>
                  <wp:lineTo x="0" y="21533"/>
                  <wp:lineTo x="21528" y="21533"/>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6535420"/>
                      </a:xfrm>
                      <a:prstGeom prst="rect">
                        <a:avLst/>
                      </a:prstGeom>
                      <a:noFill/>
                    </pic:spPr>
                  </pic:pic>
                </a:graphicData>
              </a:graphic>
            </wp:anchor>
          </w:drawing>
        </w:r>
        <w:r w:rsidRPr="001D057E">
          <w:t>Activity Diagram</w:t>
        </w:r>
      </w:moveTo>
    </w:p>
    <w:moveToRangeEnd w:id="2027"/>
    <w:p w14:paraId="23D6D87F" w14:textId="010D3E9A" w:rsidR="002863CE" w:rsidRDefault="002863CE" w:rsidP="008621AE">
      <w:pPr>
        <w:pStyle w:val="Heading4"/>
        <w:numPr>
          <w:ilvl w:val="0"/>
          <w:numId w:val="0"/>
        </w:numPr>
        <w:rPr>
          <w:ins w:id="2033" w:author="michael schneider" w:date="2013-12-03T12:42:00Z"/>
        </w:rPr>
        <w:pPrChange w:id="2034" w:author="michael schneider" w:date="2013-12-03T12:58:00Z">
          <w:pPr>
            <w:pStyle w:val="Heading2"/>
            <w:tabs>
              <w:tab w:val="left" w:pos="2970"/>
            </w:tabs>
          </w:pPr>
        </w:pPrChange>
      </w:pPr>
    </w:p>
    <w:p w14:paraId="3AB5030F" w14:textId="1821887D" w:rsidR="00257877" w:rsidRDefault="00257877" w:rsidP="00257877">
      <w:pPr>
        <w:pStyle w:val="Heading4"/>
        <w:numPr>
          <w:ilvl w:val="0"/>
          <w:numId w:val="0"/>
        </w:numPr>
        <w:ind w:left="1800"/>
        <w:rPr>
          <w:ins w:id="2035" w:author="michael schneider" w:date="2013-12-03T15:18:00Z"/>
        </w:rPr>
        <w:pPrChange w:id="2036" w:author="michael schneider" w:date="2013-12-03T15:18:00Z">
          <w:pPr>
            <w:pStyle w:val="Heading2"/>
            <w:tabs>
              <w:tab w:val="left" w:pos="2970"/>
            </w:tabs>
          </w:pPr>
        </w:pPrChange>
      </w:pPr>
    </w:p>
    <w:p w14:paraId="4D433815" w14:textId="035BEF25" w:rsidR="00257877" w:rsidRDefault="00257877" w:rsidP="00257877">
      <w:pPr>
        <w:pStyle w:val="Heading4"/>
        <w:numPr>
          <w:ilvl w:val="0"/>
          <w:numId w:val="0"/>
        </w:numPr>
        <w:ind w:left="1800"/>
        <w:rPr>
          <w:ins w:id="2037" w:author="michael schneider" w:date="2013-12-03T15:18:00Z"/>
        </w:rPr>
        <w:pPrChange w:id="2038" w:author="michael schneider" w:date="2013-12-03T15:18:00Z">
          <w:pPr>
            <w:pStyle w:val="Heading2"/>
            <w:tabs>
              <w:tab w:val="left" w:pos="2970"/>
            </w:tabs>
          </w:pPr>
        </w:pPrChange>
      </w:pPr>
    </w:p>
    <w:p w14:paraId="3F0DD8A2" w14:textId="358B3C9F" w:rsidR="002863CE" w:rsidRPr="001D057E" w:rsidRDefault="002863CE" w:rsidP="002863CE">
      <w:pPr>
        <w:pStyle w:val="Heading4"/>
        <w:pPrChange w:id="2039" w:author="michael schneider" w:date="2013-12-03T12:41:00Z">
          <w:pPr>
            <w:pStyle w:val="Heading2"/>
            <w:tabs>
              <w:tab w:val="left" w:pos="2970"/>
            </w:tabs>
          </w:pPr>
        </w:pPrChange>
      </w:pPr>
      <w:moveToRangeStart w:id="2040" w:author="michael schneider" w:date="2013-12-03T12:41:00Z" w:name="move373837834"/>
      <w:moveTo w:id="2041" w:author="michael schneider" w:date="2013-12-03T12:41:00Z">
        <w:r w:rsidRPr="001D057E">
          <w:t>The system shall allow a Customer to purchase available products from the market.</w:t>
        </w:r>
      </w:moveTo>
    </w:p>
    <w:p w14:paraId="113C9925" w14:textId="3640DFED" w:rsidR="002863CE" w:rsidRPr="001D057E" w:rsidRDefault="002863CE" w:rsidP="002863CE">
      <w:pPr>
        <w:pStyle w:val="Heading5"/>
        <w:pPrChange w:id="2042" w:author="michael schneider" w:date="2013-12-03T12:42:00Z">
          <w:pPr>
            <w:pStyle w:val="Heading3"/>
            <w:tabs>
              <w:tab w:val="left" w:pos="2970"/>
            </w:tabs>
          </w:pPr>
        </w:pPrChange>
      </w:pPr>
      <w:moveTo w:id="2043" w:author="michael schneider" w:date="2013-12-03T12:41:00Z">
        <w:r w:rsidRPr="001D057E">
          <w:t>The system shall allow a Customer to add a specified quantity of product to the shopping cart.</w:t>
        </w:r>
      </w:moveTo>
    </w:p>
    <w:p w14:paraId="5CCBCF32" w14:textId="11467F1D" w:rsidR="002863CE" w:rsidRDefault="004A10BF" w:rsidP="002863CE">
      <w:pPr>
        <w:pStyle w:val="Heading6"/>
        <w:ind w:left="3510" w:hanging="1350"/>
        <w:rPr>
          <w:ins w:id="2044" w:author="michael schneider" w:date="2013-12-03T17:55:00Z"/>
        </w:rPr>
        <w:pPrChange w:id="2045" w:author="michael schneider" w:date="2013-12-03T12:43:00Z">
          <w:pPr>
            <w:pStyle w:val="Heading4"/>
            <w:tabs>
              <w:tab w:val="left" w:pos="2970"/>
            </w:tabs>
          </w:pPr>
        </w:pPrChange>
      </w:pPr>
      <w:ins w:id="2046" w:author="michael schneider" w:date="2013-12-03T17:55:00Z">
        <w:r>
          <w:rPr>
            <w:noProof/>
          </w:rPr>
          <w:drawing>
            <wp:anchor distT="0" distB="0" distL="114300" distR="114300" simplePos="0" relativeHeight="251674624" behindDoc="0" locked="0" layoutInCell="1" allowOverlap="1" wp14:anchorId="5A6DBE34" wp14:editId="34B173B9">
              <wp:simplePos x="0" y="0"/>
              <wp:positionH relativeFrom="page">
                <wp:align>right</wp:align>
              </wp:positionH>
              <wp:positionV relativeFrom="paragraph">
                <wp:posOffset>485775</wp:posOffset>
              </wp:positionV>
              <wp:extent cx="6126480" cy="1711325"/>
              <wp:effectExtent l="0" t="0" r="762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3.3.1 Add to cart.jpg"/>
                      <pic:cNvPicPr/>
                    </pic:nvPicPr>
                    <pic:blipFill>
                      <a:blip r:embed="rId19">
                        <a:extLst>
                          <a:ext uri="{28A0092B-C50C-407E-A947-70E740481C1C}">
                            <a14:useLocalDpi xmlns:a14="http://schemas.microsoft.com/office/drawing/2010/main" val="0"/>
                          </a:ext>
                        </a:extLst>
                      </a:blip>
                      <a:stretch>
                        <a:fillRect/>
                      </a:stretch>
                    </pic:blipFill>
                    <pic:spPr>
                      <a:xfrm>
                        <a:off x="0" y="0"/>
                        <a:ext cx="6126480" cy="1711325"/>
                      </a:xfrm>
                      <a:prstGeom prst="rect">
                        <a:avLst/>
                      </a:prstGeom>
                    </pic:spPr>
                  </pic:pic>
                </a:graphicData>
              </a:graphic>
              <wp14:sizeRelH relativeFrom="page">
                <wp14:pctWidth>0</wp14:pctWidth>
              </wp14:sizeRelH>
              <wp14:sizeRelV relativeFrom="page">
                <wp14:pctHeight>0</wp14:pctHeight>
              </wp14:sizeRelV>
            </wp:anchor>
          </w:drawing>
        </w:r>
      </w:ins>
      <w:moveTo w:id="2047" w:author="michael schneider" w:date="2013-12-03T12:41:00Z">
        <w:r w:rsidR="002863CE" w:rsidRPr="00497954">
          <w:rPr>
            <w:rPrChange w:id="2048" w:author="michael schneider" w:date="2013-12-03T17:55:00Z">
              <w:rPr/>
            </w:rPrChange>
          </w:rPr>
          <w:t>User interface design</w:t>
        </w:r>
      </w:moveTo>
    </w:p>
    <w:p w14:paraId="4E8282B0" w14:textId="1CBCC7B7" w:rsidR="00497954" w:rsidRPr="00497954" w:rsidRDefault="00497954" w:rsidP="00497954">
      <w:pPr>
        <w:pStyle w:val="Heading6"/>
        <w:numPr>
          <w:ilvl w:val="0"/>
          <w:numId w:val="0"/>
        </w:numPr>
        <w:ind w:left="3510"/>
        <w:rPr>
          <w:rPrChange w:id="2049" w:author="michael schneider" w:date="2013-12-03T17:55:00Z">
            <w:rPr/>
          </w:rPrChange>
        </w:rPr>
        <w:pPrChange w:id="2050" w:author="michael schneider" w:date="2013-12-03T17:55:00Z">
          <w:pPr>
            <w:pStyle w:val="Heading4"/>
            <w:tabs>
              <w:tab w:val="left" w:pos="2970"/>
            </w:tabs>
          </w:pPr>
        </w:pPrChange>
      </w:pPr>
    </w:p>
    <w:p w14:paraId="11D89832" w14:textId="00B6F846" w:rsidR="002863CE" w:rsidRPr="001D057E" w:rsidRDefault="002863CE" w:rsidP="002863CE">
      <w:pPr>
        <w:pStyle w:val="Heading6"/>
        <w:ind w:left="3420" w:hanging="1260"/>
        <w:pPrChange w:id="2051" w:author="michael schneider" w:date="2013-12-03T12:43:00Z">
          <w:pPr>
            <w:pStyle w:val="Heading4"/>
            <w:tabs>
              <w:tab w:val="left" w:pos="2970"/>
            </w:tabs>
          </w:pPr>
        </w:pPrChange>
      </w:pPr>
      <w:moveTo w:id="2052" w:author="michael schneider" w:date="2013-12-03T12:41:00Z">
        <w:r w:rsidRPr="001D057E">
          <w:t xml:space="preserve">The system shall allow the Customer to specify the quantity of product to add to the shopping cart by entering a number in the </w:t>
        </w:r>
        <w:proofErr w:type="spellStart"/>
        <w:r w:rsidRPr="001D057E">
          <w:t>Qty</w:t>
        </w:r>
        <w:proofErr w:type="spellEnd"/>
        <w:r w:rsidRPr="001D057E">
          <w:t xml:space="preserve"> field and clicking the “Add to Shopping Cart” button.</w:t>
        </w:r>
      </w:moveTo>
    </w:p>
    <w:p w14:paraId="3D536046" w14:textId="37887188" w:rsidR="002863CE" w:rsidDel="002863CE" w:rsidRDefault="002863CE" w:rsidP="002863CE">
      <w:pPr>
        <w:pStyle w:val="Heading6"/>
        <w:rPr>
          <w:del w:id="2053" w:author="michael schneider" w:date="2013-12-03T12:43:00Z"/>
        </w:rPr>
        <w:pPrChange w:id="2054" w:author="michael schneider" w:date="2013-12-03T12:43:00Z">
          <w:pPr>
            <w:pStyle w:val="ListParagraph"/>
            <w:tabs>
              <w:tab w:val="left" w:pos="2970"/>
            </w:tabs>
            <w:spacing w:after="200" w:line="480" w:lineRule="auto"/>
            <w:ind w:left="1440" w:firstLine="360"/>
          </w:pPr>
        </w:pPrChange>
      </w:pPr>
      <w:moveTo w:id="2055" w:author="michael schneider" w:date="2013-12-03T12:41:00Z">
        <w:r w:rsidRPr="001D057E">
          <w:t>&lt;</w:t>
        </w:r>
        <w:proofErr w:type="spellStart"/>
        <w:r w:rsidRPr="001D057E">
          <w:t>Qty</w:t>
        </w:r>
        <w:proofErr w:type="spellEnd"/>
        <w:proofErr w:type="gramStart"/>
        <w:r w:rsidRPr="001D057E">
          <w:t>&gt; :</w:t>
        </w:r>
        <w:proofErr w:type="gramEnd"/>
        <w:r w:rsidRPr="001D057E">
          <w:t>:= &lt;quantity&gt;</w:t>
        </w:r>
      </w:moveTo>
    </w:p>
    <w:p w14:paraId="7FD5614B" w14:textId="77777777" w:rsidR="002863CE" w:rsidRDefault="002863CE" w:rsidP="002863CE">
      <w:pPr>
        <w:pStyle w:val="Heading6"/>
        <w:rPr>
          <w:ins w:id="2056" w:author="michael schneider" w:date="2013-12-03T12:44:00Z"/>
        </w:rPr>
        <w:pPrChange w:id="2057" w:author="michael schneider" w:date="2013-12-03T12:44:00Z">
          <w:pPr>
            <w:pStyle w:val="ListParagraph"/>
            <w:tabs>
              <w:tab w:val="left" w:pos="2970"/>
            </w:tabs>
            <w:spacing w:after="200" w:line="480" w:lineRule="auto"/>
            <w:ind w:left="1440" w:firstLine="360"/>
          </w:pPr>
        </w:pPrChange>
      </w:pPr>
    </w:p>
    <w:p w14:paraId="42A13A6A" w14:textId="1B3E3E34" w:rsidR="002863CE" w:rsidRPr="002863CE" w:rsidRDefault="002863CE" w:rsidP="002863CE">
      <w:pPr>
        <w:pStyle w:val="Heading6"/>
        <w:numPr>
          <w:ilvl w:val="0"/>
          <w:numId w:val="0"/>
        </w:numPr>
        <w:ind w:left="3600"/>
        <w:rPr>
          <w:rFonts w:cs="Arial"/>
          <w:szCs w:val="22"/>
          <w:rPrChange w:id="2058" w:author="michael schneider" w:date="2013-12-03T12:44:00Z">
            <w:rPr/>
          </w:rPrChange>
        </w:rPr>
        <w:pPrChange w:id="2059" w:author="michael schneider" w:date="2013-12-03T12:44:00Z">
          <w:pPr>
            <w:pStyle w:val="ListParagraph"/>
            <w:tabs>
              <w:tab w:val="left" w:pos="2970"/>
            </w:tabs>
            <w:spacing w:after="200" w:line="480" w:lineRule="auto"/>
            <w:ind w:left="1440" w:firstLine="360"/>
          </w:pPr>
        </w:pPrChange>
      </w:pPr>
      <w:moveTo w:id="2060" w:author="michael schneider" w:date="2013-12-03T12:41:00Z">
        <w:r w:rsidRPr="002863CE">
          <w:rPr>
            <w:rFonts w:cs="Arial"/>
            <w:szCs w:val="22"/>
            <w:rPrChange w:id="2061" w:author="michael schneider" w:date="2013-12-03T12:44:00Z">
              <w:rPr/>
            </w:rPrChange>
          </w:rPr>
          <w:t>&lt;quantity</w:t>
        </w:r>
        <w:proofErr w:type="gramStart"/>
        <w:r w:rsidRPr="002863CE">
          <w:rPr>
            <w:rFonts w:cs="Arial"/>
            <w:szCs w:val="22"/>
            <w:rPrChange w:id="2062" w:author="michael schneider" w:date="2013-12-03T12:44:00Z">
              <w:rPr/>
            </w:rPrChange>
          </w:rPr>
          <w:t>&gt; :</w:t>
        </w:r>
        <w:proofErr w:type="gramEnd"/>
        <w:r w:rsidRPr="002863CE">
          <w:rPr>
            <w:rFonts w:cs="Arial"/>
            <w:szCs w:val="22"/>
            <w:rPrChange w:id="2063" w:author="michael schneider" w:date="2013-12-03T12:44:00Z">
              <w:rPr/>
            </w:rPrChange>
          </w:rPr>
          <w:t xml:space="preserve">:= </w:t>
        </w:r>
        <w:r w:rsidRPr="002863CE">
          <w:rPr>
            <w:rFonts w:cs="Arial"/>
            <w:szCs w:val="22"/>
            <w:vertAlign w:val="superscript"/>
            <w:rPrChange w:id="2064" w:author="michael schneider" w:date="2013-12-03T12:44:00Z">
              <w:rPr>
                <w:vertAlign w:val="superscript"/>
              </w:rPr>
            </w:rPrChange>
          </w:rPr>
          <w:t>0</w:t>
        </w:r>
        <w:r w:rsidRPr="002863CE">
          <w:rPr>
            <w:rFonts w:cs="Arial"/>
            <w:szCs w:val="22"/>
            <w:rPrChange w:id="2065" w:author="michael schneider" w:date="2013-12-03T12:44:00Z">
              <w:rPr/>
            </w:rPrChange>
          </w:rPr>
          <w:t>{integer}</w:t>
        </w:r>
        <w:r w:rsidRPr="002863CE">
          <w:rPr>
            <w:rFonts w:cs="Arial"/>
            <w:szCs w:val="22"/>
            <w:vertAlign w:val="superscript"/>
            <w:rPrChange w:id="2066" w:author="michael schneider" w:date="2013-12-03T12:44:00Z">
              <w:rPr>
                <w:vertAlign w:val="superscript"/>
              </w:rPr>
            </w:rPrChange>
          </w:rPr>
          <w:t>999</w:t>
        </w:r>
        <w:r w:rsidRPr="002863CE">
          <w:rPr>
            <w:rFonts w:cs="Arial"/>
            <w:szCs w:val="22"/>
            <w:rPrChange w:id="2067" w:author="michael schneider" w:date="2013-12-03T12:44:00Z">
              <w:rPr/>
            </w:rPrChange>
          </w:rPr>
          <w:t xml:space="preserve"> defaults to 0</w:t>
        </w:r>
      </w:moveTo>
    </w:p>
    <w:p w14:paraId="3E4ADE4F" w14:textId="0D26D2DA" w:rsidR="002863CE" w:rsidRPr="001D057E" w:rsidRDefault="002863CE" w:rsidP="00573950">
      <w:pPr>
        <w:pStyle w:val="Heading6"/>
        <w:pPrChange w:id="2068" w:author="michael schneider" w:date="2013-12-03T12:44:00Z">
          <w:pPr>
            <w:pStyle w:val="Heading4"/>
            <w:tabs>
              <w:tab w:val="left" w:pos="2970"/>
            </w:tabs>
          </w:pPr>
        </w:pPrChange>
      </w:pPr>
      <w:moveTo w:id="2069" w:author="michael schneider" w:date="2013-12-03T12:41:00Z">
        <w:r w:rsidRPr="001D057E">
          <w:t>Pseudo Code</w:t>
        </w:r>
      </w:moveTo>
    </w:p>
    <w:p w14:paraId="593F4275" w14:textId="77777777" w:rsidR="002863CE" w:rsidRPr="001D057E" w:rsidRDefault="002863CE" w:rsidP="00573950">
      <w:pPr>
        <w:pStyle w:val="Heading4"/>
        <w:numPr>
          <w:ilvl w:val="0"/>
          <w:numId w:val="0"/>
        </w:numPr>
        <w:tabs>
          <w:tab w:val="left" w:pos="2970"/>
        </w:tabs>
        <w:spacing w:before="0" w:after="0" w:line="240" w:lineRule="auto"/>
        <w:ind w:left="2880" w:hanging="360"/>
        <w:contextualSpacing/>
        <w:rPr>
          <w:rFonts w:ascii="Tahoma" w:hAnsi="Tahoma" w:cs="Tahoma"/>
          <w:b w:val="0"/>
          <w:i w:val="0"/>
        </w:rPr>
        <w:pPrChange w:id="2070" w:author="michael schneider" w:date="2013-12-03T12:45:00Z">
          <w:pPr>
            <w:pStyle w:val="Heading4"/>
            <w:numPr>
              <w:ilvl w:val="0"/>
              <w:numId w:val="0"/>
            </w:numPr>
            <w:tabs>
              <w:tab w:val="left" w:pos="2970"/>
            </w:tabs>
            <w:spacing w:before="0" w:after="0" w:line="240" w:lineRule="auto"/>
            <w:contextualSpacing/>
          </w:pPr>
        </w:pPrChange>
      </w:pPr>
      <w:moveTo w:id="2071" w:author="michael schneider" w:date="2013-12-03T12:41:00Z">
        <w:r w:rsidRPr="001D057E">
          <w:rPr>
            <w:rFonts w:ascii="Tahoma" w:hAnsi="Tahoma" w:cs="Tahoma"/>
            <w:b w:val="0"/>
            <w:i w:val="0"/>
          </w:rPr>
          <w:t xml:space="preserve">If customer is logged in then </w:t>
        </w:r>
      </w:moveTo>
    </w:p>
    <w:p w14:paraId="6AE56076" w14:textId="77777777" w:rsidR="002863CE" w:rsidRPr="001D057E" w:rsidRDefault="002863CE" w:rsidP="00573950">
      <w:pPr>
        <w:tabs>
          <w:tab w:val="left" w:pos="2970"/>
        </w:tabs>
        <w:spacing w:after="0" w:line="240" w:lineRule="auto"/>
        <w:ind w:left="2520" w:firstLine="720"/>
        <w:contextualSpacing/>
        <w:rPr>
          <w:rFonts w:ascii="Tahoma" w:hAnsi="Tahoma" w:cs="Tahoma"/>
          <w:sz w:val="22"/>
          <w:szCs w:val="22"/>
        </w:rPr>
        <w:pPrChange w:id="2072" w:author="michael schneider" w:date="2013-12-03T12:45:00Z">
          <w:pPr>
            <w:tabs>
              <w:tab w:val="left" w:pos="2970"/>
            </w:tabs>
            <w:spacing w:after="0" w:line="240" w:lineRule="auto"/>
            <w:ind w:left="1440" w:firstLine="720"/>
            <w:contextualSpacing/>
          </w:pPr>
        </w:pPrChange>
      </w:pPr>
      <w:moveTo w:id="2073" w:author="michael schneider" w:date="2013-12-03T12:41:00Z">
        <w:r w:rsidRPr="001D057E">
          <w:rPr>
            <w:rFonts w:ascii="Tahoma" w:hAnsi="Tahoma" w:cs="Tahoma"/>
            <w:sz w:val="22"/>
            <w:szCs w:val="22"/>
          </w:rPr>
          <w:t>If product quantity in inventory &gt;= specified quantity Then</w:t>
        </w:r>
      </w:moveTo>
    </w:p>
    <w:p w14:paraId="7CB28686" w14:textId="77777777" w:rsidR="002863CE" w:rsidRPr="001D057E" w:rsidRDefault="002863CE" w:rsidP="00573950">
      <w:pPr>
        <w:pStyle w:val="ListParagraph"/>
        <w:tabs>
          <w:tab w:val="left" w:pos="2970"/>
        </w:tabs>
        <w:ind w:left="3960"/>
        <w:rPr>
          <w:rFonts w:ascii="Tahoma" w:hAnsi="Tahoma" w:cs="Tahoma"/>
        </w:rPr>
        <w:pPrChange w:id="2074" w:author="michael schneider" w:date="2013-12-03T12:45:00Z">
          <w:pPr>
            <w:pStyle w:val="ListParagraph"/>
            <w:tabs>
              <w:tab w:val="left" w:pos="2970"/>
            </w:tabs>
            <w:ind w:left="2880"/>
          </w:pPr>
        </w:pPrChange>
      </w:pPr>
      <w:moveTo w:id="2075" w:author="michael schneider" w:date="2013-12-03T12:41:00Z">
        <w:r w:rsidRPr="001D057E">
          <w:rPr>
            <w:rFonts w:ascii="Tahoma" w:hAnsi="Tahoma" w:cs="Tahoma"/>
          </w:rPr>
          <w:t>Add specified quantity to quantity in shopping cart</w:t>
        </w:r>
      </w:moveTo>
    </w:p>
    <w:p w14:paraId="67DFC607" w14:textId="77777777" w:rsidR="002863CE" w:rsidRPr="001D057E" w:rsidRDefault="002863CE" w:rsidP="00573950">
      <w:pPr>
        <w:pStyle w:val="ListParagraph"/>
        <w:tabs>
          <w:tab w:val="left" w:pos="2970"/>
        </w:tabs>
        <w:ind w:left="3960"/>
        <w:rPr>
          <w:rFonts w:ascii="Tahoma" w:hAnsi="Tahoma" w:cs="Tahoma"/>
        </w:rPr>
        <w:pPrChange w:id="2076" w:author="michael schneider" w:date="2013-12-03T12:45:00Z">
          <w:pPr>
            <w:pStyle w:val="ListParagraph"/>
            <w:tabs>
              <w:tab w:val="left" w:pos="2970"/>
            </w:tabs>
            <w:ind w:left="2880"/>
          </w:pPr>
        </w:pPrChange>
      </w:pPr>
      <w:moveTo w:id="2077" w:author="michael schneider" w:date="2013-12-03T12:41:00Z">
        <w:r w:rsidRPr="001D057E">
          <w:rPr>
            <w:rFonts w:ascii="Tahoma" w:hAnsi="Tahoma" w:cs="Tahoma"/>
          </w:rPr>
          <w:t>Subtract specified quantity form product quantity in inventory</w:t>
        </w:r>
      </w:moveTo>
    </w:p>
    <w:p w14:paraId="0EBCE46C" w14:textId="77777777" w:rsidR="002863CE" w:rsidRPr="001D057E" w:rsidRDefault="002863CE" w:rsidP="00573950">
      <w:pPr>
        <w:tabs>
          <w:tab w:val="left" w:pos="2970"/>
        </w:tabs>
        <w:spacing w:after="0" w:line="240" w:lineRule="auto"/>
        <w:ind w:left="2520" w:firstLine="720"/>
        <w:contextualSpacing/>
        <w:rPr>
          <w:rFonts w:ascii="Tahoma" w:hAnsi="Tahoma" w:cs="Tahoma"/>
          <w:sz w:val="22"/>
          <w:szCs w:val="22"/>
        </w:rPr>
        <w:pPrChange w:id="2078" w:author="michael schneider" w:date="2013-12-03T12:45:00Z">
          <w:pPr>
            <w:tabs>
              <w:tab w:val="left" w:pos="2970"/>
            </w:tabs>
            <w:spacing w:after="0" w:line="240" w:lineRule="auto"/>
            <w:ind w:left="1440" w:firstLine="720"/>
            <w:contextualSpacing/>
          </w:pPr>
        </w:pPrChange>
      </w:pPr>
      <w:moveTo w:id="2079" w:author="michael schneider" w:date="2013-12-03T12:41:00Z">
        <w:r w:rsidRPr="001D057E">
          <w:rPr>
            <w:rFonts w:ascii="Tahoma" w:hAnsi="Tahoma" w:cs="Tahoma"/>
            <w:sz w:val="22"/>
            <w:szCs w:val="22"/>
          </w:rPr>
          <w:t>Else (product quantity in inventory &lt; specified quantity)</w:t>
        </w:r>
      </w:moveTo>
    </w:p>
    <w:p w14:paraId="7F93A998" w14:textId="77777777" w:rsidR="002863CE" w:rsidRPr="001D057E" w:rsidRDefault="002863CE" w:rsidP="00573950">
      <w:pPr>
        <w:pStyle w:val="ListParagraph"/>
        <w:tabs>
          <w:tab w:val="left" w:pos="2970"/>
        </w:tabs>
        <w:ind w:left="3960"/>
        <w:rPr>
          <w:rFonts w:ascii="Tahoma" w:hAnsi="Tahoma" w:cs="Tahoma"/>
        </w:rPr>
        <w:pPrChange w:id="2080" w:author="michael schneider" w:date="2013-12-03T12:45:00Z">
          <w:pPr>
            <w:pStyle w:val="ListParagraph"/>
            <w:tabs>
              <w:tab w:val="left" w:pos="2970"/>
            </w:tabs>
            <w:ind w:left="2880"/>
          </w:pPr>
        </w:pPrChange>
      </w:pPr>
      <w:moveTo w:id="2081" w:author="michael schneider" w:date="2013-12-03T12:41:00Z">
        <w:r w:rsidRPr="001D057E">
          <w:rPr>
            <w:rFonts w:ascii="Tahoma" w:hAnsi="Tahoma" w:cs="Tahoma"/>
          </w:rPr>
          <w:t>System displays “Insufficient Inventory” page</w:t>
        </w:r>
      </w:moveTo>
    </w:p>
    <w:p w14:paraId="5EDE2C6B" w14:textId="77777777" w:rsidR="002863CE" w:rsidRPr="001D057E" w:rsidRDefault="002863CE" w:rsidP="00573950">
      <w:pPr>
        <w:tabs>
          <w:tab w:val="left" w:pos="2970"/>
        </w:tabs>
        <w:spacing w:after="0" w:line="240" w:lineRule="auto"/>
        <w:ind w:left="2520" w:firstLine="720"/>
        <w:contextualSpacing/>
        <w:rPr>
          <w:rFonts w:ascii="Tahoma" w:hAnsi="Tahoma" w:cs="Tahoma"/>
          <w:sz w:val="22"/>
          <w:szCs w:val="22"/>
        </w:rPr>
        <w:pPrChange w:id="2082" w:author="michael schneider" w:date="2013-12-03T12:45:00Z">
          <w:pPr>
            <w:tabs>
              <w:tab w:val="left" w:pos="2970"/>
            </w:tabs>
            <w:spacing w:after="0" w:line="240" w:lineRule="auto"/>
            <w:ind w:left="1440" w:firstLine="720"/>
            <w:contextualSpacing/>
          </w:pPr>
        </w:pPrChange>
      </w:pPr>
      <w:moveTo w:id="2083" w:author="michael schneider" w:date="2013-12-03T12:41:00Z">
        <w:r w:rsidRPr="001D057E">
          <w:rPr>
            <w:rFonts w:ascii="Tahoma" w:hAnsi="Tahoma" w:cs="Tahoma"/>
            <w:sz w:val="22"/>
            <w:szCs w:val="22"/>
          </w:rPr>
          <w:t xml:space="preserve">End if </w:t>
        </w:r>
      </w:moveTo>
    </w:p>
    <w:p w14:paraId="0C5AFCFC" w14:textId="77777777" w:rsidR="002863CE" w:rsidRPr="001D057E" w:rsidRDefault="002863CE" w:rsidP="00573950">
      <w:pPr>
        <w:tabs>
          <w:tab w:val="left" w:pos="2970"/>
        </w:tabs>
        <w:spacing w:after="0" w:line="240" w:lineRule="auto"/>
        <w:ind w:left="1800" w:firstLine="720"/>
        <w:contextualSpacing/>
        <w:rPr>
          <w:rFonts w:ascii="Tahoma" w:hAnsi="Tahoma" w:cs="Tahoma"/>
          <w:sz w:val="22"/>
          <w:szCs w:val="22"/>
        </w:rPr>
        <w:pPrChange w:id="2084" w:author="michael schneider" w:date="2013-12-03T12:45:00Z">
          <w:pPr>
            <w:tabs>
              <w:tab w:val="left" w:pos="2970"/>
            </w:tabs>
            <w:spacing w:after="0" w:line="240" w:lineRule="auto"/>
            <w:ind w:left="720" w:firstLine="720"/>
            <w:contextualSpacing/>
          </w:pPr>
        </w:pPrChange>
      </w:pPr>
      <w:moveTo w:id="2085" w:author="michael schneider" w:date="2013-12-03T12:41:00Z">
        <w:r w:rsidRPr="001D057E">
          <w:rPr>
            <w:rFonts w:ascii="Tahoma" w:hAnsi="Tahoma" w:cs="Tahoma"/>
            <w:sz w:val="22"/>
            <w:szCs w:val="22"/>
          </w:rPr>
          <w:t>Else (Customer is not logged in)</w:t>
        </w:r>
      </w:moveTo>
    </w:p>
    <w:p w14:paraId="19A8098B" w14:textId="77777777" w:rsidR="002863CE" w:rsidRPr="001D057E" w:rsidRDefault="002863CE" w:rsidP="00573950">
      <w:pPr>
        <w:tabs>
          <w:tab w:val="left" w:pos="2970"/>
        </w:tabs>
        <w:spacing w:after="0" w:line="240" w:lineRule="auto"/>
        <w:ind w:left="2520" w:firstLine="720"/>
        <w:contextualSpacing/>
        <w:rPr>
          <w:rFonts w:ascii="Tahoma" w:hAnsi="Tahoma" w:cs="Tahoma"/>
          <w:sz w:val="22"/>
          <w:szCs w:val="22"/>
        </w:rPr>
        <w:pPrChange w:id="2086" w:author="michael schneider" w:date="2013-12-03T12:45:00Z">
          <w:pPr>
            <w:tabs>
              <w:tab w:val="left" w:pos="2970"/>
            </w:tabs>
            <w:spacing w:after="0" w:line="240" w:lineRule="auto"/>
            <w:ind w:left="1440" w:firstLine="720"/>
            <w:contextualSpacing/>
          </w:pPr>
        </w:pPrChange>
      </w:pPr>
      <w:moveTo w:id="2087" w:author="michael schneider" w:date="2013-12-03T12:41:00Z">
        <w:r w:rsidRPr="001D057E">
          <w:rPr>
            <w:rFonts w:ascii="Tahoma" w:hAnsi="Tahoma" w:cs="Tahoma"/>
            <w:sz w:val="22"/>
            <w:szCs w:val="22"/>
          </w:rPr>
          <w:t>If Customer account exists in database then</w:t>
        </w:r>
      </w:moveTo>
    </w:p>
    <w:p w14:paraId="5E82E399" w14:textId="00CA14B0" w:rsidR="002863CE" w:rsidRPr="00536662" w:rsidRDefault="002863CE" w:rsidP="00573950">
      <w:pPr>
        <w:pStyle w:val="ListParagraph"/>
        <w:tabs>
          <w:tab w:val="left" w:pos="2970"/>
        </w:tabs>
        <w:ind w:left="3960"/>
        <w:rPr>
          <w:rFonts w:ascii="Tahoma" w:hAnsi="Tahoma" w:cs="Tahoma"/>
          <w:rPrChange w:id="2088" w:author="michael schneider" w:date="2013-12-03T16:39:00Z">
            <w:rPr>
              <w:rFonts w:ascii="Tahoma" w:hAnsi="Tahoma" w:cs="Tahoma"/>
            </w:rPr>
          </w:rPrChange>
        </w:rPr>
        <w:pPrChange w:id="2089" w:author="michael schneider" w:date="2013-12-03T12:45:00Z">
          <w:pPr>
            <w:pStyle w:val="ListParagraph"/>
            <w:tabs>
              <w:tab w:val="left" w:pos="2970"/>
            </w:tabs>
            <w:ind w:left="2880"/>
          </w:pPr>
        </w:pPrChange>
      </w:pPr>
      <w:moveTo w:id="2090" w:author="michael schneider" w:date="2013-12-03T12:41:00Z">
        <w:r w:rsidRPr="001D057E">
          <w:rPr>
            <w:rFonts w:ascii="Tahoma" w:hAnsi="Tahoma" w:cs="Tahoma"/>
          </w:rPr>
          <w:t xml:space="preserve">System displays Login page (see </w:t>
        </w:r>
        <w:r w:rsidRPr="00536662">
          <w:rPr>
            <w:rFonts w:ascii="Tahoma" w:hAnsi="Tahoma" w:cs="Tahoma"/>
            <w:rPrChange w:id="2091" w:author="michael schneider" w:date="2013-12-03T16:39:00Z">
              <w:rPr>
                <w:rFonts w:ascii="Tahoma" w:hAnsi="Tahoma" w:cs="Tahoma"/>
              </w:rPr>
            </w:rPrChange>
          </w:rPr>
          <w:t>specification 4.</w:t>
        </w:r>
      </w:moveTo>
      <w:ins w:id="2092" w:author="michael schneider" w:date="2013-12-03T16:39:00Z">
        <w:r w:rsidR="00536662">
          <w:rPr>
            <w:rFonts w:ascii="Tahoma" w:hAnsi="Tahoma" w:cs="Tahoma"/>
          </w:rPr>
          <w:t>1.1.2</w:t>
        </w:r>
      </w:ins>
      <w:moveTo w:id="2093" w:author="michael schneider" w:date="2013-12-03T12:41:00Z">
        <w:del w:id="2094" w:author="michael schneider" w:date="2013-12-03T16:39:00Z">
          <w:r w:rsidRPr="00536662" w:rsidDel="00536662">
            <w:rPr>
              <w:rFonts w:ascii="Tahoma" w:hAnsi="Tahoma" w:cs="Tahoma"/>
              <w:rPrChange w:id="2095" w:author="michael schneider" w:date="2013-12-03T16:39:00Z">
                <w:rPr>
                  <w:rFonts w:ascii="Tahoma" w:hAnsi="Tahoma" w:cs="Tahoma"/>
                </w:rPr>
              </w:rPrChange>
            </w:rPr>
            <w:delText>4</w:delText>
          </w:r>
        </w:del>
        <w:r w:rsidRPr="00536662">
          <w:rPr>
            <w:rFonts w:ascii="Tahoma" w:hAnsi="Tahoma" w:cs="Tahoma"/>
            <w:rPrChange w:id="2096" w:author="michael schneider" w:date="2013-12-03T16:39:00Z">
              <w:rPr>
                <w:rFonts w:ascii="Tahoma" w:hAnsi="Tahoma" w:cs="Tahoma"/>
              </w:rPr>
            </w:rPrChange>
          </w:rPr>
          <w:t>)</w:t>
        </w:r>
      </w:moveTo>
    </w:p>
    <w:p w14:paraId="5E625712" w14:textId="77777777" w:rsidR="002863CE" w:rsidRPr="00536662" w:rsidRDefault="002863CE" w:rsidP="00573950">
      <w:pPr>
        <w:tabs>
          <w:tab w:val="left" w:pos="2970"/>
        </w:tabs>
        <w:spacing w:after="0" w:line="240" w:lineRule="auto"/>
        <w:ind w:left="2520" w:firstLine="720"/>
        <w:contextualSpacing/>
        <w:rPr>
          <w:rFonts w:ascii="Tahoma" w:hAnsi="Tahoma" w:cs="Tahoma"/>
          <w:sz w:val="22"/>
          <w:szCs w:val="22"/>
          <w:rPrChange w:id="2097" w:author="michael schneider" w:date="2013-12-03T16:39:00Z">
            <w:rPr>
              <w:rFonts w:ascii="Tahoma" w:hAnsi="Tahoma" w:cs="Tahoma"/>
              <w:sz w:val="22"/>
              <w:szCs w:val="22"/>
            </w:rPr>
          </w:rPrChange>
        </w:rPr>
        <w:pPrChange w:id="2098" w:author="michael schneider" w:date="2013-12-03T12:45:00Z">
          <w:pPr>
            <w:tabs>
              <w:tab w:val="left" w:pos="2970"/>
            </w:tabs>
            <w:spacing w:after="0" w:line="240" w:lineRule="auto"/>
            <w:ind w:left="1440" w:firstLine="720"/>
            <w:contextualSpacing/>
          </w:pPr>
        </w:pPrChange>
      </w:pPr>
      <w:moveTo w:id="2099" w:author="michael schneider" w:date="2013-12-03T12:41:00Z">
        <w:r w:rsidRPr="00536662">
          <w:rPr>
            <w:rFonts w:ascii="Tahoma" w:hAnsi="Tahoma" w:cs="Tahoma"/>
            <w:sz w:val="22"/>
            <w:szCs w:val="22"/>
            <w:rPrChange w:id="2100" w:author="michael schneider" w:date="2013-12-03T16:39:00Z">
              <w:rPr>
                <w:rFonts w:ascii="Tahoma" w:hAnsi="Tahoma" w:cs="Tahoma"/>
                <w:sz w:val="22"/>
                <w:szCs w:val="22"/>
              </w:rPr>
            </w:rPrChange>
          </w:rPr>
          <w:t xml:space="preserve">Else </w:t>
        </w:r>
      </w:moveTo>
    </w:p>
    <w:p w14:paraId="7DB33C5B" w14:textId="79EC7ED1" w:rsidR="002863CE" w:rsidRPr="001D057E" w:rsidRDefault="002863CE" w:rsidP="00573950">
      <w:pPr>
        <w:tabs>
          <w:tab w:val="left" w:pos="2970"/>
        </w:tabs>
        <w:spacing w:after="0" w:line="240" w:lineRule="auto"/>
        <w:ind w:left="3240" w:firstLine="720"/>
        <w:contextualSpacing/>
        <w:rPr>
          <w:rFonts w:ascii="Tahoma" w:hAnsi="Tahoma" w:cs="Tahoma"/>
          <w:sz w:val="22"/>
          <w:szCs w:val="22"/>
        </w:rPr>
        <w:pPrChange w:id="2101" w:author="michael schneider" w:date="2013-12-03T12:45:00Z">
          <w:pPr>
            <w:tabs>
              <w:tab w:val="left" w:pos="2970"/>
            </w:tabs>
            <w:spacing w:after="0" w:line="240" w:lineRule="auto"/>
            <w:ind w:left="2160" w:firstLine="720"/>
            <w:contextualSpacing/>
          </w:pPr>
        </w:pPrChange>
      </w:pPr>
      <w:moveTo w:id="2102" w:author="michael schneider" w:date="2013-12-03T12:41:00Z">
        <w:r w:rsidRPr="00536662">
          <w:rPr>
            <w:rFonts w:ascii="Tahoma" w:hAnsi="Tahoma" w:cs="Tahoma"/>
            <w:sz w:val="22"/>
            <w:szCs w:val="22"/>
            <w:rPrChange w:id="2103" w:author="michael schneider" w:date="2013-12-03T16:39:00Z">
              <w:rPr>
                <w:rFonts w:ascii="Tahoma" w:hAnsi="Tahoma" w:cs="Tahoma"/>
                <w:sz w:val="22"/>
                <w:szCs w:val="22"/>
              </w:rPr>
            </w:rPrChange>
          </w:rPr>
          <w:t>System displays Create Account (see specification 4.</w:t>
        </w:r>
      </w:moveTo>
      <w:ins w:id="2104" w:author="michael schneider" w:date="2013-12-03T16:39:00Z">
        <w:r w:rsidR="00536662" w:rsidRPr="00536662">
          <w:rPr>
            <w:rFonts w:ascii="Tahoma" w:hAnsi="Tahoma" w:cs="Tahoma"/>
            <w:sz w:val="22"/>
            <w:szCs w:val="22"/>
            <w:rPrChange w:id="2105" w:author="michael schneider" w:date="2013-12-03T16:39:00Z">
              <w:rPr>
                <w:rFonts w:ascii="Tahoma" w:hAnsi="Tahoma" w:cs="Tahoma"/>
                <w:sz w:val="22"/>
                <w:szCs w:val="22"/>
              </w:rPr>
            </w:rPrChange>
          </w:rPr>
          <w:t>1.</w:t>
        </w:r>
        <w:r w:rsidR="00536662">
          <w:rPr>
            <w:rFonts w:ascii="Tahoma" w:hAnsi="Tahoma" w:cs="Tahoma"/>
            <w:sz w:val="22"/>
            <w:szCs w:val="22"/>
          </w:rPr>
          <w:t>1.1</w:t>
        </w:r>
      </w:ins>
      <w:moveTo w:id="2106" w:author="michael schneider" w:date="2013-12-03T12:41:00Z">
        <w:del w:id="2107" w:author="michael schneider" w:date="2013-12-03T16:39:00Z">
          <w:r w:rsidRPr="001D057E" w:rsidDel="00536662">
            <w:rPr>
              <w:rFonts w:ascii="Tahoma" w:hAnsi="Tahoma" w:cs="Tahoma"/>
              <w:sz w:val="22"/>
              <w:szCs w:val="22"/>
            </w:rPr>
            <w:delText>5</w:delText>
          </w:r>
        </w:del>
        <w:r w:rsidRPr="001D057E">
          <w:rPr>
            <w:rFonts w:ascii="Tahoma" w:hAnsi="Tahoma" w:cs="Tahoma"/>
            <w:sz w:val="22"/>
            <w:szCs w:val="22"/>
          </w:rPr>
          <w:t>)</w:t>
        </w:r>
      </w:moveTo>
    </w:p>
    <w:p w14:paraId="601F61B2" w14:textId="77777777" w:rsidR="002863CE" w:rsidRPr="001D057E" w:rsidRDefault="002863CE" w:rsidP="00573950">
      <w:pPr>
        <w:tabs>
          <w:tab w:val="left" w:pos="2970"/>
        </w:tabs>
        <w:spacing w:after="0" w:line="240" w:lineRule="auto"/>
        <w:ind w:left="2520" w:firstLine="720"/>
        <w:contextualSpacing/>
        <w:rPr>
          <w:rFonts w:ascii="Tahoma" w:hAnsi="Tahoma" w:cs="Tahoma"/>
          <w:sz w:val="22"/>
          <w:szCs w:val="22"/>
        </w:rPr>
        <w:pPrChange w:id="2108" w:author="michael schneider" w:date="2013-12-03T12:45:00Z">
          <w:pPr>
            <w:tabs>
              <w:tab w:val="left" w:pos="2970"/>
            </w:tabs>
            <w:spacing w:after="0" w:line="240" w:lineRule="auto"/>
            <w:ind w:left="1440" w:firstLine="720"/>
            <w:contextualSpacing/>
          </w:pPr>
        </w:pPrChange>
      </w:pPr>
      <w:moveTo w:id="2109" w:author="michael schneider" w:date="2013-12-03T12:41:00Z">
        <w:r w:rsidRPr="001D057E">
          <w:rPr>
            <w:rFonts w:ascii="Tahoma" w:hAnsi="Tahoma" w:cs="Tahoma"/>
            <w:sz w:val="22"/>
            <w:szCs w:val="22"/>
          </w:rPr>
          <w:t>End if</w:t>
        </w:r>
      </w:moveTo>
    </w:p>
    <w:p w14:paraId="2EF3E692" w14:textId="77777777" w:rsidR="002863CE" w:rsidRPr="001D057E" w:rsidRDefault="002863CE" w:rsidP="00573950">
      <w:pPr>
        <w:tabs>
          <w:tab w:val="left" w:pos="2970"/>
        </w:tabs>
        <w:spacing w:after="0" w:line="240" w:lineRule="auto"/>
        <w:ind w:left="1080"/>
        <w:contextualSpacing/>
        <w:rPr>
          <w:rFonts w:ascii="Tahoma" w:hAnsi="Tahoma" w:cs="Tahoma"/>
          <w:sz w:val="22"/>
          <w:szCs w:val="22"/>
        </w:rPr>
        <w:pPrChange w:id="2110" w:author="michael schneider" w:date="2013-12-03T12:45:00Z">
          <w:pPr>
            <w:tabs>
              <w:tab w:val="left" w:pos="2970"/>
            </w:tabs>
            <w:spacing w:after="0" w:line="240" w:lineRule="auto"/>
            <w:contextualSpacing/>
          </w:pPr>
        </w:pPrChange>
      </w:pPr>
      <w:moveTo w:id="2111" w:author="michael schneider" w:date="2013-12-03T12:41:00Z">
        <w:r w:rsidRPr="001D057E">
          <w:rPr>
            <w:rFonts w:ascii="Tahoma" w:hAnsi="Tahoma" w:cs="Tahoma"/>
            <w:sz w:val="22"/>
            <w:szCs w:val="22"/>
          </w:rPr>
          <w:t xml:space="preserve">                     End if</w:t>
        </w:r>
      </w:moveTo>
    </w:p>
    <w:p w14:paraId="5DE14102" w14:textId="13BF5AD8" w:rsidR="002863CE" w:rsidRPr="001D057E" w:rsidRDefault="002863CE" w:rsidP="0050674D">
      <w:pPr>
        <w:pStyle w:val="Heading5"/>
        <w:pPrChange w:id="2112" w:author="michael schneider" w:date="2013-12-03T12:45:00Z">
          <w:pPr>
            <w:pStyle w:val="Heading3"/>
            <w:tabs>
              <w:tab w:val="left" w:pos="2970"/>
            </w:tabs>
          </w:pPr>
        </w:pPrChange>
      </w:pPr>
      <w:moveTo w:id="2113" w:author="michael schneider" w:date="2013-12-03T12:41:00Z">
        <w:r w:rsidRPr="001D057E">
          <w:lastRenderedPageBreak/>
          <w:t>The system shall allow a Customer to View and Edit the shopping cart.</w:t>
        </w:r>
      </w:moveTo>
    </w:p>
    <w:p w14:paraId="2587DEFE" w14:textId="189F2772" w:rsidR="002863CE" w:rsidRDefault="0014670B" w:rsidP="0050674D">
      <w:pPr>
        <w:pStyle w:val="Heading6"/>
        <w:ind w:left="3420" w:hanging="1260"/>
        <w:rPr>
          <w:ins w:id="2114" w:author="michael schneider" w:date="2013-12-03T17:56:00Z"/>
        </w:rPr>
        <w:pPrChange w:id="2115" w:author="michael schneider" w:date="2013-12-03T12:45:00Z">
          <w:pPr>
            <w:pStyle w:val="Heading4"/>
            <w:tabs>
              <w:tab w:val="left" w:pos="2970"/>
            </w:tabs>
          </w:pPr>
        </w:pPrChange>
      </w:pPr>
      <w:ins w:id="2116" w:author="michael schneider" w:date="2013-12-03T17:56:00Z">
        <w:r>
          <w:rPr>
            <w:noProof/>
          </w:rPr>
          <w:drawing>
            <wp:anchor distT="0" distB="0" distL="114300" distR="114300" simplePos="0" relativeHeight="251675648" behindDoc="0" locked="0" layoutInCell="1" allowOverlap="1" wp14:anchorId="22E4BF78" wp14:editId="611751B1">
              <wp:simplePos x="0" y="0"/>
              <wp:positionH relativeFrom="page">
                <wp:align>right</wp:align>
              </wp:positionH>
              <wp:positionV relativeFrom="paragraph">
                <wp:posOffset>479425</wp:posOffset>
              </wp:positionV>
              <wp:extent cx="6126480" cy="1082040"/>
              <wp:effectExtent l="0" t="0" r="762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1.3.3.2 View cart_items only.jpg"/>
                      <pic:cNvPicPr/>
                    </pic:nvPicPr>
                    <pic:blipFill>
                      <a:blip r:embed="rId20">
                        <a:extLst>
                          <a:ext uri="{28A0092B-C50C-407E-A947-70E740481C1C}">
                            <a14:useLocalDpi xmlns:a14="http://schemas.microsoft.com/office/drawing/2010/main" val="0"/>
                          </a:ext>
                        </a:extLst>
                      </a:blip>
                      <a:stretch>
                        <a:fillRect/>
                      </a:stretch>
                    </pic:blipFill>
                    <pic:spPr>
                      <a:xfrm>
                        <a:off x="0" y="0"/>
                        <a:ext cx="6126480" cy="1082040"/>
                      </a:xfrm>
                      <a:prstGeom prst="rect">
                        <a:avLst/>
                      </a:prstGeom>
                    </pic:spPr>
                  </pic:pic>
                </a:graphicData>
              </a:graphic>
              <wp14:sizeRelH relativeFrom="page">
                <wp14:pctWidth>0</wp14:pctWidth>
              </wp14:sizeRelH>
              <wp14:sizeRelV relativeFrom="page">
                <wp14:pctHeight>0</wp14:pctHeight>
              </wp14:sizeRelV>
            </wp:anchor>
          </w:drawing>
        </w:r>
      </w:ins>
      <w:moveTo w:id="2117" w:author="michael schneider" w:date="2013-12-03T12:41:00Z">
        <w:r w:rsidR="002863CE" w:rsidRPr="004A10BF">
          <w:rPr>
            <w:rPrChange w:id="2118" w:author="michael schneider" w:date="2013-12-03T17:56:00Z">
              <w:rPr/>
            </w:rPrChange>
          </w:rPr>
          <w:t>User interface design</w:t>
        </w:r>
      </w:moveTo>
    </w:p>
    <w:p w14:paraId="16B142D2" w14:textId="6F57DBFB" w:rsidR="004A10BF" w:rsidRPr="004A10BF" w:rsidRDefault="004A10BF" w:rsidP="004A10BF">
      <w:pPr>
        <w:pStyle w:val="Heading6"/>
        <w:numPr>
          <w:ilvl w:val="0"/>
          <w:numId w:val="0"/>
        </w:numPr>
        <w:ind w:left="3420"/>
        <w:rPr>
          <w:rPrChange w:id="2119" w:author="michael schneider" w:date="2013-12-03T17:56:00Z">
            <w:rPr/>
          </w:rPrChange>
        </w:rPr>
        <w:pPrChange w:id="2120" w:author="michael schneider" w:date="2013-12-03T17:56:00Z">
          <w:pPr>
            <w:pStyle w:val="Heading4"/>
            <w:tabs>
              <w:tab w:val="left" w:pos="2970"/>
            </w:tabs>
          </w:pPr>
        </w:pPrChange>
      </w:pPr>
    </w:p>
    <w:p w14:paraId="68827403" w14:textId="77777777" w:rsidR="002863CE" w:rsidRPr="001D057E" w:rsidRDefault="002863CE" w:rsidP="0050674D">
      <w:pPr>
        <w:pStyle w:val="Heading6"/>
        <w:ind w:left="3420" w:hanging="1260"/>
        <w:pPrChange w:id="2121" w:author="michael schneider" w:date="2013-12-03T12:46:00Z">
          <w:pPr>
            <w:pStyle w:val="Heading4"/>
            <w:tabs>
              <w:tab w:val="left" w:pos="2970"/>
            </w:tabs>
          </w:pPr>
        </w:pPrChange>
      </w:pPr>
      <w:moveTo w:id="2122" w:author="michael schneider" w:date="2013-12-03T12:41:00Z">
        <w:r w:rsidRPr="001D057E">
          <w:t>The products in the Shopping Cart page shall be displayed along with the Quantity, Product Type, and Price of each product.</w:t>
        </w:r>
      </w:moveTo>
    </w:p>
    <w:p w14:paraId="6FA98AB4" w14:textId="103DBBD3" w:rsidR="002863CE" w:rsidRPr="001D057E" w:rsidRDefault="002863CE" w:rsidP="00264E26">
      <w:pPr>
        <w:pStyle w:val="Heading6"/>
        <w:ind w:left="3420" w:hanging="1260"/>
        <w:pPrChange w:id="2123" w:author="michael schneider" w:date="2013-12-03T12:46:00Z">
          <w:pPr>
            <w:pStyle w:val="Heading5"/>
            <w:tabs>
              <w:tab w:val="left" w:pos="2970"/>
            </w:tabs>
          </w:pPr>
        </w:pPrChange>
      </w:pPr>
      <w:moveTo w:id="2124" w:author="michael schneider" w:date="2013-12-03T12:41:00Z">
        <w:r w:rsidRPr="001D057E">
          <w:t>&lt;Quantity</w:t>
        </w:r>
        <w:proofErr w:type="gramStart"/>
        <w:r w:rsidRPr="001D057E">
          <w:t>&gt; :</w:t>
        </w:r>
        <w:proofErr w:type="gramEnd"/>
        <w:r w:rsidRPr="001D057E">
          <w:t xml:space="preserve">:= &lt;quantity&gt; defined in specification </w:t>
        </w:r>
      </w:moveTo>
      <w:ins w:id="2125" w:author="michael schneider" w:date="2013-12-03T16:30:00Z">
        <w:r w:rsidR="00A63AFC">
          <w:t>4.1.3.3.1</w:t>
        </w:r>
      </w:ins>
      <w:ins w:id="2126" w:author="michael schneider" w:date="2013-12-03T16:31:00Z">
        <w:r w:rsidR="00A63AFC">
          <w:t>.3</w:t>
        </w:r>
      </w:ins>
      <w:moveTo w:id="2127" w:author="michael schneider" w:date="2013-12-03T12:41:00Z">
        <w:del w:id="2128" w:author="michael schneider" w:date="2013-12-03T16:30:00Z">
          <w:r w:rsidRPr="001D057E" w:rsidDel="00A63AFC">
            <w:delText>9.1.3</w:delText>
          </w:r>
        </w:del>
      </w:moveTo>
    </w:p>
    <w:p w14:paraId="563AFFA5" w14:textId="2C522F6A" w:rsidR="002863CE" w:rsidRPr="00264E26" w:rsidRDefault="002863CE" w:rsidP="00264E26">
      <w:pPr>
        <w:pStyle w:val="ListParagraph"/>
        <w:tabs>
          <w:tab w:val="left" w:pos="2970"/>
        </w:tabs>
        <w:spacing w:before="240" w:after="200" w:line="480" w:lineRule="auto"/>
        <w:ind w:left="2880" w:firstLine="540"/>
        <w:rPr>
          <w:rFonts w:ascii="Arial" w:hAnsi="Arial" w:cs="Arial"/>
          <w:rPrChange w:id="2129" w:author="michael schneider" w:date="2013-12-03T12:47:00Z">
            <w:rPr>
              <w:rFonts w:ascii="Tahoma" w:hAnsi="Tahoma" w:cs="Tahoma"/>
              <w:b/>
            </w:rPr>
          </w:rPrChange>
        </w:rPr>
        <w:pPrChange w:id="2130" w:author="michael schneider" w:date="2013-12-03T12:46:00Z">
          <w:pPr>
            <w:pStyle w:val="ListParagraph"/>
            <w:tabs>
              <w:tab w:val="left" w:pos="2970"/>
            </w:tabs>
            <w:spacing w:after="200" w:line="480" w:lineRule="auto"/>
            <w:ind w:left="2880" w:firstLine="720"/>
          </w:pPr>
        </w:pPrChange>
      </w:pPr>
      <w:moveTo w:id="2131" w:author="michael schneider" w:date="2013-12-03T12:41:00Z">
        <w:r w:rsidRPr="00264E26">
          <w:rPr>
            <w:rFonts w:ascii="Arial" w:hAnsi="Arial" w:cs="Arial"/>
            <w:rPrChange w:id="2132" w:author="michael schneider" w:date="2013-12-03T12:47:00Z">
              <w:rPr>
                <w:rFonts w:ascii="Tahoma" w:hAnsi="Tahoma" w:cs="Tahoma"/>
                <w:b/>
              </w:rPr>
            </w:rPrChange>
          </w:rPr>
          <w:t>&lt;Product Type</w:t>
        </w:r>
        <w:proofErr w:type="gramStart"/>
        <w:r w:rsidRPr="00264E26">
          <w:rPr>
            <w:rFonts w:ascii="Arial" w:hAnsi="Arial" w:cs="Arial"/>
            <w:rPrChange w:id="2133" w:author="michael schneider" w:date="2013-12-03T12:47:00Z">
              <w:rPr>
                <w:rFonts w:ascii="Tahoma" w:hAnsi="Tahoma" w:cs="Tahoma"/>
                <w:b/>
              </w:rPr>
            </w:rPrChange>
          </w:rPr>
          <w:t>&gt; :</w:t>
        </w:r>
        <w:proofErr w:type="gramEnd"/>
        <w:r w:rsidRPr="00264E26">
          <w:rPr>
            <w:rFonts w:ascii="Arial" w:hAnsi="Arial" w:cs="Arial"/>
            <w:rPrChange w:id="2134" w:author="michael schneider" w:date="2013-12-03T12:47:00Z">
              <w:rPr>
                <w:rFonts w:ascii="Tahoma" w:hAnsi="Tahoma" w:cs="Tahoma"/>
                <w:b/>
              </w:rPr>
            </w:rPrChange>
          </w:rPr>
          <w:t xml:space="preserve">:= </w:t>
        </w:r>
        <w:r w:rsidRPr="00264E26">
          <w:rPr>
            <w:rFonts w:ascii="Arial" w:hAnsi="Arial" w:cs="Arial"/>
            <w:vertAlign w:val="superscript"/>
            <w:rPrChange w:id="2135" w:author="michael schneider" w:date="2013-12-03T12:47:00Z">
              <w:rPr>
                <w:rFonts w:ascii="Tahoma" w:hAnsi="Tahoma" w:cs="Tahoma"/>
                <w:b/>
                <w:vertAlign w:val="superscript"/>
              </w:rPr>
            </w:rPrChange>
          </w:rPr>
          <w:t>1</w:t>
        </w:r>
        <w:r w:rsidRPr="00264E26">
          <w:rPr>
            <w:rFonts w:ascii="Arial" w:hAnsi="Arial" w:cs="Arial"/>
            <w:rPrChange w:id="2136" w:author="michael schneider" w:date="2013-12-03T12:47:00Z">
              <w:rPr>
                <w:rFonts w:ascii="Tahoma" w:hAnsi="Tahoma" w:cs="Tahoma"/>
                <w:b/>
              </w:rPr>
            </w:rPrChange>
          </w:rPr>
          <w:t>{alpha_numeric}</w:t>
        </w:r>
        <w:r w:rsidRPr="00264E26">
          <w:rPr>
            <w:rFonts w:ascii="Arial" w:hAnsi="Arial" w:cs="Arial"/>
            <w:vertAlign w:val="superscript"/>
            <w:rPrChange w:id="2137" w:author="michael schneider" w:date="2013-12-03T12:47:00Z">
              <w:rPr>
                <w:rFonts w:ascii="Tahoma" w:hAnsi="Tahoma" w:cs="Tahoma"/>
                <w:b/>
                <w:vertAlign w:val="superscript"/>
              </w:rPr>
            </w:rPrChange>
          </w:rPr>
          <w:t>20</w:t>
        </w:r>
      </w:moveTo>
    </w:p>
    <w:p w14:paraId="306E3848" w14:textId="77777777" w:rsidR="002863CE" w:rsidRPr="00264E26" w:rsidRDefault="002863CE" w:rsidP="00264E26">
      <w:pPr>
        <w:pStyle w:val="ListParagraph"/>
        <w:tabs>
          <w:tab w:val="left" w:pos="2970"/>
        </w:tabs>
        <w:spacing w:after="200" w:line="480" w:lineRule="auto"/>
        <w:ind w:left="2880" w:firstLine="540"/>
        <w:rPr>
          <w:rFonts w:ascii="Arial" w:hAnsi="Arial" w:cs="Arial"/>
          <w:rPrChange w:id="2138" w:author="michael schneider" w:date="2013-12-03T12:47:00Z">
            <w:rPr>
              <w:rFonts w:ascii="Tahoma" w:hAnsi="Tahoma" w:cs="Tahoma"/>
              <w:b/>
            </w:rPr>
          </w:rPrChange>
        </w:rPr>
      </w:pPr>
      <w:moveTo w:id="2139" w:author="michael schneider" w:date="2013-12-03T12:41:00Z">
        <w:r w:rsidRPr="00264E26">
          <w:rPr>
            <w:rFonts w:ascii="Arial" w:hAnsi="Arial" w:cs="Arial"/>
            <w:rPrChange w:id="2140" w:author="michael schneider" w:date="2013-12-03T12:47:00Z">
              <w:rPr>
                <w:rFonts w:ascii="Tahoma" w:hAnsi="Tahoma" w:cs="Tahoma"/>
                <w:b/>
              </w:rPr>
            </w:rPrChange>
          </w:rPr>
          <w:t>&lt;Price</w:t>
        </w:r>
        <w:proofErr w:type="gramStart"/>
        <w:r w:rsidRPr="00264E26">
          <w:rPr>
            <w:rFonts w:ascii="Arial" w:hAnsi="Arial" w:cs="Arial"/>
            <w:rPrChange w:id="2141" w:author="michael schneider" w:date="2013-12-03T12:47:00Z">
              <w:rPr>
                <w:rFonts w:ascii="Tahoma" w:hAnsi="Tahoma" w:cs="Tahoma"/>
                <w:b/>
              </w:rPr>
            </w:rPrChange>
          </w:rPr>
          <w:t>&gt; :</w:t>
        </w:r>
        <w:proofErr w:type="gramEnd"/>
        <w:r w:rsidRPr="00264E26">
          <w:rPr>
            <w:rFonts w:ascii="Arial" w:hAnsi="Arial" w:cs="Arial"/>
            <w:rPrChange w:id="2142" w:author="michael schneider" w:date="2013-12-03T12:47:00Z">
              <w:rPr>
                <w:rFonts w:ascii="Tahoma" w:hAnsi="Tahoma" w:cs="Tahoma"/>
                <w:b/>
              </w:rPr>
            </w:rPrChange>
          </w:rPr>
          <w:t>:= $&lt;dollars&gt;.&lt;cents&gt;</w:t>
        </w:r>
      </w:moveTo>
    </w:p>
    <w:p w14:paraId="0F71E5BF" w14:textId="77777777" w:rsidR="002863CE" w:rsidRPr="00264E26" w:rsidRDefault="002863CE" w:rsidP="00264E26">
      <w:pPr>
        <w:pStyle w:val="ListParagraph"/>
        <w:tabs>
          <w:tab w:val="left" w:pos="2970"/>
        </w:tabs>
        <w:spacing w:after="200" w:line="480" w:lineRule="auto"/>
        <w:ind w:left="2880" w:firstLine="540"/>
        <w:rPr>
          <w:rFonts w:ascii="Arial" w:hAnsi="Arial" w:cs="Arial"/>
          <w:rPrChange w:id="2143" w:author="michael schneider" w:date="2013-12-03T12:47:00Z">
            <w:rPr>
              <w:rFonts w:ascii="Tahoma" w:hAnsi="Tahoma" w:cs="Tahoma"/>
              <w:b/>
            </w:rPr>
          </w:rPrChange>
        </w:rPr>
      </w:pPr>
      <w:moveTo w:id="2144" w:author="michael schneider" w:date="2013-12-03T12:41:00Z">
        <w:r w:rsidRPr="00264E26">
          <w:rPr>
            <w:rFonts w:ascii="Arial" w:hAnsi="Arial" w:cs="Arial"/>
            <w:rPrChange w:id="2145" w:author="michael schneider" w:date="2013-12-03T12:47:00Z">
              <w:rPr>
                <w:rFonts w:ascii="Tahoma" w:hAnsi="Tahoma" w:cs="Tahoma"/>
                <w:b/>
              </w:rPr>
            </w:rPrChange>
          </w:rPr>
          <w:t>&lt;</w:t>
        </w:r>
        <w:proofErr w:type="gramStart"/>
        <w:r w:rsidRPr="00264E26">
          <w:rPr>
            <w:rFonts w:ascii="Arial" w:hAnsi="Arial" w:cs="Arial"/>
            <w:rPrChange w:id="2146" w:author="michael schneider" w:date="2013-12-03T12:47:00Z">
              <w:rPr>
                <w:rFonts w:ascii="Tahoma" w:hAnsi="Tahoma" w:cs="Tahoma"/>
                <w:b/>
              </w:rPr>
            </w:rPrChange>
          </w:rPr>
          <w:t>dollars</w:t>
        </w:r>
        <w:proofErr w:type="gramEnd"/>
        <w:r w:rsidRPr="00264E26">
          <w:rPr>
            <w:rFonts w:ascii="Arial" w:hAnsi="Arial" w:cs="Arial"/>
            <w:rPrChange w:id="2147" w:author="michael schneider" w:date="2013-12-03T12:47:00Z">
              <w:rPr>
                <w:rFonts w:ascii="Tahoma" w:hAnsi="Tahoma" w:cs="Tahoma"/>
                <w:b/>
              </w:rPr>
            </w:rPrChange>
          </w:rPr>
          <w:t xml:space="preserve">&gt; ::= </w:t>
        </w:r>
        <w:r w:rsidRPr="00264E26">
          <w:rPr>
            <w:rFonts w:ascii="Arial" w:hAnsi="Arial" w:cs="Arial"/>
            <w:vertAlign w:val="superscript"/>
            <w:rPrChange w:id="2148" w:author="michael schneider" w:date="2013-12-03T12:47:00Z">
              <w:rPr>
                <w:rFonts w:ascii="Tahoma" w:hAnsi="Tahoma" w:cs="Tahoma"/>
                <w:b/>
                <w:vertAlign w:val="superscript"/>
              </w:rPr>
            </w:rPrChange>
          </w:rPr>
          <w:t>0</w:t>
        </w:r>
        <w:r w:rsidRPr="00264E26">
          <w:rPr>
            <w:rFonts w:ascii="Arial" w:hAnsi="Arial" w:cs="Arial"/>
            <w:rPrChange w:id="2149" w:author="michael schneider" w:date="2013-12-03T12:47:00Z">
              <w:rPr>
                <w:rFonts w:ascii="Tahoma" w:hAnsi="Tahoma" w:cs="Tahoma"/>
                <w:b/>
              </w:rPr>
            </w:rPrChange>
          </w:rPr>
          <w:t>{integer}</w:t>
        </w:r>
        <w:r w:rsidRPr="00264E26">
          <w:rPr>
            <w:rFonts w:ascii="Arial" w:hAnsi="Arial" w:cs="Arial"/>
            <w:vertAlign w:val="superscript"/>
            <w:rPrChange w:id="2150" w:author="michael schneider" w:date="2013-12-03T12:47:00Z">
              <w:rPr>
                <w:rFonts w:ascii="Tahoma" w:hAnsi="Tahoma" w:cs="Tahoma"/>
                <w:b/>
                <w:vertAlign w:val="superscript"/>
              </w:rPr>
            </w:rPrChange>
          </w:rPr>
          <w:t>999</w:t>
        </w:r>
        <w:r w:rsidRPr="00264E26">
          <w:rPr>
            <w:rFonts w:ascii="Arial" w:hAnsi="Arial" w:cs="Arial"/>
            <w:rPrChange w:id="2151" w:author="michael schneider" w:date="2013-12-03T12:47:00Z">
              <w:rPr>
                <w:rFonts w:ascii="Tahoma" w:hAnsi="Tahoma" w:cs="Tahoma"/>
                <w:b/>
              </w:rPr>
            </w:rPrChange>
          </w:rPr>
          <w:t xml:space="preserve"> defaults to 0</w:t>
        </w:r>
      </w:moveTo>
    </w:p>
    <w:p w14:paraId="1F877DB8" w14:textId="77777777" w:rsidR="002863CE" w:rsidRPr="00264E26" w:rsidRDefault="002863CE" w:rsidP="00264E26">
      <w:pPr>
        <w:pStyle w:val="ListParagraph"/>
        <w:tabs>
          <w:tab w:val="left" w:pos="2970"/>
        </w:tabs>
        <w:spacing w:after="200" w:line="480" w:lineRule="auto"/>
        <w:ind w:left="2880" w:firstLine="540"/>
        <w:rPr>
          <w:rFonts w:ascii="Arial" w:hAnsi="Arial" w:cs="Arial"/>
          <w:rPrChange w:id="2152" w:author="michael schneider" w:date="2013-12-03T12:47:00Z">
            <w:rPr>
              <w:rFonts w:ascii="Tahoma" w:hAnsi="Tahoma" w:cs="Tahoma"/>
              <w:b/>
            </w:rPr>
          </w:rPrChange>
        </w:rPr>
      </w:pPr>
      <w:moveTo w:id="2153" w:author="michael schneider" w:date="2013-12-03T12:41:00Z">
        <w:r w:rsidRPr="00264E26">
          <w:rPr>
            <w:rFonts w:ascii="Arial" w:hAnsi="Arial" w:cs="Arial"/>
            <w:rPrChange w:id="2154" w:author="michael schneider" w:date="2013-12-03T12:47:00Z">
              <w:rPr>
                <w:rFonts w:ascii="Tahoma" w:hAnsi="Tahoma" w:cs="Tahoma"/>
                <w:b/>
              </w:rPr>
            </w:rPrChange>
          </w:rPr>
          <w:t>&lt;</w:t>
        </w:r>
        <w:proofErr w:type="gramStart"/>
        <w:r w:rsidRPr="00264E26">
          <w:rPr>
            <w:rFonts w:ascii="Arial" w:hAnsi="Arial" w:cs="Arial"/>
            <w:rPrChange w:id="2155" w:author="michael schneider" w:date="2013-12-03T12:47:00Z">
              <w:rPr>
                <w:rFonts w:ascii="Tahoma" w:hAnsi="Tahoma" w:cs="Tahoma"/>
                <w:b/>
              </w:rPr>
            </w:rPrChange>
          </w:rPr>
          <w:t>cents</w:t>
        </w:r>
        <w:proofErr w:type="gramEnd"/>
        <w:r w:rsidRPr="00264E26">
          <w:rPr>
            <w:rFonts w:ascii="Arial" w:hAnsi="Arial" w:cs="Arial"/>
            <w:rPrChange w:id="2156" w:author="michael schneider" w:date="2013-12-03T12:47:00Z">
              <w:rPr>
                <w:rFonts w:ascii="Tahoma" w:hAnsi="Tahoma" w:cs="Tahoma"/>
                <w:b/>
              </w:rPr>
            </w:rPrChange>
          </w:rPr>
          <w:t xml:space="preserve">&gt; ::= &lt;digit&gt;&lt;digit&gt; </w:t>
        </w:r>
      </w:moveTo>
    </w:p>
    <w:p w14:paraId="2BEED190" w14:textId="77777777" w:rsidR="002863CE" w:rsidRPr="00264E26" w:rsidRDefault="002863CE" w:rsidP="00264E26">
      <w:pPr>
        <w:pStyle w:val="ListParagraph"/>
        <w:spacing w:after="200" w:line="480" w:lineRule="auto"/>
        <w:ind w:left="3060" w:firstLine="360"/>
        <w:rPr>
          <w:rFonts w:ascii="Arial" w:hAnsi="Arial" w:cs="Arial"/>
          <w:rPrChange w:id="2157" w:author="michael schneider" w:date="2013-12-03T12:47:00Z">
            <w:rPr>
              <w:rFonts w:ascii="Tahoma" w:hAnsi="Tahoma" w:cs="Tahoma"/>
              <w:b/>
            </w:rPr>
          </w:rPrChange>
        </w:rPr>
      </w:pPr>
      <w:moveTo w:id="2158" w:author="michael schneider" w:date="2013-12-03T12:41:00Z">
        <w:r w:rsidRPr="00264E26">
          <w:rPr>
            <w:rFonts w:ascii="Arial" w:hAnsi="Arial" w:cs="Arial"/>
            <w:rPrChange w:id="2159" w:author="michael schneider" w:date="2013-12-03T12:47:00Z">
              <w:rPr>
                <w:rFonts w:ascii="Tahoma" w:hAnsi="Tahoma" w:cs="Tahoma"/>
                <w:b/>
              </w:rPr>
            </w:rPrChange>
          </w:rPr>
          <w:t>&lt;</w:t>
        </w:r>
        <w:proofErr w:type="gramStart"/>
        <w:r w:rsidRPr="00264E26">
          <w:rPr>
            <w:rFonts w:ascii="Arial" w:hAnsi="Arial" w:cs="Arial"/>
            <w:rPrChange w:id="2160" w:author="michael schneider" w:date="2013-12-03T12:47:00Z">
              <w:rPr>
                <w:rFonts w:ascii="Tahoma" w:hAnsi="Tahoma" w:cs="Tahoma"/>
                <w:b/>
              </w:rPr>
            </w:rPrChange>
          </w:rPr>
          <w:t>digit</w:t>
        </w:r>
        <w:proofErr w:type="gramEnd"/>
        <w:r w:rsidRPr="00264E26">
          <w:rPr>
            <w:rFonts w:ascii="Arial" w:hAnsi="Arial" w:cs="Arial"/>
            <w:rPrChange w:id="2161" w:author="michael schneider" w:date="2013-12-03T12:47:00Z">
              <w:rPr>
                <w:rFonts w:ascii="Tahoma" w:hAnsi="Tahoma" w:cs="Tahoma"/>
                <w:b/>
              </w:rPr>
            </w:rPrChange>
          </w:rPr>
          <w:t xml:space="preserve">&gt; ::= </w:t>
        </w:r>
        <w:r w:rsidRPr="00264E26">
          <w:rPr>
            <w:rFonts w:ascii="Arial" w:hAnsi="Arial" w:cs="Arial"/>
            <w:vertAlign w:val="superscript"/>
            <w:rPrChange w:id="2162" w:author="michael schneider" w:date="2013-12-03T12:47:00Z">
              <w:rPr>
                <w:rFonts w:ascii="Tahoma" w:hAnsi="Tahoma" w:cs="Tahoma"/>
                <w:b/>
                <w:vertAlign w:val="superscript"/>
              </w:rPr>
            </w:rPrChange>
          </w:rPr>
          <w:t>0</w:t>
        </w:r>
        <w:r w:rsidRPr="00264E26">
          <w:rPr>
            <w:rFonts w:ascii="Arial" w:hAnsi="Arial" w:cs="Arial"/>
            <w:rPrChange w:id="2163" w:author="michael schneider" w:date="2013-12-03T12:47:00Z">
              <w:rPr>
                <w:rFonts w:ascii="Tahoma" w:hAnsi="Tahoma" w:cs="Tahoma"/>
                <w:b/>
              </w:rPr>
            </w:rPrChange>
          </w:rPr>
          <w:t>{integer}</w:t>
        </w:r>
        <w:r w:rsidRPr="00264E26">
          <w:rPr>
            <w:rFonts w:ascii="Arial" w:hAnsi="Arial" w:cs="Arial"/>
            <w:vertAlign w:val="superscript"/>
            <w:rPrChange w:id="2164" w:author="michael schneider" w:date="2013-12-03T12:47:00Z">
              <w:rPr>
                <w:rFonts w:ascii="Tahoma" w:hAnsi="Tahoma" w:cs="Tahoma"/>
                <w:b/>
                <w:vertAlign w:val="superscript"/>
              </w:rPr>
            </w:rPrChange>
          </w:rPr>
          <w:t xml:space="preserve">9 </w:t>
        </w:r>
        <w:r w:rsidRPr="00264E26">
          <w:rPr>
            <w:rFonts w:ascii="Arial" w:hAnsi="Arial" w:cs="Arial"/>
            <w:rPrChange w:id="2165" w:author="michael schneider" w:date="2013-12-03T12:47:00Z">
              <w:rPr>
                <w:rFonts w:ascii="Tahoma" w:hAnsi="Tahoma" w:cs="Tahoma"/>
                <w:b/>
              </w:rPr>
            </w:rPrChange>
          </w:rPr>
          <w:t>defaults to 0</w:t>
        </w:r>
      </w:moveTo>
    </w:p>
    <w:p w14:paraId="03EA535D" w14:textId="7D822F4A" w:rsidR="002863CE" w:rsidRPr="001D057E" w:rsidRDefault="002863CE" w:rsidP="00264E26">
      <w:pPr>
        <w:pStyle w:val="Heading6"/>
        <w:pPrChange w:id="2166" w:author="michael schneider" w:date="2013-12-03T12:47:00Z">
          <w:pPr>
            <w:pStyle w:val="Heading4"/>
            <w:tabs>
              <w:tab w:val="left" w:pos="2970"/>
            </w:tabs>
          </w:pPr>
        </w:pPrChange>
      </w:pPr>
      <w:moveTo w:id="2167" w:author="michael schneider" w:date="2013-12-03T12:41:00Z">
        <w:r w:rsidRPr="001D057E">
          <w:t>Pseudo</w:t>
        </w:r>
      </w:moveTo>
      <w:ins w:id="2168" w:author="michael schneider" w:date="2013-12-03T12:47:00Z">
        <w:r w:rsidR="00264E26">
          <w:t xml:space="preserve"> </w:t>
        </w:r>
      </w:ins>
      <w:moveTo w:id="2169" w:author="michael schneider" w:date="2013-12-03T12:41:00Z">
        <w:r w:rsidRPr="001D057E">
          <w:t>Code</w:t>
        </w:r>
      </w:moveTo>
    </w:p>
    <w:p w14:paraId="4F8CC64A" w14:textId="77777777" w:rsidR="002863CE" w:rsidRPr="001D057E" w:rsidRDefault="002863CE" w:rsidP="00264E26">
      <w:pPr>
        <w:pStyle w:val="Heading4"/>
        <w:numPr>
          <w:ilvl w:val="0"/>
          <w:numId w:val="0"/>
        </w:numPr>
        <w:tabs>
          <w:tab w:val="left" w:pos="2970"/>
        </w:tabs>
        <w:spacing w:before="0" w:after="0" w:line="240" w:lineRule="auto"/>
        <w:ind w:left="2520"/>
        <w:rPr>
          <w:rFonts w:ascii="Tahoma" w:hAnsi="Tahoma" w:cs="Tahoma"/>
          <w:b w:val="0"/>
          <w:i w:val="0"/>
          <w:szCs w:val="22"/>
        </w:rPr>
        <w:pPrChange w:id="2170" w:author="michael schneider" w:date="2013-12-03T12:48:00Z">
          <w:pPr>
            <w:pStyle w:val="Heading4"/>
            <w:numPr>
              <w:ilvl w:val="0"/>
              <w:numId w:val="0"/>
            </w:numPr>
            <w:tabs>
              <w:tab w:val="left" w:pos="2970"/>
            </w:tabs>
            <w:spacing w:before="0" w:after="0" w:line="240" w:lineRule="auto"/>
            <w:ind w:left="1440" w:firstLine="0"/>
          </w:pPr>
        </w:pPrChange>
      </w:pPr>
      <w:moveTo w:id="2171" w:author="michael schneider" w:date="2013-12-03T12:41:00Z">
        <w:r w:rsidRPr="001D057E">
          <w:rPr>
            <w:rFonts w:ascii="Tahoma" w:hAnsi="Tahoma" w:cs="Tahoma"/>
            <w:b w:val="0"/>
            <w:i w:val="0"/>
            <w:szCs w:val="22"/>
          </w:rPr>
          <w:t xml:space="preserve">If the Customer clicks the “Shopping Cart’ button then </w:t>
        </w:r>
      </w:moveTo>
    </w:p>
    <w:p w14:paraId="669FE4DD" w14:textId="77777777" w:rsidR="002863CE" w:rsidRPr="001D057E" w:rsidRDefault="002863CE" w:rsidP="00264E26">
      <w:pPr>
        <w:pStyle w:val="Heading4"/>
        <w:numPr>
          <w:ilvl w:val="0"/>
          <w:numId w:val="0"/>
        </w:numPr>
        <w:tabs>
          <w:tab w:val="left" w:pos="2970"/>
        </w:tabs>
        <w:spacing w:before="0" w:after="0" w:line="240" w:lineRule="auto"/>
        <w:ind w:left="2880" w:firstLine="360"/>
        <w:rPr>
          <w:rFonts w:ascii="Tahoma" w:hAnsi="Tahoma" w:cs="Tahoma"/>
          <w:b w:val="0"/>
          <w:i w:val="0"/>
          <w:szCs w:val="22"/>
        </w:rPr>
        <w:pPrChange w:id="2172" w:author="michael schneider" w:date="2013-12-03T12:48:00Z">
          <w:pPr>
            <w:pStyle w:val="Heading4"/>
            <w:numPr>
              <w:ilvl w:val="0"/>
              <w:numId w:val="0"/>
            </w:numPr>
            <w:tabs>
              <w:tab w:val="left" w:pos="2970"/>
            </w:tabs>
            <w:spacing w:before="0" w:after="0" w:line="240" w:lineRule="auto"/>
            <w:ind w:firstLine="360"/>
          </w:pPr>
        </w:pPrChange>
      </w:pPr>
      <w:moveTo w:id="2173" w:author="michael schneider" w:date="2013-12-03T12:41:00Z">
        <w:r w:rsidRPr="001D057E">
          <w:rPr>
            <w:rFonts w:ascii="Tahoma" w:hAnsi="Tahoma" w:cs="Tahoma"/>
            <w:b w:val="0"/>
            <w:i w:val="0"/>
            <w:szCs w:val="22"/>
          </w:rPr>
          <w:t>System displays the Shopping Cart page</w:t>
        </w:r>
      </w:moveTo>
    </w:p>
    <w:p w14:paraId="1F1BE647" w14:textId="77777777" w:rsidR="002863CE" w:rsidRPr="001D057E" w:rsidRDefault="002863CE" w:rsidP="00264E26">
      <w:pPr>
        <w:tabs>
          <w:tab w:val="left" w:pos="2970"/>
        </w:tabs>
        <w:spacing w:after="0" w:line="240" w:lineRule="auto"/>
        <w:ind w:left="1080"/>
        <w:rPr>
          <w:rFonts w:ascii="Tahoma" w:hAnsi="Tahoma" w:cs="Tahoma"/>
          <w:sz w:val="22"/>
          <w:szCs w:val="22"/>
        </w:rPr>
        <w:pPrChange w:id="2174" w:author="michael schneider" w:date="2013-12-03T12:48:00Z">
          <w:pPr>
            <w:tabs>
              <w:tab w:val="left" w:pos="2970"/>
            </w:tabs>
            <w:spacing w:after="0" w:line="240" w:lineRule="auto"/>
          </w:pPr>
        </w:pPrChange>
      </w:pPr>
      <w:moveTo w:id="2175" w:author="michael schneider" w:date="2013-12-03T12:41:00Z">
        <w:r w:rsidRPr="001D057E">
          <w:rPr>
            <w:rFonts w:ascii="Tahoma" w:hAnsi="Tahoma" w:cs="Tahoma"/>
            <w:sz w:val="22"/>
            <w:szCs w:val="22"/>
          </w:rPr>
          <w:t xml:space="preserve">                     End If</w:t>
        </w:r>
      </w:moveTo>
    </w:p>
    <w:p w14:paraId="0C5DEC2A" w14:textId="77777777" w:rsidR="002863CE" w:rsidRDefault="002863CE" w:rsidP="00264E26">
      <w:pPr>
        <w:pStyle w:val="ListParagraph"/>
        <w:tabs>
          <w:tab w:val="left" w:pos="2970"/>
        </w:tabs>
        <w:spacing w:after="200"/>
        <w:ind w:left="2520"/>
        <w:rPr>
          <w:ins w:id="2176" w:author="michael schneider" w:date="2013-12-03T12:49:00Z"/>
          <w:rFonts w:ascii="Tahoma" w:hAnsi="Tahoma" w:cs="Tahoma"/>
        </w:rPr>
        <w:pPrChange w:id="2177" w:author="michael schneider" w:date="2013-12-03T12:48:00Z">
          <w:pPr>
            <w:pStyle w:val="ListParagraph"/>
            <w:tabs>
              <w:tab w:val="left" w:pos="2970"/>
            </w:tabs>
            <w:spacing w:after="200"/>
            <w:ind w:left="1440"/>
          </w:pPr>
        </w:pPrChange>
      </w:pPr>
      <w:moveTo w:id="2178" w:author="michael schneider" w:date="2013-12-03T12:41:00Z">
        <w:r w:rsidRPr="001D057E">
          <w:rPr>
            <w:rFonts w:ascii="Tahoma" w:hAnsi="Tahoma" w:cs="Tahoma"/>
          </w:rPr>
          <w:t xml:space="preserve">If the Customer clicks the checkbox beside a product displayed on the Shopping Cart page and clicks the “Remove” button </w:t>
        </w:r>
        <w:proofErr w:type="gramStart"/>
        <w:r w:rsidRPr="001D057E">
          <w:rPr>
            <w:rFonts w:ascii="Tahoma" w:hAnsi="Tahoma" w:cs="Tahoma"/>
          </w:rPr>
          <w:t>Then</w:t>
        </w:r>
      </w:moveTo>
      <w:proofErr w:type="gramEnd"/>
    </w:p>
    <w:p w14:paraId="3CABD9B7" w14:textId="77777777" w:rsidR="004756B0" w:rsidRPr="001D057E" w:rsidRDefault="004756B0" w:rsidP="00264E26">
      <w:pPr>
        <w:pStyle w:val="ListParagraph"/>
        <w:tabs>
          <w:tab w:val="left" w:pos="2970"/>
        </w:tabs>
        <w:spacing w:after="200"/>
        <w:ind w:left="2520"/>
        <w:rPr>
          <w:rFonts w:ascii="Tahoma" w:hAnsi="Tahoma" w:cs="Tahoma"/>
        </w:rPr>
        <w:pPrChange w:id="2179" w:author="michael schneider" w:date="2013-12-03T12:48:00Z">
          <w:pPr>
            <w:pStyle w:val="ListParagraph"/>
            <w:tabs>
              <w:tab w:val="left" w:pos="2970"/>
            </w:tabs>
            <w:spacing w:after="200"/>
            <w:ind w:left="1440"/>
          </w:pPr>
        </w:pPrChange>
      </w:pPr>
    </w:p>
    <w:p w14:paraId="0A39CDD8" w14:textId="77777777" w:rsidR="002863CE" w:rsidRPr="001D057E" w:rsidRDefault="002863CE" w:rsidP="004756B0">
      <w:pPr>
        <w:pStyle w:val="ListParagraph"/>
        <w:tabs>
          <w:tab w:val="left" w:pos="2970"/>
        </w:tabs>
        <w:spacing w:after="200"/>
        <w:ind w:left="3240" w:hanging="270"/>
        <w:rPr>
          <w:rFonts w:ascii="Tahoma" w:hAnsi="Tahoma" w:cs="Tahoma"/>
        </w:rPr>
        <w:pPrChange w:id="2180" w:author="michael schneider" w:date="2013-12-03T12:48:00Z">
          <w:pPr>
            <w:pStyle w:val="ListParagraph"/>
            <w:tabs>
              <w:tab w:val="left" w:pos="2970"/>
            </w:tabs>
            <w:spacing w:after="200"/>
            <w:ind w:left="2160"/>
          </w:pPr>
        </w:pPrChange>
      </w:pPr>
      <w:moveTo w:id="2181" w:author="michael schneider" w:date="2013-12-03T12:41:00Z">
        <w:r w:rsidRPr="001D057E">
          <w:rPr>
            <w:rFonts w:ascii="Tahoma" w:hAnsi="Tahoma" w:cs="Tahoma"/>
          </w:rPr>
          <w:t>The Quantity, Product Type, and Price for that product is no longer displayed on the Shopping Cart page</w:t>
        </w:r>
      </w:moveTo>
    </w:p>
    <w:p w14:paraId="669A8EFD" w14:textId="77777777" w:rsidR="002863CE" w:rsidRPr="001D057E" w:rsidRDefault="002863CE" w:rsidP="004756B0">
      <w:pPr>
        <w:pStyle w:val="ListParagraph"/>
        <w:tabs>
          <w:tab w:val="left" w:pos="2970"/>
        </w:tabs>
        <w:spacing w:after="200"/>
        <w:ind w:left="3240" w:hanging="270"/>
        <w:rPr>
          <w:rFonts w:ascii="Tahoma" w:hAnsi="Tahoma" w:cs="Tahoma"/>
        </w:rPr>
        <w:pPrChange w:id="2182" w:author="michael schneider" w:date="2013-12-03T12:48:00Z">
          <w:pPr>
            <w:pStyle w:val="ListParagraph"/>
            <w:tabs>
              <w:tab w:val="left" w:pos="2970"/>
            </w:tabs>
            <w:spacing w:after="200"/>
            <w:ind w:left="2160"/>
          </w:pPr>
        </w:pPrChange>
      </w:pPr>
      <w:moveTo w:id="2183" w:author="michael schneider" w:date="2013-12-03T12:41:00Z">
        <w:r w:rsidRPr="001D057E">
          <w:rPr>
            <w:rFonts w:ascii="Tahoma" w:hAnsi="Tahoma" w:cs="Tahoma"/>
          </w:rPr>
          <w:t>The quantity of product in the Shopping Cart is reduced by the quantity of product that was removed from the Shopping Cart</w:t>
        </w:r>
      </w:moveTo>
    </w:p>
    <w:p w14:paraId="526C709A" w14:textId="77777777" w:rsidR="002863CE" w:rsidRPr="001D057E" w:rsidRDefault="002863CE" w:rsidP="004756B0">
      <w:pPr>
        <w:pStyle w:val="ListParagraph"/>
        <w:tabs>
          <w:tab w:val="left" w:pos="2970"/>
        </w:tabs>
        <w:spacing w:after="200"/>
        <w:ind w:left="3240" w:hanging="270"/>
        <w:rPr>
          <w:rFonts w:ascii="Tahoma" w:hAnsi="Tahoma" w:cs="Tahoma"/>
        </w:rPr>
        <w:pPrChange w:id="2184" w:author="michael schneider" w:date="2013-12-03T12:48:00Z">
          <w:pPr>
            <w:pStyle w:val="ListParagraph"/>
            <w:tabs>
              <w:tab w:val="left" w:pos="2970"/>
            </w:tabs>
            <w:spacing w:after="200"/>
            <w:ind w:left="2160"/>
          </w:pPr>
        </w:pPrChange>
      </w:pPr>
      <w:moveTo w:id="2185" w:author="michael schneider" w:date="2013-12-03T12:41:00Z">
        <w:r w:rsidRPr="001D057E">
          <w:rPr>
            <w:rFonts w:ascii="Tahoma" w:hAnsi="Tahoma" w:cs="Tahoma"/>
          </w:rPr>
          <w:t>The quantity of that product in inventory is increased by the quantity of product that was removed from the Shopping Cart</w:t>
        </w:r>
      </w:moveTo>
    </w:p>
    <w:p w14:paraId="2528A4FB" w14:textId="77777777" w:rsidR="002863CE" w:rsidRPr="001D057E" w:rsidRDefault="002863CE" w:rsidP="00264E26">
      <w:pPr>
        <w:tabs>
          <w:tab w:val="left" w:pos="2970"/>
        </w:tabs>
        <w:spacing w:after="200"/>
        <w:ind w:left="1080"/>
        <w:rPr>
          <w:rFonts w:ascii="Tahoma" w:hAnsi="Tahoma" w:cs="Tahoma"/>
        </w:rPr>
        <w:pPrChange w:id="2186" w:author="michael schneider" w:date="2013-12-03T12:48:00Z">
          <w:pPr>
            <w:tabs>
              <w:tab w:val="left" w:pos="2970"/>
            </w:tabs>
            <w:spacing w:after="200"/>
          </w:pPr>
        </w:pPrChange>
      </w:pPr>
      <w:moveTo w:id="2187" w:author="michael schneider" w:date="2013-12-03T12:41:00Z">
        <w:r w:rsidRPr="001D057E">
          <w:rPr>
            <w:rFonts w:ascii="Tahoma" w:hAnsi="Tahoma" w:cs="Tahoma"/>
          </w:rPr>
          <w:t xml:space="preserve">                    End If</w:t>
        </w:r>
      </w:moveTo>
    </w:p>
    <w:p w14:paraId="234DED47" w14:textId="77777777" w:rsidR="002863CE" w:rsidRDefault="002863CE" w:rsidP="00264E26">
      <w:pPr>
        <w:tabs>
          <w:tab w:val="left" w:pos="2970"/>
        </w:tabs>
        <w:spacing w:after="0" w:line="240" w:lineRule="auto"/>
        <w:ind w:left="1080"/>
        <w:rPr>
          <w:ins w:id="2188" w:author="michael schneider" w:date="2013-12-03T12:49:00Z"/>
          <w:rFonts w:ascii="Tahoma" w:hAnsi="Tahoma" w:cs="Tahoma"/>
        </w:rPr>
        <w:pPrChange w:id="2189" w:author="michael schneider" w:date="2013-12-03T12:48:00Z">
          <w:pPr>
            <w:tabs>
              <w:tab w:val="left" w:pos="2970"/>
            </w:tabs>
            <w:spacing w:after="0" w:line="240" w:lineRule="auto"/>
          </w:pPr>
        </w:pPrChange>
      </w:pPr>
      <w:moveTo w:id="2190" w:author="michael schneider" w:date="2013-12-03T12:41:00Z">
        <w:r w:rsidRPr="001D057E">
          <w:rPr>
            <w:rFonts w:ascii="Tahoma" w:hAnsi="Tahoma" w:cs="Tahoma"/>
          </w:rPr>
          <w:t xml:space="preserve">                    If the Customer clicks the “Continue Shopping” button then</w:t>
        </w:r>
      </w:moveTo>
    </w:p>
    <w:p w14:paraId="0A060F00" w14:textId="77777777" w:rsidR="002B4DDE" w:rsidRPr="001D057E" w:rsidRDefault="002B4DDE" w:rsidP="00264E26">
      <w:pPr>
        <w:tabs>
          <w:tab w:val="left" w:pos="2970"/>
        </w:tabs>
        <w:spacing w:after="0" w:line="240" w:lineRule="auto"/>
        <w:ind w:left="1080"/>
        <w:rPr>
          <w:rFonts w:ascii="Tahoma" w:hAnsi="Tahoma" w:cs="Tahoma"/>
        </w:rPr>
        <w:pPrChange w:id="2191" w:author="michael schneider" w:date="2013-12-03T12:48:00Z">
          <w:pPr>
            <w:tabs>
              <w:tab w:val="left" w:pos="2970"/>
            </w:tabs>
            <w:spacing w:after="0" w:line="240" w:lineRule="auto"/>
          </w:pPr>
        </w:pPrChange>
      </w:pPr>
    </w:p>
    <w:p w14:paraId="7F948A31" w14:textId="24BD2A56" w:rsidR="002863CE" w:rsidRDefault="002863CE" w:rsidP="00264E26">
      <w:pPr>
        <w:tabs>
          <w:tab w:val="left" w:pos="2970"/>
        </w:tabs>
        <w:spacing w:after="0" w:line="240" w:lineRule="auto"/>
        <w:ind w:left="2880" w:hanging="1800"/>
        <w:rPr>
          <w:ins w:id="2192" w:author="michael schneider" w:date="2013-12-03T12:49:00Z"/>
          <w:rFonts w:ascii="Tahoma" w:hAnsi="Tahoma" w:cs="Tahoma"/>
        </w:rPr>
        <w:pPrChange w:id="2193" w:author="michael schneider" w:date="2013-12-03T12:48:00Z">
          <w:pPr>
            <w:tabs>
              <w:tab w:val="left" w:pos="2970"/>
            </w:tabs>
            <w:spacing w:after="0" w:line="240" w:lineRule="auto"/>
          </w:pPr>
        </w:pPrChange>
      </w:pPr>
      <w:moveTo w:id="2194" w:author="michael schneider" w:date="2013-12-03T12:41:00Z">
        <w:r w:rsidRPr="001D057E">
          <w:rPr>
            <w:rFonts w:ascii="Tahoma" w:hAnsi="Tahoma" w:cs="Tahoma"/>
          </w:rPr>
          <w:t xml:space="preserve">                        </w:t>
        </w:r>
        <w:proofErr w:type="gramStart"/>
        <w:r w:rsidRPr="001D057E">
          <w:rPr>
            <w:rFonts w:ascii="Tahoma" w:hAnsi="Tahoma" w:cs="Tahoma"/>
          </w:rPr>
          <w:t>system</w:t>
        </w:r>
        <w:proofErr w:type="gramEnd"/>
        <w:r w:rsidRPr="001D057E">
          <w:rPr>
            <w:rFonts w:ascii="Tahoma" w:hAnsi="Tahoma" w:cs="Tahoma"/>
          </w:rPr>
          <w:t xml:space="preserve"> displays the “View Available Products” page (see </w:t>
        </w:r>
        <w:r w:rsidRPr="007B0CBB">
          <w:rPr>
            <w:rFonts w:ascii="Tahoma" w:hAnsi="Tahoma" w:cs="Tahoma"/>
            <w:rPrChange w:id="2195" w:author="michael schneider" w:date="2013-12-03T16:33:00Z">
              <w:rPr>
                <w:rFonts w:ascii="Tahoma" w:hAnsi="Tahoma" w:cs="Tahoma"/>
              </w:rPr>
            </w:rPrChange>
          </w:rPr>
          <w:t>specification 4</w:t>
        </w:r>
      </w:moveTo>
      <w:ins w:id="2196" w:author="michael schneider" w:date="2013-12-03T16:33:00Z">
        <w:r w:rsidR="007B0CBB" w:rsidRPr="007B0CBB">
          <w:rPr>
            <w:rFonts w:ascii="Tahoma" w:hAnsi="Tahoma" w:cs="Tahoma"/>
            <w:rPrChange w:id="2197" w:author="michael schneider" w:date="2013-12-03T16:33:00Z">
              <w:rPr>
                <w:rFonts w:ascii="Tahoma" w:hAnsi="Tahoma" w:cs="Tahoma"/>
                <w:highlight w:val="red"/>
              </w:rPr>
            </w:rPrChange>
          </w:rPr>
          <w:t>.1.3.1</w:t>
        </w:r>
      </w:ins>
      <w:moveTo w:id="2198" w:author="michael schneider" w:date="2013-12-03T12:41:00Z">
        <w:del w:id="2199" w:author="michael schneider" w:date="2013-12-03T16:33:00Z">
          <w:r w:rsidRPr="007B0CBB" w:rsidDel="007B0CBB">
            <w:rPr>
              <w:rFonts w:ascii="Tahoma" w:hAnsi="Tahoma" w:cs="Tahoma"/>
              <w:rPrChange w:id="2200" w:author="michael schneider" w:date="2013-12-03T16:33:00Z">
                <w:rPr>
                  <w:rFonts w:ascii="Tahoma" w:hAnsi="Tahoma" w:cs="Tahoma"/>
                </w:rPr>
              </w:rPrChange>
            </w:rPr>
            <w:delText>.8</w:delText>
          </w:r>
        </w:del>
        <w:r w:rsidRPr="007B0CBB">
          <w:rPr>
            <w:rFonts w:ascii="Tahoma" w:hAnsi="Tahoma" w:cs="Tahoma"/>
            <w:rPrChange w:id="2201" w:author="michael schneider" w:date="2013-12-03T16:33:00Z">
              <w:rPr>
                <w:rFonts w:ascii="Tahoma" w:hAnsi="Tahoma" w:cs="Tahoma"/>
              </w:rPr>
            </w:rPrChange>
          </w:rPr>
          <w:t>)</w:t>
        </w:r>
      </w:moveTo>
    </w:p>
    <w:p w14:paraId="257A1E76" w14:textId="70BC925C" w:rsidR="002B4DDE" w:rsidRDefault="002B4DDE" w:rsidP="00264E26">
      <w:pPr>
        <w:tabs>
          <w:tab w:val="left" w:pos="2970"/>
        </w:tabs>
        <w:spacing w:after="0" w:line="240" w:lineRule="auto"/>
        <w:ind w:left="2880" w:hanging="1800"/>
        <w:rPr>
          <w:ins w:id="2202" w:author="michael schneider" w:date="2013-12-03T12:49:00Z"/>
          <w:rFonts w:ascii="Tahoma" w:hAnsi="Tahoma" w:cs="Tahoma"/>
        </w:rPr>
        <w:pPrChange w:id="2203" w:author="michael schneider" w:date="2013-12-03T12:48:00Z">
          <w:pPr>
            <w:tabs>
              <w:tab w:val="left" w:pos="2970"/>
            </w:tabs>
            <w:spacing w:after="0" w:line="240" w:lineRule="auto"/>
          </w:pPr>
        </w:pPrChange>
      </w:pPr>
    </w:p>
    <w:p w14:paraId="0D47C64A" w14:textId="25BA1B61" w:rsidR="002B4DDE" w:rsidRPr="001D057E" w:rsidRDefault="002B4DDE" w:rsidP="002B4DDE">
      <w:pPr>
        <w:spacing w:after="0" w:line="240" w:lineRule="auto"/>
        <w:ind w:left="2520" w:hanging="1440"/>
        <w:rPr>
          <w:rFonts w:ascii="Tahoma" w:hAnsi="Tahoma" w:cs="Tahoma"/>
        </w:rPr>
        <w:pPrChange w:id="2204" w:author="michael schneider" w:date="2013-12-03T12:48:00Z">
          <w:pPr>
            <w:tabs>
              <w:tab w:val="left" w:pos="2970"/>
            </w:tabs>
            <w:spacing w:after="0" w:line="240" w:lineRule="auto"/>
          </w:pPr>
        </w:pPrChange>
      </w:pPr>
      <w:ins w:id="2205" w:author="michael schneider" w:date="2013-12-03T12:49:00Z">
        <w:r>
          <w:rPr>
            <w:rFonts w:ascii="Tahoma" w:hAnsi="Tahoma" w:cs="Tahoma"/>
          </w:rPr>
          <w:lastRenderedPageBreak/>
          <w:tab/>
          <w:t>End If</w:t>
        </w:r>
      </w:ins>
    </w:p>
    <w:p w14:paraId="00866BFF" w14:textId="327A004F" w:rsidR="002863CE" w:rsidRPr="001D057E" w:rsidRDefault="002863CE" w:rsidP="00551D05">
      <w:pPr>
        <w:pStyle w:val="Heading5"/>
        <w:ind w:left="2880" w:hanging="1080"/>
        <w:pPrChange w:id="2206" w:author="michael schneider" w:date="2013-12-03T12:50:00Z">
          <w:pPr>
            <w:pStyle w:val="Heading3"/>
            <w:tabs>
              <w:tab w:val="left" w:pos="2970"/>
            </w:tabs>
          </w:pPr>
        </w:pPrChange>
      </w:pPr>
      <w:moveTo w:id="2207" w:author="michael schneider" w:date="2013-12-03T12:41:00Z">
        <w:r w:rsidRPr="001D057E">
          <w:t>The system shall allow a Customer to purchase the products in the shopping cart by clicking the Checkout button on the Shopping Cart page.</w:t>
        </w:r>
      </w:moveTo>
    </w:p>
    <w:p w14:paraId="3FE9C238" w14:textId="6907E7B7" w:rsidR="002863CE" w:rsidRDefault="0077510B" w:rsidP="00551D05">
      <w:pPr>
        <w:pStyle w:val="Heading6"/>
        <w:rPr>
          <w:ins w:id="2208" w:author="michael schneider" w:date="2013-12-03T17:56:00Z"/>
        </w:rPr>
        <w:pPrChange w:id="2209" w:author="michael schneider" w:date="2013-12-03T12:50:00Z">
          <w:pPr>
            <w:pStyle w:val="Heading4"/>
            <w:tabs>
              <w:tab w:val="left" w:pos="2970"/>
            </w:tabs>
          </w:pPr>
        </w:pPrChange>
      </w:pPr>
      <w:ins w:id="2210" w:author="michael schneider" w:date="2013-12-03T17:57:00Z">
        <w:r>
          <w:rPr>
            <w:noProof/>
          </w:rPr>
          <w:drawing>
            <wp:anchor distT="0" distB="0" distL="114300" distR="114300" simplePos="0" relativeHeight="251676672" behindDoc="0" locked="0" layoutInCell="1" allowOverlap="1" wp14:anchorId="6BA8A5A8" wp14:editId="520D670F">
              <wp:simplePos x="0" y="0"/>
              <wp:positionH relativeFrom="page">
                <wp:align>right</wp:align>
              </wp:positionH>
              <wp:positionV relativeFrom="paragraph">
                <wp:posOffset>368300</wp:posOffset>
              </wp:positionV>
              <wp:extent cx="6126480" cy="3220085"/>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3.3.3 View cart_checkout page.jpg"/>
                      <pic:cNvPicPr/>
                    </pic:nvPicPr>
                    <pic:blipFill>
                      <a:blip r:embed="rId21">
                        <a:extLst>
                          <a:ext uri="{28A0092B-C50C-407E-A947-70E740481C1C}">
                            <a14:useLocalDpi xmlns:a14="http://schemas.microsoft.com/office/drawing/2010/main" val="0"/>
                          </a:ext>
                        </a:extLst>
                      </a:blip>
                      <a:stretch>
                        <a:fillRect/>
                      </a:stretch>
                    </pic:blipFill>
                    <pic:spPr>
                      <a:xfrm>
                        <a:off x="0" y="0"/>
                        <a:ext cx="6126480" cy="3220085"/>
                      </a:xfrm>
                      <a:prstGeom prst="rect">
                        <a:avLst/>
                      </a:prstGeom>
                    </pic:spPr>
                  </pic:pic>
                </a:graphicData>
              </a:graphic>
              <wp14:sizeRelH relativeFrom="page">
                <wp14:pctWidth>0</wp14:pctWidth>
              </wp14:sizeRelH>
              <wp14:sizeRelV relativeFrom="page">
                <wp14:pctHeight>0</wp14:pctHeight>
              </wp14:sizeRelV>
            </wp:anchor>
          </w:drawing>
        </w:r>
      </w:ins>
      <w:moveTo w:id="2211" w:author="michael schneider" w:date="2013-12-03T12:41:00Z">
        <w:r w:rsidR="002863CE" w:rsidRPr="0014670B">
          <w:rPr>
            <w:rPrChange w:id="2212" w:author="michael schneider" w:date="2013-12-03T17:56:00Z">
              <w:rPr/>
            </w:rPrChange>
          </w:rPr>
          <w:t>User interface design</w:t>
        </w:r>
      </w:moveTo>
    </w:p>
    <w:p w14:paraId="56A5E03F" w14:textId="1CF11D90" w:rsidR="0014670B" w:rsidRPr="0014670B" w:rsidRDefault="0014670B" w:rsidP="0014670B">
      <w:pPr>
        <w:pStyle w:val="Heading6"/>
        <w:numPr>
          <w:ilvl w:val="0"/>
          <w:numId w:val="0"/>
        </w:numPr>
        <w:ind w:left="2520"/>
        <w:rPr>
          <w:rPrChange w:id="2213" w:author="michael schneider" w:date="2013-12-03T17:56:00Z">
            <w:rPr/>
          </w:rPrChange>
        </w:rPr>
        <w:pPrChange w:id="2214" w:author="michael schneider" w:date="2013-12-03T17:56:00Z">
          <w:pPr>
            <w:pStyle w:val="Heading4"/>
            <w:tabs>
              <w:tab w:val="left" w:pos="2970"/>
            </w:tabs>
          </w:pPr>
        </w:pPrChange>
      </w:pPr>
    </w:p>
    <w:p w14:paraId="05CCBB1C" w14:textId="3165ACC1" w:rsidR="002863CE" w:rsidRPr="001D057E" w:rsidRDefault="002863CE" w:rsidP="00551D05">
      <w:pPr>
        <w:pStyle w:val="Heading6"/>
        <w:pPrChange w:id="2215" w:author="michael schneider" w:date="2013-12-03T12:50:00Z">
          <w:pPr>
            <w:pStyle w:val="Heading4"/>
            <w:tabs>
              <w:tab w:val="left" w:pos="2970"/>
            </w:tabs>
          </w:pPr>
        </w:pPrChange>
      </w:pPr>
      <w:moveTo w:id="2216" w:author="michael schneider" w:date="2013-12-03T12:41:00Z">
        <w:r w:rsidRPr="001D057E">
          <w:t xml:space="preserve">&lt;Product Type&gt; defined in specification </w:t>
        </w:r>
        <w:del w:id="2217" w:author="michael schneider" w:date="2013-12-03T16:32:00Z">
          <w:r w:rsidRPr="00551D05" w:rsidDel="008D6892">
            <w:rPr>
              <w:highlight w:val="red"/>
              <w:rPrChange w:id="2218" w:author="michael schneider" w:date="2013-12-03T12:51:00Z">
                <w:rPr/>
              </w:rPrChange>
            </w:rPr>
            <w:delText>4.9.2.2.1</w:delText>
          </w:r>
        </w:del>
      </w:moveTo>
      <w:ins w:id="2219" w:author="michael schneider" w:date="2013-12-03T16:32:00Z">
        <w:r w:rsidR="008D6892">
          <w:t>4.3.1.1</w:t>
        </w:r>
      </w:ins>
    </w:p>
    <w:p w14:paraId="1A32DB2B" w14:textId="48EFD00B" w:rsidR="002863CE" w:rsidRPr="00551D05" w:rsidRDefault="002863CE" w:rsidP="00551D05">
      <w:pPr>
        <w:pStyle w:val="ListParagraph"/>
        <w:spacing w:before="240" w:after="200" w:line="480" w:lineRule="auto"/>
        <w:ind w:left="1440" w:firstLine="2160"/>
        <w:rPr>
          <w:rFonts w:ascii="Arial" w:hAnsi="Arial" w:cs="Arial"/>
          <w:rPrChange w:id="2220" w:author="michael schneider" w:date="2013-12-03T12:51:00Z">
            <w:rPr>
              <w:rFonts w:ascii="Tahoma" w:hAnsi="Tahoma" w:cs="Tahoma"/>
              <w:b/>
            </w:rPr>
          </w:rPrChange>
        </w:rPr>
        <w:pPrChange w:id="2221" w:author="michael schneider" w:date="2013-12-03T12:51:00Z">
          <w:pPr>
            <w:pStyle w:val="ListParagraph"/>
            <w:tabs>
              <w:tab w:val="left" w:pos="2970"/>
            </w:tabs>
            <w:spacing w:after="200" w:line="480" w:lineRule="auto"/>
            <w:ind w:left="1440" w:firstLine="720"/>
          </w:pPr>
        </w:pPrChange>
      </w:pPr>
      <w:moveTo w:id="2222" w:author="michael schneider" w:date="2013-12-03T12:41:00Z">
        <w:r w:rsidRPr="00551D05">
          <w:rPr>
            <w:rFonts w:ascii="Arial" w:hAnsi="Arial" w:cs="Arial"/>
            <w:rPrChange w:id="2223" w:author="michael schneider" w:date="2013-12-03T12:51:00Z">
              <w:rPr>
                <w:rFonts w:ascii="Tahoma" w:hAnsi="Tahoma" w:cs="Tahoma"/>
                <w:b/>
              </w:rPr>
            </w:rPrChange>
          </w:rPr>
          <w:t xml:space="preserve">&lt;Quantity&gt; defined in specification </w:t>
        </w:r>
      </w:moveTo>
      <w:ins w:id="2224" w:author="michael schneider" w:date="2013-12-03T16:31:00Z">
        <w:r w:rsidR="00A63AFC" w:rsidRPr="00A63AFC">
          <w:rPr>
            <w:rFonts w:ascii="Arial" w:hAnsi="Arial" w:cs="Arial"/>
          </w:rPr>
          <w:t>4.1.3.3.1.3</w:t>
        </w:r>
      </w:ins>
      <w:moveTo w:id="2225" w:author="michael schneider" w:date="2013-12-03T12:41:00Z">
        <w:del w:id="2226" w:author="michael schneider" w:date="2013-12-03T16:31:00Z">
          <w:r w:rsidRPr="00551D05" w:rsidDel="00A63AFC">
            <w:rPr>
              <w:rFonts w:ascii="Arial" w:hAnsi="Arial" w:cs="Arial"/>
              <w:rPrChange w:id="2227" w:author="michael schneider" w:date="2013-12-03T12:51:00Z">
                <w:rPr>
                  <w:rFonts w:ascii="Tahoma" w:hAnsi="Tahoma" w:cs="Tahoma"/>
                  <w:b/>
                </w:rPr>
              </w:rPrChange>
            </w:rPr>
            <w:delText>4</w:delText>
          </w:r>
          <w:r w:rsidRPr="0075614A" w:rsidDel="00A63AFC">
            <w:rPr>
              <w:rFonts w:ascii="Arial" w:hAnsi="Arial" w:cs="Arial"/>
              <w:highlight w:val="red"/>
              <w:rPrChange w:id="2228" w:author="michael schneider" w:date="2013-12-03T12:54:00Z">
                <w:rPr>
                  <w:rFonts w:ascii="Tahoma" w:hAnsi="Tahoma" w:cs="Tahoma"/>
                  <w:b/>
                </w:rPr>
              </w:rPrChange>
            </w:rPr>
            <w:delText>.9.1.</w:delText>
          </w:r>
          <w:r w:rsidRPr="00551D05" w:rsidDel="00A63AFC">
            <w:rPr>
              <w:rFonts w:ascii="Arial" w:hAnsi="Arial" w:cs="Arial"/>
              <w:rPrChange w:id="2229" w:author="michael schneider" w:date="2013-12-03T12:51:00Z">
                <w:rPr>
                  <w:rFonts w:ascii="Tahoma" w:hAnsi="Tahoma" w:cs="Tahoma"/>
                  <w:b/>
                </w:rPr>
              </w:rPrChange>
            </w:rPr>
            <w:delText>3</w:delText>
          </w:r>
        </w:del>
      </w:moveTo>
    </w:p>
    <w:p w14:paraId="2C0ECABA" w14:textId="796AC686" w:rsidR="002863CE" w:rsidRPr="00551D05" w:rsidRDefault="002863CE" w:rsidP="00551D05">
      <w:pPr>
        <w:pStyle w:val="ListParagraph"/>
        <w:spacing w:after="200" w:line="480" w:lineRule="auto"/>
        <w:ind w:left="3600"/>
        <w:rPr>
          <w:rFonts w:ascii="Arial" w:hAnsi="Arial" w:cs="Arial"/>
          <w:rPrChange w:id="2230" w:author="michael schneider" w:date="2013-12-03T12:51:00Z">
            <w:rPr>
              <w:rFonts w:ascii="Tahoma" w:hAnsi="Tahoma" w:cs="Tahoma"/>
              <w:b/>
            </w:rPr>
          </w:rPrChange>
        </w:rPr>
      </w:pPr>
      <w:moveTo w:id="2231" w:author="michael schneider" w:date="2013-12-03T12:41:00Z">
        <w:r w:rsidRPr="00551D05">
          <w:rPr>
            <w:rFonts w:ascii="Arial" w:hAnsi="Arial" w:cs="Arial"/>
            <w:rPrChange w:id="2232" w:author="michael schneider" w:date="2013-12-03T12:51:00Z">
              <w:rPr>
                <w:rFonts w:ascii="Tahoma" w:hAnsi="Tahoma" w:cs="Tahoma"/>
                <w:b/>
              </w:rPr>
            </w:rPrChange>
          </w:rPr>
          <w:t xml:space="preserve">&lt;Price&gt; defined in specification </w:t>
        </w:r>
      </w:moveTo>
      <w:ins w:id="2233" w:author="michael schneider" w:date="2013-12-03T16:28:00Z">
        <w:r w:rsidR="00CF4348">
          <w:rPr>
            <w:rFonts w:ascii="Arial" w:hAnsi="Arial" w:cs="Arial"/>
          </w:rPr>
          <w:t>4.1.3.3.2.3</w:t>
        </w:r>
      </w:ins>
      <w:moveTo w:id="2234" w:author="michael schneider" w:date="2013-12-03T12:41:00Z">
        <w:del w:id="2235" w:author="michael schneider" w:date="2013-12-03T16:28:00Z">
          <w:r w:rsidRPr="00551D05" w:rsidDel="00CF4348">
            <w:rPr>
              <w:rFonts w:ascii="Arial" w:hAnsi="Arial" w:cs="Arial"/>
              <w:rPrChange w:id="2236" w:author="michael schneider" w:date="2013-12-03T12:51:00Z">
                <w:rPr>
                  <w:rFonts w:ascii="Tahoma" w:hAnsi="Tahoma" w:cs="Tahoma"/>
                  <w:b/>
                </w:rPr>
              </w:rPrChange>
            </w:rPr>
            <w:delText>4</w:delText>
          </w:r>
          <w:r w:rsidRPr="0075614A" w:rsidDel="00CF4348">
            <w:rPr>
              <w:rFonts w:ascii="Arial" w:hAnsi="Arial" w:cs="Arial"/>
              <w:highlight w:val="red"/>
              <w:rPrChange w:id="2237" w:author="michael schneider" w:date="2013-12-03T12:54:00Z">
                <w:rPr>
                  <w:rFonts w:ascii="Tahoma" w:hAnsi="Tahoma" w:cs="Tahoma"/>
                  <w:b/>
                </w:rPr>
              </w:rPrChange>
            </w:rPr>
            <w:delText>.9.2.2.1</w:delText>
          </w:r>
        </w:del>
      </w:moveTo>
    </w:p>
    <w:p w14:paraId="4E840DB2" w14:textId="77777777" w:rsidR="002863CE" w:rsidRPr="00551D05" w:rsidRDefault="002863CE" w:rsidP="00551D05">
      <w:pPr>
        <w:pStyle w:val="ListParagraph"/>
        <w:spacing w:after="200" w:line="480" w:lineRule="auto"/>
        <w:ind w:left="5040" w:hanging="1440"/>
        <w:rPr>
          <w:rFonts w:ascii="Arial" w:hAnsi="Arial" w:cs="Arial"/>
          <w:rPrChange w:id="2238" w:author="michael schneider" w:date="2013-12-03T12:51:00Z">
            <w:rPr>
              <w:rFonts w:ascii="Tahoma" w:hAnsi="Tahoma" w:cs="Tahoma"/>
              <w:b/>
            </w:rPr>
          </w:rPrChange>
        </w:rPr>
      </w:pPr>
      <w:moveTo w:id="2239" w:author="michael schneider" w:date="2013-12-03T12:41:00Z">
        <w:r w:rsidRPr="00551D05">
          <w:rPr>
            <w:rFonts w:ascii="Arial" w:hAnsi="Arial" w:cs="Arial"/>
            <w:rPrChange w:id="2240" w:author="michael schneider" w:date="2013-12-03T12:51:00Z">
              <w:rPr>
                <w:rFonts w:ascii="Tahoma" w:hAnsi="Tahoma" w:cs="Tahoma"/>
                <w:b/>
              </w:rPr>
            </w:rPrChange>
          </w:rPr>
          <w:t>&lt;Subtotal</w:t>
        </w:r>
        <w:proofErr w:type="gramStart"/>
        <w:r w:rsidRPr="00551D05">
          <w:rPr>
            <w:rFonts w:ascii="Arial" w:hAnsi="Arial" w:cs="Arial"/>
            <w:rPrChange w:id="2241" w:author="michael schneider" w:date="2013-12-03T12:51:00Z">
              <w:rPr>
                <w:rFonts w:ascii="Tahoma" w:hAnsi="Tahoma" w:cs="Tahoma"/>
                <w:b/>
              </w:rPr>
            </w:rPrChange>
          </w:rPr>
          <w:t>&gt; :</w:t>
        </w:r>
        <w:proofErr w:type="gramEnd"/>
        <w:r w:rsidRPr="00551D05">
          <w:rPr>
            <w:rFonts w:ascii="Arial" w:hAnsi="Arial" w:cs="Arial"/>
            <w:rPrChange w:id="2242" w:author="michael schneider" w:date="2013-12-03T12:51:00Z">
              <w:rPr>
                <w:rFonts w:ascii="Tahoma" w:hAnsi="Tahoma" w:cs="Tahoma"/>
                <w:b/>
              </w:rPr>
            </w:rPrChange>
          </w:rPr>
          <w:t>:= Sum(&lt;Price&gt;, &lt;Price&gt;, … &lt;Price&gt;) the sum of the prices for all products in Shopping Cart</w:t>
        </w:r>
      </w:moveTo>
    </w:p>
    <w:p w14:paraId="3B0E547C" w14:textId="77777777" w:rsidR="002863CE" w:rsidRPr="00551D05" w:rsidRDefault="002863CE" w:rsidP="00551D05">
      <w:pPr>
        <w:pStyle w:val="ListParagraph"/>
        <w:tabs>
          <w:tab w:val="left" w:pos="2970"/>
        </w:tabs>
        <w:spacing w:after="200" w:line="480" w:lineRule="auto"/>
        <w:ind w:left="1440" w:firstLine="2160"/>
        <w:rPr>
          <w:rFonts w:ascii="Arial" w:hAnsi="Arial" w:cs="Arial"/>
          <w:rPrChange w:id="2243" w:author="michael schneider" w:date="2013-12-03T12:51:00Z">
            <w:rPr>
              <w:rFonts w:ascii="Tahoma" w:hAnsi="Tahoma" w:cs="Tahoma"/>
              <w:b/>
            </w:rPr>
          </w:rPrChange>
        </w:rPr>
      </w:pPr>
      <w:moveTo w:id="2244" w:author="michael schneider" w:date="2013-12-03T12:41:00Z">
        <w:r w:rsidRPr="00551D05">
          <w:rPr>
            <w:rFonts w:ascii="Arial" w:hAnsi="Arial" w:cs="Arial"/>
            <w:rPrChange w:id="2245" w:author="michael schneider" w:date="2013-12-03T12:51:00Z">
              <w:rPr>
                <w:rFonts w:ascii="Tahoma" w:hAnsi="Tahoma" w:cs="Tahoma"/>
                <w:b/>
              </w:rPr>
            </w:rPrChange>
          </w:rPr>
          <w:t>&lt;Tax</w:t>
        </w:r>
        <w:proofErr w:type="gramStart"/>
        <w:r w:rsidRPr="00551D05">
          <w:rPr>
            <w:rFonts w:ascii="Arial" w:hAnsi="Arial" w:cs="Arial"/>
            <w:rPrChange w:id="2246" w:author="michael schneider" w:date="2013-12-03T12:51:00Z">
              <w:rPr>
                <w:rFonts w:ascii="Tahoma" w:hAnsi="Tahoma" w:cs="Tahoma"/>
                <w:b/>
              </w:rPr>
            </w:rPrChange>
          </w:rPr>
          <w:t>&gt; :</w:t>
        </w:r>
        <w:proofErr w:type="gramEnd"/>
        <w:r w:rsidRPr="00551D05">
          <w:rPr>
            <w:rFonts w:ascii="Arial" w:hAnsi="Arial" w:cs="Arial"/>
            <w:rPrChange w:id="2247" w:author="michael schneider" w:date="2013-12-03T12:51:00Z">
              <w:rPr>
                <w:rFonts w:ascii="Tahoma" w:hAnsi="Tahoma" w:cs="Tahoma"/>
                <w:b/>
              </w:rPr>
            </w:rPrChange>
          </w:rPr>
          <w:t>:= &lt;Subtotal&gt; * Tennessee Sales Tax Rate</w:t>
        </w:r>
      </w:moveTo>
    </w:p>
    <w:p w14:paraId="2FCBE553" w14:textId="77777777" w:rsidR="002863CE" w:rsidRPr="00551D05" w:rsidRDefault="002863CE" w:rsidP="00551D05">
      <w:pPr>
        <w:pStyle w:val="ListParagraph"/>
        <w:tabs>
          <w:tab w:val="left" w:pos="2970"/>
        </w:tabs>
        <w:spacing w:after="200" w:line="480" w:lineRule="auto"/>
        <w:ind w:left="1440" w:firstLine="2160"/>
        <w:rPr>
          <w:rFonts w:ascii="Arial" w:hAnsi="Arial" w:cs="Arial"/>
          <w:rPrChange w:id="2248" w:author="michael schneider" w:date="2013-12-03T12:51:00Z">
            <w:rPr>
              <w:rFonts w:ascii="Tahoma" w:hAnsi="Tahoma" w:cs="Tahoma"/>
              <w:b/>
            </w:rPr>
          </w:rPrChange>
        </w:rPr>
      </w:pPr>
      <w:moveTo w:id="2249" w:author="michael schneider" w:date="2013-12-03T12:41:00Z">
        <w:r w:rsidRPr="00551D05">
          <w:rPr>
            <w:rFonts w:ascii="Arial" w:hAnsi="Arial" w:cs="Arial"/>
            <w:rPrChange w:id="2250" w:author="michael schneider" w:date="2013-12-03T12:51:00Z">
              <w:rPr>
                <w:rFonts w:ascii="Tahoma" w:hAnsi="Tahoma" w:cs="Tahoma"/>
                <w:b/>
              </w:rPr>
            </w:rPrChange>
          </w:rPr>
          <w:t>&lt;Total</w:t>
        </w:r>
        <w:proofErr w:type="gramStart"/>
        <w:r w:rsidRPr="00551D05">
          <w:rPr>
            <w:rFonts w:ascii="Arial" w:hAnsi="Arial" w:cs="Arial"/>
            <w:rPrChange w:id="2251" w:author="michael schneider" w:date="2013-12-03T12:51:00Z">
              <w:rPr>
                <w:rFonts w:ascii="Tahoma" w:hAnsi="Tahoma" w:cs="Tahoma"/>
                <w:b/>
              </w:rPr>
            </w:rPrChange>
          </w:rPr>
          <w:t>&gt; :</w:t>
        </w:r>
        <w:proofErr w:type="gramEnd"/>
        <w:r w:rsidRPr="00551D05">
          <w:rPr>
            <w:rFonts w:ascii="Arial" w:hAnsi="Arial" w:cs="Arial"/>
            <w:rPrChange w:id="2252" w:author="michael schneider" w:date="2013-12-03T12:51:00Z">
              <w:rPr>
                <w:rFonts w:ascii="Tahoma" w:hAnsi="Tahoma" w:cs="Tahoma"/>
                <w:b/>
              </w:rPr>
            </w:rPrChange>
          </w:rPr>
          <w:t xml:space="preserve">:= &lt;Subtotal&gt; + &lt;Tax&gt; </w:t>
        </w:r>
      </w:moveTo>
    </w:p>
    <w:p w14:paraId="3C29778C" w14:textId="77777777" w:rsidR="002863CE" w:rsidRPr="001D057E" w:rsidRDefault="002863CE" w:rsidP="00494210">
      <w:pPr>
        <w:pStyle w:val="Heading6"/>
        <w:pPrChange w:id="2253" w:author="michael schneider" w:date="2013-12-03T12:52:00Z">
          <w:pPr>
            <w:pStyle w:val="Heading4"/>
            <w:tabs>
              <w:tab w:val="left" w:pos="2970"/>
            </w:tabs>
          </w:pPr>
        </w:pPrChange>
      </w:pPr>
      <w:moveTo w:id="2254" w:author="michael schneider" w:date="2013-12-03T12:41:00Z">
        <w:r w:rsidRPr="001D057E">
          <w:t>Pseudo Code</w:t>
        </w:r>
      </w:moveTo>
    </w:p>
    <w:p w14:paraId="1DDBF9E6" w14:textId="77777777" w:rsidR="002863CE" w:rsidRPr="001D057E" w:rsidRDefault="002863CE" w:rsidP="00494210">
      <w:pPr>
        <w:pStyle w:val="Heading4"/>
        <w:numPr>
          <w:ilvl w:val="0"/>
          <w:numId w:val="0"/>
        </w:numPr>
        <w:tabs>
          <w:tab w:val="left" w:pos="2970"/>
        </w:tabs>
        <w:spacing w:before="0" w:after="0" w:line="240" w:lineRule="auto"/>
        <w:ind w:left="2520"/>
        <w:rPr>
          <w:rFonts w:ascii="Tahoma" w:hAnsi="Tahoma" w:cs="Tahoma"/>
          <w:b w:val="0"/>
          <w:i w:val="0"/>
          <w:szCs w:val="22"/>
        </w:rPr>
        <w:pPrChange w:id="2255" w:author="michael schneider" w:date="2013-12-03T12:53:00Z">
          <w:pPr>
            <w:pStyle w:val="Heading4"/>
            <w:numPr>
              <w:ilvl w:val="0"/>
              <w:numId w:val="0"/>
            </w:numPr>
            <w:tabs>
              <w:tab w:val="left" w:pos="2970"/>
            </w:tabs>
            <w:spacing w:before="0" w:after="0" w:line="240" w:lineRule="auto"/>
            <w:ind w:left="1440" w:firstLine="0"/>
          </w:pPr>
        </w:pPrChange>
      </w:pPr>
      <w:moveTo w:id="2256" w:author="michael schneider" w:date="2013-12-03T12:41:00Z">
        <w:r w:rsidRPr="001D057E">
          <w:rPr>
            <w:rFonts w:ascii="Tahoma" w:hAnsi="Tahoma" w:cs="Tahoma"/>
            <w:b w:val="0"/>
            <w:i w:val="0"/>
            <w:szCs w:val="22"/>
          </w:rPr>
          <w:t>If the Customer clicks the “Checkout” button on the Shopping Cart page Then</w:t>
        </w:r>
      </w:moveTo>
    </w:p>
    <w:p w14:paraId="1B0E9D56" w14:textId="77777777" w:rsidR="002863CE" w:rsidRPr="001D057E" w:rsidRDefault="002863CE" w:rsidP="00494210">
      <w:pPr>
        <w:pStyle w:val="ListParagraph"/>
        <w:tabs>
          <w:tab w:val="left" w:pos="2970"/>
        </w:tabs>
        <w:ind w:left="3240"/>
        <w:rPr>
          <w:rFonts w:ascii="Tahoma" w:hAnsi="Tahoma" w:cs="Tahoma"/>
        </w:rPr>
        <w:pPrChange w:id="2257" w:author="michael schneider" w:date="2013-12-03T12:53:00Z">
          <w:pPr>
            <w:pStyle w:val="ListParagraph"/>
            <w:tabs>
              <w:tab w:val="left" w:pos="2970"/>
            </w:tabs>
            <w:ind w:left="2160"/>
          </w:pPr>
        </w:pPrChange>
      </w:pPr>
      <w:moveTo w:id="2258" w:author="michael schneider" w:date="2013-12-03T12:41:00Z">
        <w:r w:rsidRPr="001D057E">
          <w:rPr>
            <w:rFonts w:ascii="Tahoma" w:hAnsi="Tahoma" w:cs="Tahoma"/>
          </w:rPr>
          <w:t>System displays the Checkout page</w:t>
        </w:r>
      </w:moveTo>
    </w:p>
    <w:p w14:paraId="1AB6A93D" w14:textId="77777777" w:rsidR="002863CE" w:rsidRPr="001D057E" w:rsidRDefault="002863CE" w:rsidP="00494210">
      <w:pPr>
        <w:tabs>
          <w:tab w:val="left" w:pos="2970"/>
        </w:tabs>
        <w:spacing w:after="0" w:line="240" w:lineRule="auto"/>
        <w:ind w:left="1080"/>
        <w:rPr>
          <w:rFonts w:ascii="Tahoma" w:hAnsi="Tahoma" w:cs="Tahoma"/>
          <w:sz w:val="22"/>
          <w:szCs w:val="22"/>
        </w:rPr>
        <w:pPrChange w:id="2259" w:author="michael schneider" w:date="2013-12-03T12:53:00Z">
          <w:pPr>
            <w:tabs>
              <w:tab w:val="left" w:pos="2970"/>
            </w:tabs>
            <w:spacing w:after="0" w:line="240" w:lineRule="auto"/>
          </w:pPr>
        </w:pPrChange>
      </w:pPr>
      <w:moveTo w:id="2260" w:author="michael schneider" w:date="2013-12-03T12:41:00Z">
        <w:r w:rsidRPr="001D057E">
          <w:rPr>
            <w:rFonts w:ascii="Tahoma" w:hAnsi="Tahoma" w:cs="Tahoma"/>
            <w:sz w:val="22"/>
            <w:szCs w:val="22"/>
          </w:rPr>
          <w:t xml:space="preserve">                     End If</w:t>
        </w:r>
      </w:moveTo>
    </w:p>
    <w:p w14:paraId="6C873717" w14:textId="77777777" w:rsidR="002863CE" w:rsidRDefault="002863CE" w:rsidP="00494210">
      <w:pPr>
        <w:tabs>
          <w:tab w:val="left" w:pos="2970"/>
        </w:tabs>
        <w:spacing w:after="0" w:line="240" w:lineRule="auto"/>
        <w:ind w:left="2880" w:hanging="1800"/>
        <w:rPr>
          <w:ins w:id="2261" w:author="michael schneider" w:date="2013-12-03T12:53:00Z"/>
          <w:rFonts w:ascii="Tahoma" w:hAnsi="Tahoma" w:cs="Tahoma"/>
          <w:sz w:val="22"/>
          <w:szCs w:val="22"/>
        </w:rPr>
        <w:pPrChange w:id="2262" w:author="michael schneider" w:date="2013-12-03T12:53:00Z">
          <w:pPr>
            <w:tabs>
              <w:tab w:val="left" w:pos="2970"/>
            </w:tabs>
            <w:spacing w:after="0" w:line="240" w:lineRule="auto"/>
          </w:pPr>
        </w:pPrChange>
      </w:pPr>
      <w:moveTo w:id="2263" w:author="michael schneider" w:date="2013-12-03T12:41:00Z">
        <w:r w:rsidRPr="001D057E">
          <w:rPr>
            <w:rFonts w:ascii="Tahoma" w:hAnsi="Tahoma" w:cs="Tahoma"/>
            <w:sz w:val="22"/>
            <w:szCs w:val="22"/>
          </w:rPr>
          <w:lastRenderedPageBreak/>
          <w:t xml:space="preserve">                     If the Customer clicks the “Submit Order” button on the Checkout page </w:t>
        </w:r>
        <w:proofErr w:type="gramStart"/>
        <w:r w:rsidRPr="001D057E">
          <w:rPr>
            <w:rFonts w:ascii="Tahoma" w:hAnsi="Tahoma" w:cs="Tahoma"/>
            <w:sz w:val="22"/>
            <w:szCs w:val="22"/>
          </w:rPr>
          <w:t>Then</w:t>
        </w:r>
      </w:moveTo>
      <w:proofErr w:type="gramEnd"/>
    </w:p>
    <w:p w14:paraId="593D5A00" w14:textId="77777777" w:rsidR="00494210" w:rsidRPr="001D057E" w:rsidRDefault="00494210" w:rsidP="00494210">
      <w:pPr>
        <w:tabs>
          <w:tab w:val="left" w:pos="2970"/>
        </w:tabs>
        <w:spacing w:after="0" w:line="240" w:lineRule="auto"/>
        <w:ind w:left="2880" w:hanging="1800"/>
        <w:rPr>
          <w:rFonts w:ascii="Tahoma" w:hAnsi="Tahoma" w:cs="Tahoma"/>
          <w:sz w:val="22"/>
          <w:szCs w:val="22"/>
        </w:rPr>
        <w:pPrChange w:id="2264" w:author="michael schneider" w:date="2013-12-03T12:53:00Z">
          <w:pPr>
            <w:tabs>
              <w:tab w:val="left" w:pos="2970"/>
            </w:tabs>
            <w:spacing w:after="0" w:line="240" w:lineRule="auto"/>
          </w:pPr>
        </w:pPrChange>
      </w:pPr>
    </w:p>
    <w:p w14:paraId="1A595476" w14:textId="77777777" w:rsidR="002863CE" w:rsidRDefault="002863CE" w:rsidP="00494210">
      <w:pPr>
        <w:tabs>
          <w:tab w:val="left" w:pos="2970"/>
        </w:tabs>
        <w:spacing w:after="0" w:line="240" w:lineRule="auto"/>
        <w:ind w:left="3240"/>
        <w:rPr>
          <w:ins w:id="2265" w:author="michael schneider" w:date="2013-12-03T12:54:00Z"/>
          <w:rFonts w:ascii="Tahoma" w:hAnsi="Tahoma" w:cs="Tahoma"/>
          <w:sz w:val="22"/>
          <w:szCs w:val="22"/>
        </w:rPr>
        <w:pPrChange w:id="2266" w:author="michael schneider" w:date="2013-12-03T12:53:00Z">
          <w:pPr>
            <w:tabs>
              <w:tab w:val="left" w:pos="2970"/>
            </w:tabs>
            <w:spacing w:after="0" w:line="240" w:lineRule="auto"/>
            <w:ind w:left="2160"/>
          </w:pPr>
        </w:pPrChange>
      </w:pPr>
      <w:moveTo w:id="2267" w:author="michael schneider" w:date="2013-12-03T12:41:00Z">
        <w:r w:rsidRPr="001D057E">
          <w:rPr>
            <w:rFonts w:ascii="Tahoma" w:hAnsi="Tahoma" w:cs="Tahoma"/>
            <w:sz w:val="22"/>
            <w:szCs w:val="22"/>
          </w:rPr>
          <w:t>System displays the receipt page (the receipt page contains the same information displayed on the Checkout page)</w:t>
        </w:r>
      </w:moveTo>
    </w:p>
    <w:p w14:paraId="31F72C7D" w14:textId="77777777" w:rsidR="0075614A" w:rsidRPr="001D057E" w:rsidRDefault="0075614A" w:rsidP="00494210">
      <w:pPr>
        <w:tabs>
          <w:tab w:val="left" w:pos="2970"/>
        </w:tabs>
        <w:spacing w:after="0" w:line="240" w:lineRule="auto"/>
        <w:ind w:left="3240"/>
        <w:rPr>
          <w:rFonts w:ascii="Tahoma" w:hAnsi="Tahoma" w:cs="Tahoma"/>
          <w:sz w:val="22"/>
          <w:szCs w:val="22"/>
        </w:rPr>
        <w:pPrChange w:id="2268" w:author="michael schneider" w:date="2013-12-03T12:53:00Z">
          <w:pPr>
            <w:tabs>
              <w:tab w:val="left" w:pos="2970"/>
            </w:tabs>
            <w:spacing w:after="0" w:line="240" w:lineRule="auto"/>
            <w:ind w:left="2160"/>
          </w:pPr>
        </w:pPrChange>
      </w:pPr>
    </w:p>
    <w:p w14:paraId="7009E3F1" w14:textId="77777777" w:rsidR="002863CE" w:rsidRPr="001D057E" w:rsidRDefault="002863CE" w:rsidP="00494210">
      <w:pPr>
        <w:tabs>
          <w:tab w:val="left" w:pos="2970"/>
        </w:tabs>
        <w:spacing w:after="0" w:line="240" w:lineRule="auto"/>
        <w:ind w:left="3240"/>
        <w:rPr>
          <w:rFonts w:ascii="Tahoma" w:hAnsi="Tahoma" w:cs="Tahoma"/>
          <w:sz w:val="22"/>
          <w:szCs w:val="22"/>
        </w:rPr>
        <w:pPrChange w:id="2269" w:author="michael schneider" w:date="2013-12-03T12:53:00Z">
          <w:pPr>
            <w:tabs>
              <w:tab w:val="left" w:pos="2970"/>
            </w:tabs>
            <w:spacing w:after="0" w:line="240" w:lineRule="auto"/>
            <w:ind w:left="2160"/>
          </w:pPr>
        </w:pPrChange>
      </w:pPr>
      <w:moveTo w:id="2270" w:author="michael schneider" w:date="2013-12-03T12:41:00Z">
        <w:r w:rsidRPr="001D057E">
          <w:rPr>
            <w:rFonts w:ascii="Tahoma" w:hAnsi="Tahoma" w:cs="Tahoma"/>
            <w:sz w:val="22"/>
            <w:szCs w:val="22"/>
          </w:rPr>
          <w:t>If the Customer clicks the “OK” button from the Receipt page then</w:t>
        </w:r>
      </w:moveTo>
    </w:p>
    <w:p w14:paraId="467A93C7" w14:textId="77777777" w:rsidR="002863CE" w:rsidRPr="001D057E" w:rsidRDefault="002863CE" w:rsidP="00494210">
      <w:pPr>
        <w:tabs>
          <w:tab w:val="left" w:pos="2970"/>
        </w:tabs>
        <w:spacing w:after="0" w:line="240" w:lineRule="auto"/>
        <w:ind w:left="3240"/>
        <w:rPr>
          <w:rFonts w:ascii="Tahoma" w:hAnsi="Tahoma" w:cs="Tahoma"/>
          <w:sz w:val="22"/>
          <w:szCs w:val="22"/>
        </w:rPr>
        <w:pPrChange w:id="2271" w:author="michael schneider" w:date="2013-12-03T12:53:00Z">
          <w:pPr>
            <w:tabs>
              <w:tab w:val="left" w:pos="2970"/>
            </w:tabs>
            <w:spacing w:after="0" w:line="240" w:lineRule="auto"/>
            <w:ind w:left="2160"/>
          </w:pPr>
        </w:pPrChange>
      </w:pPr>
      <w:moveTo w:id="2272" w:author="michael schneider" w:date="2013-12-03T12:41:00Z">
        <w:r w:rsidRPr="001D057E">
          <w:rPr>
            <w:rFonts w:ascii="Tahoma" w:hAnsi="Tahoma" w:cs="Tahoma"/>
            <w:sz w:val="22"/>
            <w:szCs w:val="22"/>
          </w:rPr>
          <w:tab/>
          <w:t>The receipt is emailed to the Customer</w:t>
        </w:r>
      </w:moveTo>
    </w:p>
    <w:p w14:paraId="6784239D" w14:textId="77777777" w:rsidR="002863CE" w:rsidRPr="001D057E" w:rsidRDefault="002863CE" w:rsidP="00494210">
      <w:pPr>
        <w:tabs>
          <w:tab w:val="left" w:pos="2970"/>
        </w:tabs>
        <w:spacing w:after="0" w:line="240" w:lineRule="auto"/>
        <w:ind w:left="3240"/>
        <w:rPr>
          <w:rFonts w:ascii="Tahoma" w:hAnsi="Tahoma" w:cs="Tahoma"/>
          <w:sz w:val="22"/>
          <w:szCs w:val="22"/>
        </w:rPr>
        <w:pPrChange w:id="2273" w:author="michael schneider" w:date="2013-12-03T12:53:00Z">
          <w:pPr>
            <w:tabs>
              <w:tab w:val="left" w:pos="2970"/>
            </w:tabs>
            <w:spacing w:after="0" w:line="240" w:lineRule="auto"/>
            <w:ind w:left="2160"/>
          </w:pPr>
        </w:pPrChange>
      </w:pPr>
      <w:moveTo w:id="2274" w:author="michael schneider" w:date="2013-12-03T12:41:00Z">
        <w:r w:rsidRPr="001D057E">
          <w:rPr>
            <w:rFonts w:ascii="Tahoma" w:hAnsi="Tahoma" w:cs="Tahoma"/>
            <w:sz w:val="22"/>
            <w:szCs w:val="22"/>
          </w:rPr>
          <w:tab/>
          <w:t>System displays the View Available Products page</w:t>
        </w:r>
      </w:moveTo>
    </w:p>
    <w:p w14:paraId="53573492" w14:textId="77777777" w:rsidR="002863CE" w:rsidRPr="001D057E" w:rsidRDefault="002863CE" w:rsidP="00494210">
      <w:pPr>
        <w:tabs>
          <w:tab w:val="left" w:pos="2970"/>
        </w:tabs>
        <w:spacing w:after="0" w:line="240" w:lineRule="auto"/>
        <w:ind w:left="3240"/>
        <w:rPr>
          <w:rFonts w:ascii="Tahoma" w:hAnsi="Tahoma" w:cs="Tahoma"/>
          <w:sz w:val="22"/>
          <w:szCs w:val="22"/>
        </w:rPr>
        <w:pPrChange w:id="2275" w:author="michael schneider" w:date="2013-12-03T12:53:00Z">
          <w:pPr>
            <w:tabs>
              <w:tab w:val="left" w:pos="2970"/>
            </w:tabs>
            <w:spacing w:after="0" w:line="240" w:lineRule="auto"/>
            <w:ind w:left="2160"/>
          </w:pPr>
        </w:pPrChange>
      </w:pPr>
      <w:moveTo w:id="2276" w:author="michael schneider" w:date="2013-12-03T12:41:00Z">
        <w:r w:rsidRPr="001D057E">
          <w:rPr>
            <w:rFonts w:ascii="Tahoma" w:hAnsi="Tahoma" w:cs="Tahoma"/>
            <w:sz w:val="22"/>
            <w:szCs w:val="22"/>
          </w:rPr>
          <w:t>End If</w:t>
        </w:r>
      </w:moveTo>
    </w:p>
    <w:p w14:paraId="5388AC84" w14:textId="77777777" w:rsidR="002863CE" w:rsidRPr="001D057E" w:rsidRDefault="002863CE" w:rsidP="00494210">
      <w:pPr>
        <w:tabs>
          <w:tab w:val="left" w:pos="2970"/>
        </w:tabs>
        <w:spacing w:after="0" w:line="240" w:lineRule="auto"/>
        <w:ind w:left="1080"/>
        <w:rPr>
          <w:rFonts w:ascii="Tahoma" w:hAnsi="Tahoma" w:cs="Tahoma"/>
          <w:sz w:val="22"/>
          <w:szCs w:val="22"/>
        </w:rPr>
        <w:pPrChange w:id="2277" w:author="michael schneider" w:date="2013-12-03T12:53:00Z">
          <w:pPr>
            <w:tabs>
              <w:tab w:val="left" w:pos="2970"/>
            </w:tabs>
            <w:spacing w:after="0" w:line="240" w:lineRule="auto"/>
          </w:pPr>
        </w:pPrChange>
      </w:pPr>
      <w:moveTo w:id="2278" w:author="michael schneider" w:date="2013-12-03T12:41:00Z">
        <w:r w:rsidRPr="001D057E">
          <w:rPr>
            <w:rFonts w:ascii="Tahoma" w:hAnsi="Tahoma" w:cs="Tahoma"/>
            <w:sz w:val="22"/>
            <w:szCs w:val="22"/>
          </w:rPr>
          <w:t xml:space="preserve">                      End If</w:t>
        </w:r>
      </w:moveTo>
    </w:p>
    <w:p w14:paraId="3D4F17E0" w14:textId="4D3E2FF6" w:rsidR="002863CE" w:rsidRPr="001D057E" w:rsidRDefault="002863CE" w:rsidP="00494210">
      <w:pPr>
        <w:tabs>
          <w:tab w:val="left" w:pos="2970"/>
        </w:tabs>
        <w:spacing w:after="0" w:line="240" w:lineRule="auto"/>
        <w:ind w:left="2880" w:hanging="1800"/>
        <w:rPr>
          <w:rFonts w:ascii="Tahoma" w:hAnsi="Tahoma" w:cs="Tahoma"/>
          <w:sz w:val="22"/>
          <w:szCs w:val="22"/>
        </w:rPr>
        <w:pPrChange w:id="2279" w:author="michael schneider" w:date="2013-12-03T12:53:00Z">
          <w:pPr>
            <w:tabs>
              <w:tab w:val="left" w:pos="2970"/>
            </w:tabs>
            <w:spacing w:after="0" w:line="240" w:lineRule="auto"/>
          </w:pPr>
        </w:pPrChange>
      </w:pPr>
      <w:moveTo w:id="2280" w:author="michael schneider" w:date="2013-12-03T12:41:00Z">
        <w:r w:rsidRPr="001D057E">
          <w:rPr>
            <w:rFonts w:ascii="Tahoma" w:hAnsi="Tahoma" w:cs="Tahoma"/>
            <w:sz w:val="22"/>
            <w:szCs w:val="22"/>
          </w:rPr>
          <w:t xml:space="preserve">                      If the Customer clicks the “Cancel Purchase” button from the Checkout page </w:t>
        </w:r>
      </w:moveTo>
      <w:ins w:id="2281" w:author="michael schneider" w:date="2013-12-03T12:53:00Z">
        <w:r w:rsidR="00494210">
          <w:rPr>
            <w:rFonts w:ascii="Tahoma" w:hAnsi="Tahoma" w:cs="Tahoma"/>
            <w:sz w:val="22"/>
            <w:szCs w:val="22"/>
          </w:rPr>
          <w:t>T</w:t>
        </w:r>
      </w:ins>
      <w:moveTo w:id="2282" w:author="michael schneider" w:date="2013-12-03T12:41:00Z">
        <w:del w:id="2283" w:author="michael schneider" w:date="2013-12-03T12:53:00Z">
          <w:r w:rsidRPr="001D057E" w:rsidDel="00494210">
            <w:rPr>
              <w:rFonts w:ascii="Tahoma" w:hAnsi="Tahoma" w:cs="Tahoma"/>
              <w:sz w:val="22"/>
              <w:szCs w:val="22"/>
            </w:rPr>
            <w:delText>t</w:delText>
          </w:r>
        </w:del>
        <w:r w:rsidRPr="001D057E">
          <w:rPr>
            <w:rFonts w:ascii="Tahoma" w:hAnsi="Tahoma" w:cs="Tahoma"/>
            <w:sz w:val="22"/>
            <w:szCs w:val="22"/>
          </w:rPr>
          <w:t>hen</w:t>
        </w:r>
      </w:moveTo>
    </w:p>
    <w:p w14:paraId="1E53B0A3" w14:textId="77777777" w:rsidR="002863CE" w:rsidRPr="001D057E" w:rsidRDefault="002863CE" w:rsidP="00494210">
      <w:pPr>
        <w:tabs>
          <w:tab w:val="left" w:pos="2970"/>
        </w:tabs>
        <w:spacing w:after="0" w:line="240" w:lineRule="auto"/>
        <w:ind w:left="1080"/>
        <w:rPr>
          <w:rFonts w:ascii="Tahoma" w:hAnsi="Tahoma" w:cs="Tahoma"/>
          <w:sz w:val="22"/>
          <w:szCs w:val="22"/>
        </w:rPr>
        <w:pPrChange w:id="2284" w:author="michael schneider" w:date="2013-12-03T12:53:00Z">
          <w:pPr>
            <w:tabs>
              <w:tab w:val="left" w:pos="2970"/>
            </w:tabs>
            <w:spacing w:after="0" w:line="240" w:lineRule="auto"/>
          </w:pPr>
        </w:pPrChange>
      </w:pPr>
      <w:moveTo w:id="2285" w:author="michael schneider" w:date="2013-12-03T12:41:00Z">
        <w:r w:rsidRPr="001D057E">
          <w:rPr>
            <w:rFonts w:ascii="Tahoma" w:hAnsi="Tahoma" w:cs="Tahoma"/>
            <w:sz w:val="22"/>
            <w:szCs w:val="22"/>
          </w:rPr>
          <w:tab/>
          <w:t>System displays the Shopping Cart page</w:t>
        </w:r>
      </w:moveTo>
    </w:p>
    <w:p w14:paraId="0BAC22E7" w14:textId="0C8F124A" w:rsidR="002863CE" w:rsidRPr="001D057E" w:rsidRDefault="002863CE" w:rsidP="00494210">
      <w:pPr>
        <w:tabs>
          <w:tab w:val="left" w:pos="2970"/>
        </w:tabs>
        <w:spacing w:after="0" w:line="240" w:lineRule="auto"/>
        <w:ind w:left="1080"/>
        <w:rPr>
          <w:rFonts w:ascii="Tahoma" w:hAnsi="Tahoma" w:cs="Tahoma"/>
          <w:sz w:val="22"/>
          <w:szCs w:val="22"/>
        </w:rPr>
        <w:pPrChange w:id="2286" w:author="michael schneider" w:date="2013-12-03T12:53:00Z">
          <w:pPr>
            <w:tabs>
              <w:tab w:val="left" w:pos="2970"/>
            </w:tabs>
            <w:spacing w:after="0" w:line="240" w:lineRule="auto"/>
          </w:pPr>
        </w:pPrChange>
      </w:pPr>
      <w:moveTo w:id="2287" w:author="michael schneider" w:date="2013-12-03T12:41:00Z">
        <w:r w:rsidRPr="001D057E">
          <w:rPr>
            <w:rFonts w:ascii="Tahoma" w:hAnsi="Tahoma" w:cs="Tahoma"/>
            <w:sz w:val="22"/>
            <w:szCs w:val="22"/>
          </w:rPr>
          <w:t xml:space="preserve">                      End If</w:t>
        </w:r>
      </w:moveTo>
    </w:p>
    <w:p w14:paraId="65C3A88B" w14:textId="13CAD863" w:rsidR="002863CE" w:rsidRPr="001D057E" w:rsidRDefault="002863CE" w:rsidP="00494210">
      <w:pPr>
        <w:tabs>
          <w:tab w:val="left" w:pos="2970"/>
        </w:tabs>
        <w:spacing w:after="0" w:line="240" w:lineRule="auto"/>
        <w:ind w:left="1080"/>
        <w:rPr>
          <w:rFonts w:ascii="Tahoma" w:hAnsi="Tahoma" w:cs="Tahoma"/>
          <w:sz w:val="22"/>
          <w:szCs w:val="22"/>
        </w:rPr>
        <w:pPrChange w:id="2288" w:author="michael schneider" w:date="2013-12-03T12:53:00Z">
          <w:pPr>
            <w:tabs>
              <w:tab w:val="left" w:pos="2970"/>
            </w:tabs>
            <w:spacing w:after="0" w:line="240" w:lineRule="auto"/>
          </w:pPr>
        </w:pPrChange>
      </w:pPr>
      <w:moveTo w:id="2289" w:author="michael schneider" w:date="2013-12-03T12:41:00Z">
        <w:r w:rsidRPr="001D057E">
          <w:rPr>
            <w:rFonts w:ascii="Tahoma" w:hAnsi="Tahoma" w:cs="Tahoma"/>
            <w:sz w:val="22"/>
            <w:szCs w:val="22"/>
          </w:rPr>
          <w:t xml:space="preserve">                     If the Customer clicks the “Update Account Information” button then</w:t>
        </w:r>
      </w:moveTo>
    </w:p>
    <w:p w14:paraId="1E25D848" w14:textId="59D2CEAC" w:rsidR="002863CE" w:rsidRDefault="002863CE" w:rsidP="0075614A">
      <w:pPr>
        <w:tabs>
          <w:tab w:val="left" w:pos="2970"/>
        </w:tabs>
        <w:spacing w:after="0" w:line="240" w:lineRule="auto"/>
        <w:ind w:left="2970" w:hanging="1890"/>
        <w:rPr>
          <w:ins w:id="2290" w:author="michael schneider" w:date="2013-12-03T12:54:00Z"/>
          <w:rFonts w:ascii="Tahoma" w:hAnsi="Tahoma" w:cs="Tahoma"/>
          <w:sz w:val="22"/>
          <w:szCs w:val="22"/>
        </w:rPr>
        <w:pPrChange w:id="2291" w:author="michael schneider" w:date="2013-12-03T12:53:00Z">
          <w:pPr>
            <w:tabs>
              <w:tab w:val="left" w:pos="2970"/>
            </w:tabs>
            <w:spacing w:after="0" w:line="240" w:lineRule="auto"/>
          </w:pPr>
        </w:pPrChange>
      </w:pPr>
      <w:moveTo w:id="2292" w:author="michael schneider" w:date="2013-12-03T12:41:00Z">
        <w:r w:rsidRPr="001D057E">
          <w:rPr>
            <w:rFonts w:ascii="Tahoma" w:hAnsi="Tahoma" w:cs="Tahoma"/>
            <w:sz w:val="22"/>
            <w:szCs w:val="22"/>
          </w:rPr>
          <w:t xml:space="preserve">                           System displays the Update Account Information page (see </w:t>
        </w:r>
        <w:r w:rsidRPr="00A17154">
          <w:rPr>
            <w:rFonts w:ascii="Tahoma" w:hAnsi="Tahoma" w:cs="Tahoma"/>
            <w:sz w:val="22"/>
            <w:szCs w:val="22"/>
            <w:rPrChange w:id="2293" w:author="michael schneider" w:date="2013-12-03T16:28:00Z">
              <w:rPr>
                <w:rFonts w:ascii="Tahoma" w:hAnsi="Tahoma" w:cs="Tahoma"/>
                <w:sz w:val="22"/>
                <w:szCs w:val="22"/>
              </w:rPr>
            </w:rPrChange>
          </w:rPr>
          <w:t>specification 4.</w:t>
        </w:r>
      </w:moveTo>
      <w:ins w:id="2294" w:author="michael schneider" w:date="2013-12-03T16:27:00Z">
        <w:r w:rsidR="005854C1" w:rsidRPr="00A17154">
          <w:rPr>
            <w:rFonts w:ascii="Tahoma" w:hAnsi="Tahoma" w:cs="Tahoma"/>
            <w:sz w:val="22"/>
            <w:szCs w:val="22"/>
            <w:rPrChange w:id="2295" w:author="michael schneider" w:date="2013-12-03T16:28:00Z">
              <w:rPr>
                <w:rFonts w:ascii="Tahoma" w:hAnsi="Tahoma" w:cs="Tahoma"/>
                <w:sz w:val="22"/>
                <w:szCs w:val="22"/>
                <w:highlight w:val="red"/>
              </w:rPr>
            </w:rPrChange>
          </w:rPr>
          <w:t>1.1.1</w:t>
        </w:r>
      </w:ins>
      <w:moveTo w:id="2296" w:author="michael schneider" w:date="2013-12-03T12:41:00Z">
        <w:del w:id="2297" w:author="michael schneider" w:date="2013-12-03T16:27:00Z">
          <w:r w:rsidRPr="0075614A" w:rsidDel="005854C1">
            <w:rPr>
              <w:rFonts w:ascii="Tahoma" w:hAnsi="Tahoma" w:cs="Tahoma"/>
              <w:sz w:val="22"/>
              <w:szCs w:val="22"/>
              <w:highlight w:val="red"/>
              <w:rPrChange w:id="2298" w:author="michael schneider" w:date="2013-12-03T12:54:00Z">
                <w:rPr>
                  <w:rFonts w:ascii="Tahoma" w:hAnsi="Tahoma" w:cs="Tahoma"/>
                  <w:sz w:val="22"/>
                  <w:szCs w:val="22"/>
                </w:rPr>
              </w:rPrChange>
            </w:rPr>
            <w:delText>6</w:delText>
          </w:r>
        </w:del>
        <w:r w:rsidRPr="001D057E">
          <w:rPr>
            <w:rFonts w:ascii="Tahoma" w:hAnsi="Tahoma" w:cs="Tahoma"/>
            <w:sz w:val="22"/>
            <w:szCs w:val="22"/>
          </w:rPr>
          <w:t>)</w:t>
        </w:r>
      </w:moveTo>
    </w:p>
    <w:p w14:paraId="727287A8" w14:textId="77777777" w:rsidR="0075614A" w:rsidRPr="001D057E" w:rsidRDefault="0075614A" w:rsidP="0075614A">
      <w:pPr>
        <w:tabs>
          <w:tab w:val="left" w:pos="2970"/>
        </w:tabs>
        <w:spacing w:after="0" w:line="240" w:lineRule="auto"/>
        <w:ind w:left="2970" w:hanging="1890"/>
        <w:rPr>
          <w:rFonts w:ascii="Tahoma" w:hAnsi="Tahoma" w:cs="Tahoma"/>
          <w:sz w:val="22"/>
          <w:szCs w:val="22"/>
        </w:rPr>
        <w:pPrChange w:id="2299" w:author="michael schneider" w:date="2013-12-03T12:53:00Z">
          <w:pPr>
            <w:tabs>
              <w:tab w:val="left" w:pos="2970"/>
            </w:tabs>
            <w:spacing w:after="0" w:line="240" w:lineRule="auto"/>
          </w:pPr>
        </w:pPrChange>
      </w:pPr>
    </w:p>
    <w:p w14:paraId="2CE6F855" w14:textId="3D1285D8" w:rsidR="002863CE" w:rsidRPr="001D057E" w:rsidRDefault="002863CE" w:rsidP="00494210">
      <w:pPr>
        <w:tabs>
          <w:tab w:val="left" w:pos="2970"/>
        </w:tabs>
        <w:spacing w:after="0" w:line="240" w:lineRule="auto"/>
        <w:ind w:left="1080"/>
        <w:rPr>
          <w:rFonts w:ascii="Tahoma" w:hAnsi="Tahoma" w:cs="Tahoma"/>
          <w:sz w:val="22"/>
          <w:szCs w:val="22"/>
        </w:rPr>
        <w:pPrChange w:id="2300" w:author="michael schneider" w:date="2013-12-03T12:53:00Z">
          <w:pPr>
            <w:tabs>
              <w:tab w:val="left" w:pos="2970"/>
            </w:tabs>
            <w:spacing w:after="0" w:line="240" w:lineRule="auto"/>
          </w:pPr>
        </w:pPrChange>
      </w:pPr>
      <w:moveTo w:id="2301" w:author="michael schneider" w:date="2013-12-03T12:41:00Z">
        <w:r w:rsidRPr="001D057E">
          <w:rPr>
            <w:rFonts w:ascii="Tahoma" w:hAnsi="Tahoma" w:cs="Tahoma"/>
            <w:sz w:val="22"/>
            <w:szCs w:val="22"/>
          </w:rPr>
          <w:t xml:space="preserve">                     End If</w:t>
        </w:r>
      </w:moveTo>
    </w:p>
    <w:p w14:paraId="4B9E886E" w14:textId="6143B8EC" w:rsidR="00451C61" w:rsidRDefault="00451C61" w:rsidP="00451C61">
      <w:pPr>
        <w:pStyle w:val="Heading4"/>
        <w:rPr>
          <w:ins w:id="2302" w:author="michael schneider" w:date="2013-12-03T18:06:00Z"/>
        </w:rPr>
        <w:pPrChange w:id="2303" w:author="michael schneider" w:date="2013-12-03T12:56:00Z">
          <w:pPr>
            <w:pStyle w:val="Heading2"/>
            <w:tabs>
              <w:tab w:val="left" w:pos="2970"/>
            </w:tabs>
          </w:pPr>
        </w:pPrChange>
      </w:pPr>
      <w:moveToRangeStart w:id="2304" w:author="michael schneider" w:date="2013-12-03T12:56:00Z" w:name="move373838728"/>
      <w:moveToRangeEnd w:id="2040"/>
      <w:moveTo w:id="2305" w:author="michael schneider" w:date="2013-12-03T12:56:00Z">
        <w:r w:rsidRPr="001D057E">
          <w:t>The system shall allow a customer to view their order history</w:t>
        </w:r>
      </w:moveTo>
    </w:p>
    <w:p w14:paraId="57F9CB3A" w14:textId="7E1A2CF1" w:rsidR="007E2E51" w:rsidRDefault="00C86840" w:rsidP="007E2E51">
      <w:pPr>
        <w:pStyle w:val="Heading5"/>
        <w:rPr>
          <w:ins w:id="2306" w:author="michael schneider" w:date="2013-12-03T18:06:00Z"/>
        </w:rPr>
        <w:pPrChange w:id="2307" w:author="michael schneider" w:date="2013-12-03T18:06:00Z">
          <w:pPr>
            <w:pStyle w:val="Heading2"/>
            <w:tabs>
              <w:tab w:val="left" w:pos="2970"/>
            </w:tabs>
          </w:pPr>
        </w:pPrChange>
      </w:pPr>
      <w:ins w:id="2308" w:author="michael schneider" w:date="2013-12-03T18:06:00Z">
        <w:r>
          <w:rPr>
            <w:noProof/>
          </w:rPr>
          <w:drawing>
            <wp:anchor distT="0" distB="0" distL="114300" distR="114300" simplePos="0" relativeHeight="251677696" behindDoc="0" locked="0" layoutInCell="1" allowOverlap="1" wp14:anchorId="6C429CF7" wp14:editId="4F689A28">
              <wp:simplePos x="0" y="0"/>
              <wp:positionH relativeFrom="page">
                <wp:align>right</wp:align>
              </wp:positionH>
              <wp:positionV relativeFrom="paragraph">
                <wp:posOffset>367665</wp:posOffset>
              </wp:positionV>
              <wp:extent cx="6126480" cy="1693545"/>
              <wp:effectExtent l="0" t="0" r="762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1.3.4 View order history.jpg"/>
                      <pic:cNvPicPr/>
                    </pic:nvPicPr>
                    <pic:blipFill>
                      <a:blip r:embed="rId22">
                        <a:extLst>
                          <a:ext uri="{28A0092B-C50C-407E-A947-70E740481C1C}">
                            <a14:useLocalDpi xmlns:a14="http://schemas.microsoft.com/office/drawing/2010/main" val="0"/>
                          </a:ext>
                        </a:extLst>
                      </a:blip>
                      <a:stretch>
                        <a:fillRect/>
                      </a:stretch>
                    </pic:blipFill>
                    <pic:spPr>
                      <a:xfrm>
                        <a:off x="0" y="0"/>
                        <a:ext cx="6126480" cy="1693545"/>
                      </a:xfrm>
                      <a:prstGeom prst="rect">
                        <a:avLst/>
                      </a:prstGeom>
                    </pic:spPr>
                  </pic:pic>
                </a:graphicData>
              </a:graphic>
              <wp14:sizeRelH relativeFrom="page">
                <wp14:pctWidth>0</wp14:pctWidth>
              </wp14:sizeRelH>
              <wp14:sizeRelV relativeFrom="page">
                <wp14:pctHeight>0</wp14:pctHeight>
              </wp14:sizeRelV>
            </wp:anchor>
          </w:drawing>
        </w:r>
        <w:r w:rsidR="007E2E51">
          <w:t>User Interface</w:t>
        </w:r>
      </w:ins>
    </w:p>
    <w:p w14:paraId="6CC77B88" w14:textId="333D6DE7" w:rsidR="007E2E51" w:rsidRPr="001D057E" w:rsidRDefault="007E2E51" w:rsidP="00116CAB">
      <w:pPr>
        <w:pStyle w:val="Heading5"/>
        <w:numPr>
          <w:ilvl w:val="0"/>
          <w:numId w:val="0"/>
        </w:numPr>
        <w:ind w:left="2880"/>
        <w:pPrChange w:id="2309" w:author="michael schneider" w:date="2013-12-03T18:06:00Z">
          <w:pPr>
            <w:pStyle w:val="Heading2"/>
            <w:tabs>
              <w:tab w:val="left" w:pos="2970"/>
            </w:tabs>
          </w:pPr>
        </w:pPrChange>
      </w:pPr>
    </w:p>
    <w:p w14:paraId="1BE4C884" w14:textId="77777777" w:rsidR="00451C61" w:rsidRPr="001D057E" w:rsidRDefault="00451C61" w:rsidP="00451C61">
      <w:pPr>
        <w:pStyle w:val="Heading5"/>
        <w:ind w:left="2880" w:hanging="1080"/>
        <w:pPrChange w:id="2310" w:author="michael schneider" w:date="2013-12-03T12:56:00Z">
          <w:pPr>
            <w:pStyle w:val="Heading3"/>
            <w:tabs>
              <w:tab w:val="left" w:pos="2970"/>
            </w:tabs>
          </w:pPr>
        </w:pPrChange>
      </w:pPr>
      <w:moveTo w:id="2311" w:author="michael schneider" w:date="2013-12-03T12:56:00Z">
        <w:r w:rsidRPr="001D057E">
          <w:t>A Customer’s order history includes the price, quantity, paid status, pickup date, and the total.</w:t>
        </w:r>
      </w:moveTo>
    </w:p>
    <w:p w14:paraId="32ED40A7" w14:textId="77777777" w:rsidR="00451C61" w:rsidRPr="001D057E" w:rsidRDefault="00451C61" w:rsidP="00451C61">
      <w:pPr>
        <w:pStyle w:val="Heading6"/>
        <w:pPrChange w:id="2312" w:author="michael schneider" w:date="2013-12-03T12:56:00Z">
          <w:pPr>
            <w:pStyle w:val="Heading4"/>
            <w:tabs>
              <w:tab w:val="left" w:pos="2970"/>
            </w:tabs>
          </w:pPr>
        </w:pPrChange>
      </w:pPr>
      <w:moveTo w:id="2313" w:author="michael schneider" w:date="2013-12-03T12:56:00Z">
        <w:r w:rsidRPr="001D057E">
          <w:t>&lt;price</w:t>
        </w:r>
        <w:proofErr w:type="gramStart"/>
        <w:r w:rsidRPr="001D057E">
          <w:t>&gt; :</w:t>
        </w:r>
        <w:proofErr w:type="gramEnd"/>
        <w:r w:rsidRPr="001D057E">
          <w:t>:= $&lt;digits&gt;.&lt;digits&gt;</w:t>
        </w:r>
      </w:moveTo>
    </w:p>
    <w:p w14:paraId="52D61232" w14:textId="77777777" w:rsidR="00451C61" w:rsidRPr="001D057E" w:rsidRDefault="00451C61" w:rsidP="00451C61">
      <w:pPr>
        <w:pStyle w:val="Heading6"/>
        <w:pPrChange w:id="2314" w:author="michael schneider" w:date="2013-12-03T12:56:00Z">
          <w:pPr>
            <w:pStyle w:val="Heading4"/>
            <w:tabs>
              <w:tab w:val="left" w:pos="2970"/>
            </w:tabs>
          </w:pPr>
        </w:pPrChange>
      </w:pPr>
      <w:moveTo w:id="2315" w:author="michael schneider" w:date="2013-12-03T12:56:00Z">
        <w:r w:rsidRPr="001D057E">
          <w:t>&lt;quantity</w:t>
        </w:r>
        <w:proofErr w:type="gramStart"/>
        <w:r w:rsidRPr="001D057E">
          <w:t>&gt; :</w:t>
        </w:r>
        <w:proofErr w:type="gramEnd"/>
        <w:r w:rsidRPr="001D057E">
          <w:t>= &lt;digits&gt;</w:t>
        </w:r>
      </w:moveTo>
    </w:p>
    <w:p w14:paraId="7984E599" w14:textId="77777777" w:rsidR="00451C61" w:rsidRPr="001D057E" w:rsidRDefault="00451C61" w:rsidP="00451C61">
      <w:pPr>
        <w:pStyle w:val="Heading6"/>
        <w:pPrChange w:id="2316" w:author="michael schneider" w:date="2013-12-03T12:57:00Z">
          <w:pPr>
            <w:pStyle w:val="Heading4"/>
            <w:tabs>
              <w:tab w:val="left" w:pos="2970"/>
            </w:tabs>
          </w:pPr>
        </w:pPrChange>
      </w:pPr>
      <w:moveTo w:id="2317" w:author="michael schneider" w:date="2013-12-03T12:56:00Z">
        <w:r w:rsidRPr="001D057E">
          <w:t>&lt;paid status</w:t>
        </w:r>
        <w:proofErr w:type="gramStart"/>
        <w:r w:rsidRPr="001D057E">
          <w:t>&gt; :</w:t>
        </w:r>
        <w:proofErr w:type="gramEnd"/>
        <w:r w:rsidRPr="001D057E">
          <w:t xml:space="preserve">= TRUE | FALSE </w:t>
        </w:r>
      </w:moveTo>
    </w:p>
    <w:p w14:paraId="7A690BD3" w14:textId="1C99C3C4" w:rsidR="00451C61" w:rsidRPr="001D057E" w:rsidRDefault="00451C61" w:rsidP="00451C61">
      <w:pPr>
        <w:pStyle w:val="Heading7"/>
        <w:ind w:left="3870" w:hanging="1350"/>
        <w:pPrChange w:id="2318" w:author="michael schneider" w:date="2013-12-03T12:57:00Z">
          <w:pPr>
            <w:pStyle w:val="Heading5"/>
            <w:tabs>
              <w:tab w:val="left" w:pos="2970"/>
            </w:tabs>
          </w:pPr>
        </w:pPrChange>
      </w:pPr>
      <w:moveTo w:id="2319" w:author="michael schneider" w:date="2013-12-03T12:56:00Z">
        <w:del w:id="2320" w:author="michael schneider" w:date="2013-12-03T12:57:00Z">
          <w:r w:rsidRPr="001D057E" w:rsidDel="00451C61">
            <w:delText xml:space="preserve"> </w:delText>
          </w:r>
        </w:del>
        <w:r w:rsidRPr="001D057E">
          <w:t>TRUE means the order has been paid for and FALSE means the item has not been paid for</w:t>
        </w:r>
      </w:moveTo>
    </w:p>
    <w:p w14:paraId="4BAF2614" w14:textId="2AF79790" w:rsidR="000D6E39" w:rsidRPr="000D6E39" w:rsidRDefault="00451C61" w:rsidP="008621AE">
      <w:pPr>
        <w:pStyle w:val="Heading6"/>
        <w:rPr>
          <w:ins w:id="2321" w:author="michael schneider" w:date="2013-12-03T12:33:00Z"/>
          <w:rPrChange w:id="2322" w:author="michael schneider" w:date="2013-12-03T12:38:00Z">
            <w:rPr>
              <w:ins w:id="2323" w:author="michael schneider" w:date="2013-12-03T12:33:00Z"/>
            </w:rPr>
          </w:rPrChange>
        </w:rPr>
        <w:pPrChange w:id="2324" w:author="michael schneider" w:date="2013-12-03T12:57:00Z">
          <w:pPr>
            <w:pStyle w:val="Heading3"/>
            <w:tabs>
              <w:tab w:val="left" w:pos="2970"/>
            </w:tabs>
            <w:ind w:left="2160" w:hanging="1080"/>
          </w:pPr>
        </w:pPrChange>
      </w:pPr>
      <w:moveTo w:id="2325" w:author="michael schneider" w:date="2013-12-03T12:56:00Z">
        <w:r w:rsidRPr="001D057E">
          <w:t>&lt;pickup date</w:t>
        </w:r>
        <w:proofErr w:type="gramStart"/>
        <w:r w:rsidRPr="001D057E">
          <w:t>&gt; :</w:t>
        </w:r>
        <w:proofErr w:type="gramEnd"/>
        <w:r w:rsidRPr="001D057E">
          <w:t>= &lt;date&gt;</w:t>
        </w:r>
      </w:moveTo>
      <w:moveToRangeEnd w:id="2304"/>
    </w:p>
    <w:p w14:paraId="36402126" w14:textId="3D723B45" w:rsidR="007A22A1" w:rsidRDefault="007A22A1" w:rsidP="007A22A1">
      <w:pPr>
        <w:pStyle w:val="Heading2"/>
        <w:rPr>
          <w:ins w:id="2326" w:author="michael schneider" w:date="2013-12-03T12:35:00Z"/>
          <w:rFonts w:ascii="Tahoma" w:hAnsi="Tahoma" w:cs="Tahoma"/>
        </w:rPr>
        <w:pPrChange w:id="2327" w:author="michael schneider" w:date="2013-12-03T12:33:00Z">
          <w:pPr>
            <w:pStyle w:val="Heading3"/>
            <w:tabs>
              <w:tab w:val="left" w:pos="2970"/>
            </w:tabs>
            <w:ind w:left="2160" w:hanging="1080"/>
          </w:pPr>
        </w:pPrChange>
      </w:pPr>
      <w:ins w:id="2328" w:author="michael schneider" w:date="2013-12-03T12:34:00Z">
        <w:r>
          <w:rPr>
            <w:rFonts w:ascii="Tahoma" w:hAnsi="Tahoma" w:cs="Tahoma"/>
            <w:rPrChange w:id="2329" w:author="michael schneider" w:date="2013-12-03T12:35:00Z">
              <w:rPr>
                <w:rFonts w:ascii="Tahoma" w:hAnsi="Tahoma" w:cs="Tahoma"/>
              </w:rPr>
            </w:rPrChange>
          </w:rPr>
          <w:lastRenderedPageBreak/>
          <w:t xml:space="preserve"> </w:t>
        </w:r>
        <w:bookmarkStart w:id="2330" w:name="_Toc373846031"/>
        <w:r>
          <w:rPr>
            <w:rFonts w:ascii="Tahoma" w:hAnsi="Tahoma" w:cs="Tahoma"/>
            <w:rPrChange w:id="2331" w:author="michael schneider" w:date="2013-12-03T12:35:00Z">
              <w:rPr>
                <w:rFonts w:ascii="Tahoma" w:hAnsi="Tahoma" w:cs="Tahoma"/>
              </w:rPr>
            </w:rPrChange>
          </w:rPr>
          <w:t>Volunteer</w:t>
        </w:r>
      </w:ins>
      <w:bookmarkEnd w:id="2330"/>
    </w:p>
    <w:p w14:paraId="671B1CF5" w14:textId="77777777" w:rsidR="00E32700" w:rsidRPr="00257877" w:rsidRDefault="00E32700" w:rsidP="00E32700">
      <w:pPr>
        <w:pStyle w:val="Heading3"/>
        <w:ind w:left="1890" w:hanging="810"/>
        <w:rPr>
          <w:rFonts w:ascii="Tahoma" w:hAnsi="Tahoma" w:cs="Tahoma"/>
          <w:b w:val="0"/>
          <w:rPrChange w:id="2332" w:author="michael schneider" w:date="2013-12-03T15:18:00Z">
            <w:rPr/>
          </w:rPrChange>
        </w:rPr>
        <w:pPrChange w:id="2333" w:author="michael schneider" w:date="2013-12-03T13:00:00Z">
          <w:pPr>
            <w:pStyle w:val="Heading2"/>
            <w:tabs>
              <w:tab w:val="left" w:pos="2970"/>
            </w:tabs>
          </w:pPr>
        </w:pPrChange>
      </w:pPr>
      <w:moveToRangeStart w:id="2334" w:author="michael schneider" w:date="2013-12-03T13:00:00Z" w:name="move373838962"/>
      <w:moveTo w:id="2335" w:author="michael schneider" w:date="2013-12-03T13:00:00Z">
        <w:r w:rsidRPr="00257877">
          <w:rPr>
            <w:rFonts w:ascii="Tahoma" w:hAnsi="Tahoma" w:cs="Tahoma"/>
            <w:b w:val="0"/>
            <w:rPrChange w:id="2336" w:author="michael schneider" w:date="2013-12-03T15:18:00Z">
              <w:rPr/>
            </w:rPrChange>
          </w:rPr>
          <w:t>The system shall allow a user to view information on becoming a volunteer by visiting the View Volunteer Information webpage.</w:t>
        </w:r>
      </w:moveTo>
    </w:p>
    <w:p w14:paraId="1632C46A" w14:textId="5148E441" w:rsidR="00E32700" w:rsidRPr="00E32700" w:rsidDel="008E3650" w:rsidRDefault="00E32700" w:rsidP="00E32700">
      <w:pPr>
        <w:pStyle w:val="Heading4"/>
        <w:rPr>
          <w:del w:id="2337" w:author="michael schneider" w:date="2013-12-03T18:12:00Z"/>
          <w:highlight w:val="yellow"/>
          <w:rPrChange w:id="2338" w:author="michael schneider" w:date="2013-12-03T13:01:00Z">
            <w:rPr>
              <w:del w:id="2339" w:author="michael schneider" w:date="2013-12-03T18:12:00Z"/>
            </w:rPr>
          </w:rPrChange>
        </w:rPr>
        <w:pPrChange w:id="2340" w:author="michael schneider" w:date="2013-12-03T13:00:00Z">
          <w:pPr>
            <w:pStyle w:val="Heading3"/>
            <w:tabs>
              <w:tab w:val="left" w:pos="2970"/>
            </w:tabs>
          </w:pPr>
        </w:pPrChange>
      </w:pPr>
      <w:moveTo w:id="2341" w:author="michael schneider" w:date="2013-12-03T13:00:00Z">
        <w:del w:id="2342" w:author="michael schneider" w:date="2013-12-03T18:12:00Z">
          <w:r w:rsidRPr="00E32700" w:rsidDel="008E3650">
            <w:rPr>
              <w:highlight w:val="yellow"/>
              <w:rPrChange w:id="2343" w:author="michael schneider" w:date="2013-12-03T13:01:00Z">
                <w:rPr/>
              </w:rPrChange>
            </w:rPr>
            <w:delText>User Interface Design</w:delText>
          </w:r>
        </w:del>
      </w:moveTo>
    </w:p>
    <w:p w14:paraId="34A5CF14" w14:textId="64E7CE8A" w:rsidR="00E32700" w:rsidRPr="00E32700" w:rsidDel="00E32700" w:rsidRDefault="00E32700" w:rsidP="00E32700">
      <w:pPr>
        <w:pStyle w:val="Heading4"/>
        <w:ind w:left="2340" w:hanging="900"/>
        <w:rPr>
          <w:del w:id="2344" w:author="michael schneider" w:date="2013-12-03T13:00:00Z"/>
          <w:rPrChange w:id="2345" w:author="michael schneider" w:date="2013-12-03T13:01:00Z">
            <w:rPr>
              <w:del w:id="2346" w:author="michael schneider" w:date="2013-12-03T13:00:00Z"/>
            </w:rPr>
          </w:rPrChange>
        </w:rPr>
        <w:pPrChange w:id="2347" w:author="michael schneider" w:date="2013-12-03T13:01:00Z">
          <w:pPr>
            <w:pStyle w:val="Heading4"/>
            <w:tabs>
              <w:tab w:val="left" w:pos="2970"/>
            </w:tabs>
          </w:pPr>
        </w:pPrChange>
      </w:pPr>
      <w:moveTo w:id="2348" w:author="michael schneider" w:date="2013-12-03T13:00:00Z">
        <w:del w:id="2349" w:author="michael schneider" w:date="2013-12-03T13:00:00Z">
          <w:r w:rsidRPr="00E32700" w:rsidDel="00E32700">
            <w:rPr>
              <w:rPrChange w:id="2350" w:author="michael schneider" w:date="2013-12-03T13:01:00Z">
                <w:rPr/>
              </w:rPrChange>
            </w:rPr>
            <w:delText>&lt;TODO&gt;</w:delText>
          </w:r>
        </w:del>
      </w:moveTo>
    </w:p>
    <w:p w14:paraId="5806116C" w14:textId="77777777" w:rsidR="00E32700" w:rsidRPr="00E32700" w:rsidRDefault="00E32700" w:rsidP="00E32700">
      <w:pPr>
        <w:pStyle w:val="Heading4"/>
        <w:ind w:left="2340" w:hanging="900"/>
        <w:rPr>
          <w:rPrChange w:id="2351" w:author="michael schneider" w:date="2013-12-03T13:01:00Z">
            <w:rPr>
              <w:rFonts w:ascii="Tahoma" w:hAnsi="Tahoma" w:cs="Tahoma"/>
            </w:rPr>
          </w:rPrChange>
        </w:rPr>
        <w:pPrChange w:id="2352" w:author="michael schneider" w:date="2013-12-03T13:01:00Z">
          <w:pPr>
            <w:pStyle w:val="Heading3"/>
            <w:tabs>
              <w:tab w:val="left" w:pos="2970"/>
            </w:tabs>
          </w:pPr>
        </w:pPrChange>
      </w:pPr>
      <w:moveTo w:id="2353" w:author="michael schneider" w:date="2013-12-03T13:00:00Z">
        <w:r w:rsidRPr="00E32700">
          <w:rPr>
            <w:rPrChange w:id="2354" w:author="michael schneider" w:date="2013-12-03T13:01:00Z">
              <w:rPr>
                <w:rFonts w:ascii="Tahoma" w:hAnsi="Tahoma" w:cs="Tahoma"/>
              </w:rPr>
            </w:rPrChange>
          </w:rPr>
          <w:t>View Volunteer Information webpage</w:t>
        </w:r>
      </w:moveTo>
    </w:p>
    <w:p w14:paraId="7BD7504C" w14:textId="205D4C21" w:rsidR="00E32700" w:rsidRPr="001D057E" w:rsidRDefault="00E32700" w:rsidP="00E32700">
      <w:pPr>
        <w:pStyle w:val="Heading5"/>
        <w:pPrChange w:id="2355" w:author="michael schneider" w:date="2013-12-03T13:01:00Z">
          <w:pPr>
            <w:pStyle w:val="Heading4"/>
            <w:tabs>
              <w:tab w:val="left" w:pos="2970"/>
            </w:tabs>
          </w:pPr>
        </w:pPrChange>
      </w:pPr>
      <w:moveTo w:id="2356" w:author="michael schneider" w:date="2013-12-03T13:00:00Z">
        <w:del w:id="2357" w:author="michael schneider" w:date="2013-12-03T13:01:00Z">
          <w:r w:rsidRPr="001D057E" w:rsidDel="00E32700">
            <w:delText xml:space="preserve">  </w:delText>
          </w:r>
        </w:del>
        <w:r w:rsidRPr="001D057E">
          <w:t>This webpage shall contain the following information:</w:t>
        </w:r>
      </w:moveTo>
    </w:p>
    <w:p w14:paraId="0E305B50" w14:textId="77777777" w:rsidR="00E32700" w:rsidRPr="001D057E" w:rsidRDefault="00E32700" w:rsidP="00E32700">
      <w:pPr>
        <w:pStyle w:val="Heading6"/>
        <w:pPrChange w:id="2358" w:author="michael schneider" w:date="2013-12-03T13:01:00Z">
          <w:pPr>
            <w:pStyle w:val="Heading5"/>
            <w:tabs>
              <w:tab w:val="left" w:pos="2970"/>
            </w:tabs>
          </w:pPr>
        </w:pPrChange>
      </w:pPr>
      <w:moveTo w:id="2359" w:author="michael schneider" w:date="2013-12-03T13:00:00Z">
        <w:r w:rsidRPr="001D057E">
          <w:t>Text description of activities performed by a volunteer</w:t>
        </w:r>
      </w:moveTo>
    </w:p>
    <w:p w14:paraId="702BCE85" w14:textId="77777777" w:rsidR="00E32700" w:rsidRPr="001D057E" w:rsidRDefault="00E32700" w:rsidP="00E32700">
      <w:pPr>
        <w:pStyle w:val="Heading6"/>
        <w:pPrChange w:id="2360" w:author="michael schneider" w:date="2013-12-03T13:01:00Z">
          <w:pPr>
            <w:pStyle w:val="Heading5"/>
            <w:tabs>
              <w:tab w:val="left" w:pos="2970"/>
            </w:tabs>
          </w:pPr>
        </w:pPrChange>
      </w:pPr>
      <w:moveTo w:id="2361" w:author="michael schneider" w:date="2013-12-03T13:00:00Z">
        <w:r w:rsidRPr="001D057E">
          <w:t>Text description of the process of becoming a volunteer</w:t>
        </w:r>
      </w:moveTo>
    </w:p>
    <w:p w14:paraId="5B9EC8F0" w14:textId="77777777" w:rsidR="00E32700" w:rsidRPr="001D057E" w:rsidRDefault="00E32700" w:rsidP="00E32700">
      <w:pPr>
        <w:pStyle w:val="Heading6"/>
        <w:pPrChange w:id="2362" w:author="michael schneider" w:date="2013-12-03T13:01:00Z">
          <w:pPr>
            <w:pStyle w:val="Heading5"/>
            <w:tabs>
              <w:tab w:val="left" w:pos="2970"/>
            </w:tabs>
          </w:pPr>
        </w:pPrChange>
      </w:pPr>
      <w:moveTo w:id="2363" w:author="michael schneider" w:date="2013-12-03T13:00:00Z">
        <w:r w:rsidRPr="001D057E">
          <w:t>Contact information for learning more about volunteering</w:t>
        </w:r>
      </w:moveTo>
    </w:p>
    <w:p w14:paraId="57B2C939" w14:textId="30BDD6A1" w:rsidR="00826F46" w:rsidRPr="008C1F27" w:rsidRDefault="00826F46" w:rsidP="00826F46">
      <w:pPr>
        <w:pStyle w:val="Heading3"/>
        <w:ind w:left="1980" w:hanging="900"/>
        <w:rPr>
          <w:rFonts w:ascii="Tahoma" w:hAnsi="Tahoma" w:cs="Tahoma"/>
          <w:b w:val="0"/>
          <w:rPrChange w:id="2364" w:author="michael schneider" w:date="2013-12-03T15:18:00Z">
            <w:rPr/>
          </w:rPrChange>
        </w:rPr>
        <w:pPrChange w:id="2365" w:author="michael schneider" w:date="2013-12-03T13:04:00Z">
          <w:pPr>
            <w:pStyle w:val="Heading2"/>
            <w:tabs>
              <w:tab w:val="left" w:pos="2970"/>
            </w:tabs>
          </w:pPr>
        </w:pPrChange>
      </w:pPr>
      <w:moveToRangeStart w:id="2366" w:author="michael schneider" w:date="2013-12-03T13:03:00Z" w:name="move373839160"/>
      <w:moveToRangeEnd w:id="2334"/>
      <w:moveTo w:id="2367" w:author="michael schneider" w:date="2013-12-03T13:03:00Z">
        <w:r w:rsidRPr="008C1F27">
          <w:rPr>
            <w:rFonts w:ascii="Tahoma" w:hAnsi="Tahoma" w:cs="Tahoma"/>
            <w:b w:val="0"/>
            <w:rPrChange w:id="2368" w:author="michael schneider" w:date="2013-12-03T15:18:00Z">
              <w:rPr/>
            </w:rPrChange>
          </w:rPr>
          <w:t>The system shall allow a user to sign up as a volunteer from the View Volunteer Information webpage.</w:t>
        </w:r>
      </w:moveTo>
    </w:p>
    <w:p w14:paraId="00DE6893" w14:textId="294DC39B" w:rsidR="00826F46" w:rsidRDefault="008E3650" w:rsidP="00826F46">
      <w:pPr>
        <w:pStyle w:val="Heading4"/>
        <w:rPr>
          <w:ins w:id="2369" w:author="michael schneider" w:date="2013-12-03T18:13:00Z"/>
        </w:rPr>
        <w:pPrChange w:id="2370" w:author="michael schneider" w:date="2013-12-03T13:04:00Z">
          <w:pPr>
            <w:pStyle w:val="Heading3"/>
            <w:tabs>
              <w:tab w:val="left" w:pos="2970"/>
            </w:tabs>
          </w:pPr>
        </w:pPrChange>
      </w:pPr>
      <w:ins w:id="2371" w:author="michael schneider" w:date="2013-12-03T18:13:00Z">
        <w:r w:rsidRPr="008E3650">
          <w:rPr>
            <w:noProof/>
            <w:rPrChange w:id="2372" w:author="michael schneider" w:date="2013-12-03T18:13:00Z">
              <w:rPr>
                <w:noProof/>
              </w:rPr>
            </w:rPrChange>
          </w:rPr>
          <w:drawing>
            <wp:anchor distT="0" distB="0" distL="114300" distR="114300" simplePos="0" relativeHeight="251679744" behindDoc="1" locked="0" layoutInCell="1" allowOverlap="1" wp14:anchorId="4B6CE9BB" wp14:editId="6EABB928">
              <wp:simplePos x="0" y="0"/>
              <wp:positionH relativeFrom="page">
                <wp:align>right</wp:align>
              </wp:positionH>
              <wp:positionV relativeFrom="paragraph">
                <wp:posOffset>424815</wp:posOffset>
              </wp:positionV>
              <wp:extent cx="5876925" cy="2362200"/>
              <wp:effectExtent l="0" t="0" r="9525" b="0"/>
              <wp:wrapTight wrapText="bothSides">
                <wp:wrapPolygon edited="0">
                  <wp:start x="0" y="0"/>
                  <wp:lineTo x="0" y="21426"/>
                  <wp:lineTo x="21565" y="21426"/>
                  <wp:lineTo x="2156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089" t="14654" r="2984" b="15461"/>
                      <a:stretch/>
                    </pic:blipFill>
                    <pic:spPr bwMode="auto">
                      <a:xfrm>
                        <a:off x="0" y="0"/>
                        <a:ext cx="587692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moveTo w:id="2373" w:author="michael schneider" w:date="2013-12-03T13:03:00Z">
        <w:r w:rsidR="00826F46" w:rsidRPr="008E3650">
          <w:rPr>
            <w:rPrChange w:id="2374" w:author="michael schneider" w:date="2013-12-03T18:13:00Z">
              <w:rPr/>
            </w:rPrChange>
          </w:rPr>
          <w:t>User Interface</w:t>
        </w:r>
        <w:r w:rsidR="00826F46" w:rsidRPr="001D057E">
          <w:t xml:space="preserve"> Design</w:t>
        </w:r>
      </w:moveTo>
    </w:p>
    <w:p w14:paraId="746966CE" w14:textId="75E33AA5" w:rsidR="008E3650" w:rsidRPr="001D057E" w:rsidRDefault="008E3650" w:rsidP="008E3650">
      <w:pPr>
        <w:pStyle w:val="Heading4"/>
        <w:numPr>
          <w:ilvl w:val="0"/>
          <w:numId w:val="0"/>
        </w:numPr>
        <w:ind w:left="2160"/>
        <w:pPrChange w:id="2375" w:author="michael schneider" w:date="2013-12-03T18:13:00Z">
          <w:pPr>
            <w:pStyle w:val="Heading3"/>
            <w:tabs>
              <w:tab w:val="left" w:pos="2970"/>
            </w:tabs>
          </w:pPr>
        </w:pPrChange>
      </w:pPr>
    </w:p>
    <w:p w14:paraId="6F5E9336" w14:textId="56ECAC88" w:rsidR="00826F46" w:rsidRPr="001D057E" w:rsidDel="00826F46" w:rsidRDefault="00826F46" w:rsidP="00826F46">
      <w:pPr>
        <w:pStyle w:val="Heading4"/>
        <w:ind w:left="2250" w:hanging="810"/>
        <w:rPr>
          <w:del w:id="2376" w:author="michael schneider" w:date="2013-12-03T13:04:00Z"/>
        </w:rPr>
        <w:pPrChange w:id="2377" w:author="michael schneider" w:date="2013-12-03T13:04:00Z">
          <w:pPr>
            <w:pStyle w:val="Heading4"/>
            <w:tabs>
              <w:tab w:val="left" w:pos="2970"/>
            </w:tabs>
          </w:pPr>
        </w:pPrChange>
      </w:pPr>
      <w:moveTo w:id="2378" w:author="michael schneider" w:date="2013-12-03T13:03:00Z">
        <w:del w:id="2379" w:author="michael schneider" w:date="2013-12-03T13:04:00Z">
          <w:r w:rsidRPr="001D057E" w:rsidDel="00826F46">
            <w:delText>&lt;TODO&gt;</w:delText>
          </w:r>
        </w:del>
      </w:moveTo>
    </w:p>
    <w:p w14:paraId="1A426739" w14:textId="77777777" w:rsidR="00826F46" w:rsidRPr="001D057E" w:rsidRDefault="00826F46" w:rsidP="00826F46">
      <w:pPr>
        <w:pStyle w:val="Heading4"/>
        <w:ind w:left="2250" w:hanging="810"/>
        <w:pPrChange w:id="2380" w:author="michael schneider" w:date="2013-12-03T13:04:00Z">
          <w:pPr>
            <w:pStyle w:val="Heading3"/>
            <w:tabs>
              <w:tab w:val="left" w:pos="2970"/>
            </w:tabs>
          </w:pPr>
        </w:pPrChange>
      </w:pPr>
      <w:moveTo w:id="2381" w:author="michael schneider" w:date="2013-12-03T13:03:00Z">
        <w:r w:rsidRPr="001D057E">
          <w:t>The system shall register a user as a volunteer when the user presses the Sign Up button.</w:t>
        </w:r>
      </w:moveTo>
    </w:p>
    <w:p w14:paraId="007EA43E" w14:textId="632EFBA6" w:rsidR="00826F46" w:rsidRPr="001D057E" w:rsidDel="00826F46" w:rsidRDefault="00826F46" w:rsidP="00826F46">
      <w:pPr>
        <w:pStyle w:val="Heading4"/>
        <w:tabs>
          <w:tab w:val="left" w:pos="2970"/>
        </w:tabs>
        <w:rPr>
          <w:del w:id="2382" w:author="michael schneider" w:date="2013-12-03T13:04:00Z"/>
          <w:rFonts w:ascii="Tahoma" w:hAnsi="Tahoma" w:cs="Tahoma"/>
        </w:rPr>
      </w:pPr>
      <w:moveTo w:id="2383" w:author="michael schneider" w:date="2013-12-03T13:03:00Z">
        <w:del w:id="2384" w:author="michael schneider" w:date="2013-12-03T13:04:00Z">
          <w:r w:rsidRPr="001D057E" w:rsidDel="00826F46">
            <w:rPr>
              <w:rFonts w:ascii="Tahoma" w:hAnsi="Tahoma" w:cs="Tahoma"/>
            </w:rPr>
            <w:delText>Sign Up button</w:delText>
          </w:r>
        </w:del>
      </w:moveTo>
    </w:p>
    <w:p w14:paraId="156F8A49" w14:textId="77777777" w:rsidR="00826F46" w:rsidRPr="001D057E" w:rsidRDefault="00826F46" w:rsidP="00826F46">
      <w:pPr>
        <w:pStyle w:val="Heading5"/>
        <w:tabs>
          <w:tab w:val="left" w:pos="2970"/>
        </w:tabs>
        <w:rPr>
          <w:rFonts w:ascii="Tahoma" w:hAnsi="Tahoma" w:cs="Tahoma"/>
        </w:rPr>
      </w:pPr>
      <w:moveTo w:id="2385" w:author="michael schneider" w:date="2013-12-03T13:03:00Z">
        <w:r w:rsidRPr="001D057E">
          <w:rPr>
            <w:rFonts w:ascii="Tahoma" w:hAnsi="Tahoma" w:cs="Tahoma"/>
          </w:rPr>
          <w:t>Sign Up button is only available if:</w:t>
        </w:r>
      </w:moveTo>
    </w:p>
    <w:p w14:paraId="7318C8FE" w14:textId="77777777" w:rsidR="00826F46" w:rsidRPr="001D057E" w:rsidRDefault="00826F46" w:rsidP="00826F46">
      <w:pPr>
        <w:pStyle w:val="Heading6"/>
        <w:tabs>
          <w:tab w:val="left" w:pos="2970"/>
        </w:tabs>
        <w:rPr>
          <w:rFonts w:ascii="Tahoma" w:hAnsi="Tahoma" w:cs="Tahoma"/>
        </w:rPr>
      </w:pPr>
      <w:moveTo w:id="2386" w:author="michael schneider" w:date="2013-12-03T13:03:00Z">
        <w:r w:rsidRPr="001D057E">
          <w:rPr>
            <w:rFonts w:ascii="Tahoma" w:hAnsi="Tahoma" w:cs="Tahoma"/>
          </w:rPr>
          <w:t>User is registered and logged in to the system.</w:t>
        </w:r>
      </w:moveTo>
    </w:p>
    <w:p w14:paraId="18E39FA4" w14:textId="77777777" w:rsidR="00826F46" w:rsidRPr="001D057E" w:rsidRDefault="00826F46" w:rsidP="00826F46">
      <w:pPr>
        <w:pStyle w:val="Heading6"/>
        <w:tabs>
          <w:tab w:val="left" w:pos="2970"/>
        </w:tabs>
        <w:rPr>
          <w:rFonts w:ascii="Tahoma" w:hAnsi="Tahoma" w:cs="Tahoma"/>
        </w:rPr>
      </w:pPr>
      <w:moveTo w:id="2387" w:author="michael schneider" w:date="2013-12-03T13:03:00Z">
        <w:r w:rsidRPr="001D057E">
          <w:rPr>
            <w:rFonts w:ascii="Tahoma" w:hAnsi="Tahoma" w:cs="Tahoma"/>
          </w:rPr>
          <w:t>User is not already flagged by the system as a volunteer.</w:t>
        </w:r>
      </w:moveTo>
    </w:p>
    <w:p w14:paraId="6F700CE6" w14:textId="77777777" w:rsidR="00826F46" w:rsidRPr="001D057E" w:rsidRDefault="00826F46" w:rsidP="00826F46">
      <w:pPr>
        <w:pStyle w:val="Heading5"/>
        <w:ind w:left="2880" w:hanging="1080"/>
        <w:rPr>
          <w:rFonts w:ascii="Tahoma" w:hAnsi="Tahoma" w:cs="Tahoma"/>
        </w:rPr>
      </w:pPr>
      <w:moveTo w:id="2388" w:author="michael schneider" w:date="2013-12-03T13:03:00Z">
        <w:r w:rsidRPr="001D057E">
          <w:rPr>
            <w:rFonts w:ascii="Tahoma" w:hAnsi="Tahoma" w:cs="Tahoma"/>
          </w:rPr>
          <w:t>When the user presses the Sign Up button, the system flags the user as a volunteer, enabling access to volunteer-specific content. E-mail confirmations are sent to the user and administrators. A confirmation is displayed, and the system returns to the previous webpage.</w:t>
        </w:r>
      </w:moveTo>
    </w:p>
    <w:p w14:paraId="38ABC7D8" w14:textId="77777777" w:rsidR="00826F46" w:rsidRPr="001D057E" w:rsidRDefault="00826F46" w:rsidP="00826F46">
      <w:pPr>
        <w:pStyle w:val="Heading4"/>
        <w:ind w:left="2250" w:hanging="810"/>
        <w:pPrChange w:id="2389" w:author="michael schneider" w:date="2013-12-03T13:04:00Z">
          <w:pPr>
            <w:pStyle w:val="Heading3"/>
            <w:tabs>
              <w:tab w:val="left" w:pos="2970"/>
            </w:tabs>
          </w:pPr>
        </w:pPrChange>
      </w:pPr>
      <w:moveTo w:id="2390" w:author="michael schneider" w:date="2013-12-03T13:03:00Z">
        <w:r w:rsidRPr="001D057E">
          <w:lastRenderedPageBreak/>
          <w:t>The system shall allow a volunteer to add, modify, or remove availability timeslots using the Manage Volunteer Availability webpage.</w:t>
        </w:r>
      </w:moveTo>
    </w:p>
    <w:p w14:paraId="311E7FB6" w14:textId="7EB36CBD" w:rsidR="00826F46" w:rsidRPr="00826F46" w:rsidDel="00FF0245" w:rsidRDefault="00826F46" w:rsidP="00826F46">
      <w:pPr>
        <w:pStyle w:val="Heading5"/>
        <w:rPr>
          <w:del w:id="2391" w:author="michael schneider" w:date="2013-12-03T18:14:00Z"/>
          <w:highlight w:val="yellow"/>
          <w:rPrChange w:id="2392" w:author="michael schneider" w:date="2013-12-03T13:05:00Z">
            <w:rPr>
              <w:del w:id="2393" w:author="michael schneider" w:date="2013-12-03T18:14:00Z"/>
            </w:rPr>
          </w:rPrChange>
        </w:rPr>
        <w:pPrChange w:id="2394" w:author="michael schneider" w:date="2013-12-03T13:05:00Z">
          <w:pPr>
            <w:pStyle w:val="Heading4"/>
            <w:tabs>
              <w:tab w:val="left" w:pos="2970"/>
            </w:tabs>
          </w:pPr>
        </w:pPrChange>
      </w:pPr>
      <w:moveTo w:id="2395" w:author="michael schneider" w:date="2013-12-03T13:03:00Z">
        <w:del w:id="2396" w:author="michael schneider" w:date="2013-12-03T18:14:00Z">
          <w:r w:rsidRPr="001D057E" w:rsidDel="00FF0245">
            <w:delText xml:space="preserve"> </w:delText>
          </w:r>
          <w:r w:rsidRPr="00826F46" w:rsidDel="00FF0245">
            <w:rPr>
              <w:highlight w:val="yellow"/>
              <w:rPrChange w:id="2397" w:author="michael schneider" w:date="2013-12-03T13:05:00Z">
                <w:rPr/>
              </w:rPrChange>
            </w:rPr>
            <w:delText>User Interface Design</w:delText>
          </w:r>
        </w:del>
      </w:moveTo>
    </w:p>
    <w:p w14:paraId="7A164593" w14:textId="659B9996" w:rsidR="00826F46" w:rsidRPr="001D057E" w:rsidDel="00826F46" w:rsidRDefault="00826F46" w:rsidP="00E91255">
      <w:pPr>
        <w:pStyle w:val="Heading5"/>
        <w:ind w:left="2970" w:hanging="1170"/>
        <w:rPr>
          <w:del w:id="2398" w:author="michael schneider" w:date="2013-12-03T13:05:00Z"/>
        </w:rPr>
        <w:pPrChange w:id="2399" w:author="michael schneider" w:date="2013-12-03T13:05:00Z">
          <w:pPr>
            <w:pStyle w:val="Heading5"/>
            <w:tabs>
              <w:tab w:val="left" w:pos="2970"/>
            </w:tabs>
          </w:pPr>
        </w:pPrChange>
      </w:pPr>
      <w:moveTo w:id="2400" w:author="michael schneider" w:date="2013-12-03T13:03:00Z">
        <w:del w:id="2401" w:author="michael schneider" w:date="2013-12-03T13:05:00Z">
          <w:r w:rsidRPr="001D057E" w:rsidDel="00826F46">
            <w:delText>&lt;TODO&gt;</w:delText>
          </w:r>
        </w:del>
      </w:moveTo>
    </w:p>
    <w:p w14:paraId="43781E26" w14:textId="274CB839" w:rsidR="00826F46" w:rsidRPr="001D057E" w:rsidDel="00E91255" w:rsidRDefault="00826F46" w:rsidP="00E91255">
      <w:pPr>
        <w:pStyle w:val="Heading5"/>
        <w:ind w:left="2970" w:hanging="1170"/>
        <w:rPr>
          <w:del w:id="2402" w:author="michael schneider" w:date="2013-12-03T13:05:00Z"/>
        </w:rPr>
        <w:pPrChange w:id="2403" w:author="michael schneider" w:date="2013-12-03T13:05:00Z">
          <w:pPr>
            <w:pStyle w:val="Heading4"/>
            <w:tabs>
              <w:tab w:val="left" w:pos="2970"/>
            </w:tabs>
          </w:pPr>
        </w:pPrChange>
      </w:pPr>
      <w:moveTo w:id="2404" w:author="michael schneider" w:date="2013-12-03T13:03:00Z">
        <w:del w:id="2405" w:author="michael schneider" w:date="2013-12-03T13:05:00Z">
          <w:r w:rsidRPr="001D057E" w:rsidDel="00826F46">
            <w:delText xml:space="preserve"> </w:delText>
          </w:r>
          <w:r w:rsidRPr="001D057E" w:rsidDel="00E91255">
            <w:delText>Manage Volunteer Availability webpage</w:delText>
          </w:r>
        </w:del>
      </w:moveTo>
    </w:p>
    <w:p w14:paraId="72297A7C" w14:textId="77777777" w:rsidR="00826F46" w:rsidRPr="001D057E" w:rsidRDefault="00826F46" w:rsidP="00E91255">
      <w:pPr>
        <w:pStyle w:val="Heading5"/>
        <w:tabs>
          <w:tab w:val="left" w:pos="2970"/>
        </w:tabs>
        <w:ind w:left="2970" w:hanging="1170"/>
        <w:rPr>
          <w:rFonts w:ascii="Tahoma" w:hAnsi="Tahoma" w:cs="Tahoma"/>
        </w:rPr>
      </w:pPr>
      <w:moveTo w:id="2406" w:author="michael schneider" w:date="2013-12-03T13:03:00Z">
        <w:r w:rsidRPr="001D057E">
          <w:rPr>
            <w:rFonts w:ascii="Tahoma" w:hAnsi="Tahoma" w:cs="Tahoma"/>
          </w:rPr>
          <w:t>The Manage Volunteer Availability webpage displays all timeslots for which the volunteer has indicated availability. It displays a list of the volunteer’s availability timeslots. For each timeslot, modify and remove buttons are available. Additionally, an add button is available on the page.</w:t>
        </w:r>
      </w:moveTo>
    </w:p>
    <w:p w14:paraId="3C4CC95A" w14:textId="77777777" w:rsidR="00826F46" w:rsidRPr="001D057E" w:rsidRDefault="00826F46" w:rsidP="00E91255">
      <w:pPr>
        <w:pStyle w:val="Heading5"/>
        <w:tabs>
          <w:tab w:val="left" w:pos="2970"/>
        </w:tabs>
        <w:ind w:left="2970" w:hanging="1170"/>
        <w:rPr>
          <w:rFonts w:ascii="Tahoma" w:hAnsi="Tahoma" w:cs="Tahoma"/>
        </w:rPr>
      </w:pPr>
      <w:moveTo w:id="2407" w:author="michael schneider" w:date="2013-12-03T13:03:00Z">
        <w:r w:rsidRPr="001D057E">
          <w:rPr>
            <w:rFonts w:ascii="Tahoma" w:hAnsi="Tahoma" w:cs="Tahoma"/>
          </w:rPr>
          <w:t>The Manage Volunteer Availability webpage and related forms are only available if a user is logged in and registered as a volunteer.</w:t>
        </w:r>
      </w:moveTo>
    </w:p>
    <w:p w14:paraId="68D56785" w14:textId="1BEB748D" w:rsidR="00826F46" w:rsidRPr="001D057E" w:rsidRDefault="00826F46" w:rsidP="00E91255">
      <w:pPr>
        <w:pStyle w:val="Heading5"/>
        <w:ind w:left="2970" w:hanging="1170"/>
        <w:pPrChange w:id="2408" w:author="michael schneider" w:date="2013-12-03T13:06:00Z">
          <w:pPr>
            <w:pStyle w:val="Heading4"/>
            <w:tabs>
              <w:tab w:val="left" w:pos="2970"/>
            </w:tabs>
          </w:pPr>
        </w:pPrChange>
      </w:pPr>
      <w:moveTo w:id="2409" w:author="michael schneider" w:date="2013-12-03T13:03:00Z">
        <w:del w:id="2410" w:author="michael schneider" w:date="2013-12-03T13:06:00Z">
          <w:r w:rsidRPr="001D057E" w:rsidDel="00E91255">
            <w:delText xml:space="preserve"> </w:delText>
          </w:r>
        </w:del>
        <w:r w:rsidRPr="001D057E">
          <w:t>The system shall allow a volunteer to add an availability timeslot by pressing the add button on the Manage Volunteer Availability webpage.</w:t>
        </w:r>
      </w:moveTo>
    </w:p>
    <w:p w14:paraId="5DF153BF" w14:textId="17AE8BE4" w:rsidR="00826F46" w:rsidRPr="001D057E" w:rsidDel="00E91255" w:rsidRDefault="00826F46" w:rsidP="00E91255">
      <w:pPr>
        <w:pStyle w:val="Heading5"/>
        <w:tabs>
          <w:tab w:val="left" w:pos="2970"/>
        </w:tabs>
        <w:ind w:left="3600" w:hanging="1440"/>
        <w:rPr>
          <w:del w:id="2411" w:author="michael schneider" w:date="2013-12-03T13:06:00Z"/>
          <w:rFonts w:ascii="Tahoma" w:hAnsi="Tahoma" w:cs="Tahoma"/>
        </w:rPr>
      </w:pPr>
      <w:moveTo w:id="2412" w:author="michael schneider" w:date="2013-12-03T13:03:00Z">
        <w:del w:id="2413" w:author="michael schneider" w:date="2013-12-03T13:06:00Z">
          <w:r w:rsidRPr="001D057E" w:rsidDel="00E91255">
            <w:rPr>
              <w:rFonts w:ascii="Tahoma" w:hAnsi="Tahoma" w:cs="Tahoma"/>
            </w:rPr>
            <w:delText>Add button</w:delText>
          </w:r>
        </w:del>
      </w:moveTo>
    </w:p>
    <w:p w14:paraId="0E26BEF3" w14:textId="77777777" w:rsidR="00826F46" w:rsidRPr="001D057E" w:rsidRDefault="00826F46" w:rsidP="00E91255">
      <w:pPr>
        <w:pStyle w:val="Heading6"/>
        <w:tabs>
          <w:tab w:val="left" w:pos="2970"/>
        </w:tabs>
        <w:ind w:left="3600" w:hanging="1440"/>
        <w:rPr>
          <w:rFonts w:ascii="Tahoma" w:hAnsi="Tahoma" w:cs="Tahoma"/>
        </w:rPr>
      </w:pPr>
      <w:moveTo w:id="2414" w:author="michael schneider" w:date="2013-12-03T13:03:00Z">
        <w:r w:rsidRPr="001D057E">
          <w:rPr>
            <w:rFonts w:ascii="Tahoma" w:hAnsi="Tahoma" w:cs="Tahoma"/>
          </w:rPr>
          <w:t>When pressed, the add Availability Timeslot Form appears.</w:t>
        </w:r>
      </w:moveTo>
    </w:p>
    <w:p w14:paraId="7F782DB7" w14:textId="77777777" w:rsidR="00826F46" w:rsidRPr="001D057E" w:rsidRDefault="00826F46" w:rsidP="00E91255">
      <w:pPr>
        <w:pStyle w:val="Heading6"/>
        <w:tabs>
          <w:tab w:val="left" w:pos="2970"/>
        </w:tabs>
        <w:ind w:left="3600" w:hanging="1440"/>
        <w:rPr>
          <w:rFonts w:ascii="Tahoma" w:hAnsi="Tahoma" w:cs="Tahoma"/>
        </w:rPr>
      </w:pPr>
      <w:moveTo w:id="2415" w:author="michael schneider" w:date="2013-12-03T13:03:00Z">
        <w:r w:rsidRPr="001D057E">
          <w:rPr>
            <w:rFonts w:ascii="Tahoma" w:hAnsi="Tahoma" w:cs="Tahoma"/>
          </w:rPr>
          <w:t>The system shall allow a volunteer to add an availability timeslot by entering the start time, end time, day, availability, and comment, then pressing the confirm button on the Add Availability Timeslot Form.</w:t>
        </w:r>
      </w:moveTo>
    </w:p>
    <w:p w14:paraId="407EC396" w14:textId="77777777" w:rsidR="00826F46" w:rsidRPr="001D057E" w:rsidRDefault="00826F46" w:rsidP="00E91255">
      <w:pPr>
        <w:pStyle w:val="Heading7"/>
        <w:tabs>
          <w:tab w:val="left" w:pos="2970"/>
        </w:tabs>
        <w:ind w:left="3960" w:hanging="1440"/>
        <w:rPr>
          <w:rFonts w:ascii="Tahoma" w:hAnsi="Tahoma" w:cs="Tahoma"/>
        </w:rPr>
      </w:pPr>
      <w:moveTo w:id="2416" w:author="michael schneider" w:date="2013-12-03T13:03:00Z">
        <w:r w:rsidRPr="001D057E">
          <w:rPr>
            <w:rFonts w:ascii="Tahoma" w:hAnsi="Tahoma" w:cs="Tahoma"/>
          </w:rPr>
          <w:t>Start time</w:t>
        </w:r>
      </w:moveTo>
    </w:p>
    <w:p w14:paraId="5A221FF1" w14:textId="77777777" w:rsidR="00826F46" w:rsidRPr="001D057E" w:rsidRDefault="00826F46" w:rsidP="00826F46">
      <w:pPr>
        <w:pStyle w:val="Heading8"/>
        <w:tabs>
          <w:tab w:val="left" w:pos="2970"/>
        </w:tabs>
        <w:rPr>
          <w:rFonts w:ascii="Tahoma" w:hAnsi="Tahoma" w:cs="Tahoma"/>
        </w:rPr>
      </w:pPr>
      <w:moveTo w:id="2417" w:author="michael schneider" w:date="2013-12-03T13:03:00Z">
        <w:r w:rsidRPr="001D057E">
          <w:rPr>
            <w:rFonts w:ascii="Tahoma" w:hAnsi="Tahoma" w:cs="Tahoma"/>
          </w:rPr>
          <w:t>&lt;start time</w:t>
        </w:r>
        <w:proofErr w:type="gramStart"/>
        <w:r w:rsidRPr="001D057E">
          <w:rPr>
            <w:rFonts w:ascii="Tahoma" w:hAnsi="Tahoma" w:cs="Tahoma"/>
          </w:rPr>
          <w:t>&gt; :</w:t>
        </w:r>
        <w:proofErr w:type="gramEnd"/>
        <w:r w:rsidRPr="001D057E">
          <w:rPr>
            <w:rFonts w:ascii="Tahoma" w:hAnsi="Tahoma" w:cs="Tahoma"/>
          </w:rPr>
          <w:t>:= {time}</w:t>
        </w:r>
      </w:moveTo>
    </w:p>
    <w:p w14:paraId="6A304135" w14:textId="77777777" w:rsidR="00826F46" w:rsidRPr="001D057E" w:rsidRDefault="00826F46" w:rsidP="00826F46">
      <w:pPr>
        <w:pStyle w:val="Heading8"/>
        <w:tabs>
          <w:tab w:val="left" w:pos="2970"/>
        </w:tabs>
        <w:rPr>
          <w:rFonts w:ascii="Tahoma" w:hAnsi="Tahoma" w:cs="Tahoma"/>
        </w:rPr>
      </w:pPr>
      <w:moveTo w:id="2418" w:author="michael schneider" w:date="2013-12-03T13:03:00Z">
        <w:r w:rsidRPr="001D057E">
          <w:rPr>
            <w:rFonts w:ascii="Tahoma" w:hAnsi="Tahoma" w:cs="Tahoma"/>
          </w:rPr>
          <w:t>&lt;start time&gt; &lt; &lt;end time&gt;</w:t>
        </w:r>
      </w:moveTo>
    </w:p>
    <w:p w14:paraId="5842743B" w14:textId="77777777" w:rsidR="00826F46" w:rsidRPr="001D057E" w:rsidRDefault="00826F46" w:rsidP="00E91255">
      <w:pPr>
        <w:pStyle w:val="Heading8"/>
        <w:tabs>
          <w:tab w:val="left" w:pos="2970"/>
        </w:tabs>
        <w:ind w:left="4320" w:hanging="1440"/>
        <w:rPr>
          <w:rFonts w:ascii="Tahoma" w:hAnsi="Tahoma" w:cs="Tahoma"/>
        </w:rPr>
      </w:pPr>
      <w:moveTo w:id="2419" w:author="michael schneider" w:date="2013-12-03T13:03:00Z">
        <w:r w:rsidRPr="001D057E">
          <w:rPr>
            <w:rFonts w:ascii="Tahoma" w:hAnsi="Tahoma" w:cs="Tahoma"/>
          </w:rPr>
          <w:t>If the entered start time is left blank and the confirm button is pressed, the system shall display “Please enter a start time.” in a box next to the field.</w:t>
        </w:r>
      </w:moveTo>
    </w:p>
    <w:p w14:paraId="0871DD72" w14:textId="77777777" w:rsidR="00826F46" w:rsidRPr="001D057E" w:rsidRDefault="00826F46" w:rsidP="00E91255">
      <w:pPr>
        <w:pStyle w:val="Heading8"/>
        <w:tabs>
          <w:tab w:val="left" w:pos="2970"/>
        </w:tabs>
        <w:ind w:left="4320" w:hanging="1440"/>
        <w:rPr>
          <w:rFonts w:ascii="Tahoma" w:hAnsi="Tahoma" w:cs="Tahoma"/>
        </w:rPr>
      </w:pPr>
      <w:moveTo w:id="2420" w:author="michael schneider" w:date="2013-12-03T13:03:00Z">
        <w:r w:rsidRPr="001D057E">
          <w:rPr>
            <w:rFonts w:ascii="Tahoma" w:hAnsi="Tahoma" w:cs="Tahoma"/>
          </w:rPr>
          <w:t>If the entered start time is not earlier than the entered end time and the confirm button is pressed, the system shall display “Start time must be earlier than end time.” in a box next to the field.</w:t>
        </w:r>
      </w:moveTo>
    </w:p>
    <w:p w14:paraId="13490202" w14:textId="77777777" w:rsidR="00826F46" w:rsidRPr="001D057E" w:rsidRDefault="00826F46" w:rsidP="00E91255">
      <w:pPr>
        <w:pStyle w:val="Heading7"/>
        <w:tabs>
          <w:tab w:val="left" w:pos="2970"/>
        </w:tabs>
        <w:ind w:left="3960" w:hanging="1440"/>
        <w:rPr>
          <w:rFonts w:ascii="Tahoma" w:hAnsi="Tahoma" w:cs="Tahoma"/>
        </w:rPr>
      </w:pPr>
      <w:moveTo w:id="2421" w:author="michael schneider" w:date="2013-12-03T13:03:00Z">
        <w:r w:rsidRPr="001D057E">
          <w:rPr>
            <w:rFonts w:ascii="Tahoma" w:hAnsi="Tahoma" w:cs="Tahoma"/>
          </w:rPr>
          <w:t>End time</w:t>
        </w:r>
      </w:moveTo>
    </w:p>
    <w:p w14:paraId="72DEC4EA" w14:textId="77777777" w:rsidR="00826F46" w:rsidRPr="001D057E" w:rsidRDefault="00826F46" w:rsidP="00826F46">
      <w:pPr>
        <w:pStyle w:val="Heading8"/>
        <w:tabs>
          <w:tab w:val="left" w:pos="2970"/>
        </w:tabs>
        <w:rPr>
          <w:rFonts w:ascii="Tahoma" w:hAnsi="Tahoma" w:cs="Tahoma"/>
        </w:rPr>
      </w:pPr>
      <w:moveTo w:id="2422" w:author="michael schneider" w:date="2013-12-03T13:03:00Z">
        <w:r w:rsidRPr="001D057E">
          <w:rPr>
            <w:rFonts w:ascii="Tahoma" w:hAnsi="Tahoma" w:cs="Tahoma"/>
          </w:rPr>
          <w:t>&lt;end time</w:t>
        </w:r>
        <w:proofErr w:type="gramStart"/>
        <w:r w:rsidRPr="001D057E">
          <w:rPr>
            <w:rFonts w:ascii="Tahoma" w:hAnsi="Tahoma" w:cs="Tahoma"/>
          </w:rPr>
          <w:t>&gt; :</w:t>
        </w:r>
        <w:proofErr w:type="gramEnd"/>
        <w:r w:rsidRPr="001D057E">
          <w:rPr>
            <w:rFonts w:ascii="Tahoma" w:hAnsi="Tahoma" w:cs="Tahoma"/>
          </w:rPr>
          <w:t>:= {time}</w:t>
        </w:r>
      </w:moveTo>
    </w:p>
    <w:p w14:paraId="67353C11" w14:textId="77777777" w:rsidR="00826F46" w:rsidRPr="001D057E" w:rsidRDefault="00826F46" w:rsidP="00E91255">
      <w:pPr>
        <w:pStyle w:val="Heading8"/>
        <w:tabs>
          <w:tab w:val="left" w:pos="2970"/>
        </w:tabs>
        <w:ind w:left="4320" w:hanging="1440"/>
        <w:rPr>
          <w:rFonts w:ascii="Tahoma" w:hAnsi="Tahoma" w:cs="Tahoma"/>
        </w:rPr>
      </w:pPr>
      <w:moveTo w:id="2423" w:author="michael schneider" w:date="2013-12-03T13:03:00Z">
        <w:r w:rsidRPr="001D057E">
          <w:rPr>
            <w:rFonts w:ascii="Tahoma" w:hAnsi="Tahoma" w:cs="Tahoma"/>
          </w:rPr>
          <w:t>If the entered end time is left blank and the confirm button is pressed, the system shall display “Please enter an end time.” in a box next to the field.</w:t>
        </w:r>
      </w:moveTo>
    </w:p>
    <w:p w14:paraId="004E4A25" w14:textId="77777777" w:rsidR="00826F46" w:rsidRPr="001D057E" w:rsidRDefault="00826F46" w:rsidP="00E91255">
      <w:pPr>
        <w:pStyle w:val="Heading7"/>
        <w:tabs>
          <w:tab w:val="left" w:pos="2970"/>
        </w:tabs>
        <w:ind w:left="3960" w:hanging="1440"/>
        <w:rPr>
          <w:rFonts w:ascii="Tahoma" w:hAnsi="Tahoma" w:cs="Tahoma"/>
        </w:rPr>
      </w:pPr>
      <w:moveTo w:id="2424" w:author="michael schneider" w:date="2013-12-03T13:03:00Z">
        <w:r w:rsidRPr="001D057E">
          <w:rPr>
            <w:rFonts w:ascii="Tahoma" w:hAnsi="Tahoma" w:cs="Tahoma"/>
          </w:rPr>
          <w:t>Day</w:t>
        </w:r>
      </w:moveTo>
    </w:p>
    <w:p w14:paraId="567F2B7B" w14:textId="77777777" w:rsidR="00826F46" w:rsidRPr="001D057E" w:rsidRDefault="00826F46" w:rsidP="00E91255">
      <w:pPr>
        <w:pStyle w:val="Heading8"/>
        <w:tabs>
          <w:tab w:val="left" w:pos="2970"/>
        </w:tabs>
        <w:ind w:left="4320" w:hanging="1440"/>
        <w:rPr>
          <w:rFonts w:ascii="Tahoma" w:hAnsi="Tahoma" w:cs="Tahoma"/>
        </w:rPr>
      </w:pPr>
      <w:moveTo w:id="2425" w:author="michael schneider" w:date="2013-12-03T13:03:00Z">
        <w:r w:rsidRPr="001D057E">
          <w:rPr>
            <w:rFonts w:ascii="Tahoma" w:hAnsi="Tahoma" w:cs="Tahoma"/>
          </w:rPr>
          <w:t>The system shall allow the volunteer to indicate whether this day is a single occurrence or repeats weekly.</w:t>
        </w:r>
      </w:moveTo>
    </w:p>
    <w:p w14:paraId="67B3F6CF" w14:textId="77777777" w:rsidR="00826F46" w:rsidRPr="001D057E" w:rsidRDefault="00826F46" w:rsidP="00826F46">
      <w:pPr>
        <w:pStyle w:val="Heading8"/>
        <w:tabs>
          <w:tab w:val="left" w:pos="2970"/>
        </w:tabs>
        <w:rPr>
          <w:rFonts w:ascii="Tahoma" w:hAnsi="Tahoma" w:cs="Tahoma"/>
        </w:rPr>
      </w:pPr>
      <w:moveTo w:id="2426" w:author="michael schneider" w:date="2013-12-03T13:03:00Z">
        <w:r w:rsidRPr="001D057E">
          <w:rPr>
            <w:rFonts w:ascii="Tahoma" w:hAnsi="Tahoma" w:cs="Tahoma"/>
          </w:rPr>
          <w:t>&lt;single occurrence day</w:t>
        </w:r>
        <w:proofErr w:type="gramStart"/>
        <w:r w:rsidRPr="001D057E">
          <w:rPr>
            <w:rFonts w:ascii="Tahoma" w:hAnsi="Tahoma" w:cs="Tahoma"/>
          </w:rPr>
          <w:t>&gt; :</w:t>
        </w:r>
        <w:proofErr w:type="gramEnd"/>
        <w:r w:rsidRPr="001D057E">
          <w:rPr>
            <w:rFonts w:ascii="Tahoma" w:hAnsi="Tahoma" w:cs="Tahoma"/>
          </w:rPr>
          <w:t>:= {date}</w:t>
        </w:r>
      </w:moveTo>
    </w:p>
    <w:p w14:paraId="7E10455A" w14:textId="77777777" w:rsidR="00826F46" w:rsidRPr="001D057E" w:rsidRDefault="00826F46" w:rsidP="00E91255">
      <w:pPr>
        <w:pStyle w:val="Heading8"/>
        <w:tabs>
          <w:tab w:val="left" w:pos="2970"/>
        </w:tabs>
        <w:ind w:left="4320" w:hanging="1440"/>
        <w:rPr>
          <w:rFonts w:ascii="Tahoma" w:hAnsi="Tahoma" w:cs="Tahoma"/>
        </w:rPr>
      </w:pPr>
      <w:moveTo w:id="2427" w:author="michael schneider" w:date="2013-12-03T13:03:00Z">
        <w:r w:rsidRPr="001D057E">
          <w:rPr>
            <w:rFonts w:ascii="Tahoma" w:hAnsi="Tahoma" w:cs="Tahoma"/>
          </w:rPr>
          <w:t>&lt;repeats weekly day</w:t>
        </w:r>
        <w:proofErr w:type="gramStart"/>
        <w:r w:rsidRPr="001D057E">
          <w:rPr>
            <w:rFonts w:ascii="Tahoma" w:hAnsi="Tahoma" w:cs="Tahoma"/>
          </w:rPr>
          <w:t>&gt; :</w:t>
        </w:r>
        <w:proofErr w:type="gramEnd"/>
        <w:r w:rsidRPr="001D057E">
          <w:rPr>
            <w:rFonts w:ascii="Tahoma" w:hAnsi="Tahoma" w:cs="Tahoma"/>
          </w:rPr>
          <w:t>:= Monday | Tuesday | Wednesday | Thursday | Friday | Saturday | Sunday</w:t>
        </w:r>
      </w:moveTo>
    </w:p>
    <w:p w14:paraId="51418BF3" w14:textId="77777777" w:rsidR="00826F46" w:rsidRPr="001D057E" w:rsidRDefault="00826F46" w:rsidP="00E91255">
      <w:pPr>
        <w:pStyle w:val="Heading8"/>
        <w:tabs>
          <w:tab w:val="left" w:pos="2970"/>
        </w:tabs>
        <w:ind w:left="4410" w:hanging="1530"/>
        <w:rPr>
          <w:rFonts w:ascii="Tahoma" w:hAnsi="Tahoma" w:cs="Tahoma"/>
        </w:rPr>
      </w:pPr>
      <w:moveTo w:id="2428" w:author="michael schneider" w:date="2013-12-03T13:03:00Z">
        <w:r w:rsidRPr="001D057E">
          <w:rPr>
            <w:rFonts w:ascii="Tahoma" w:hAnsi="Tahoma" w:cs="Tahoma"/>
          </w:rPr>
          <w:lastRenderedPageBreak/>
          <w:t xml:space="preserve">If the day is left blank and the confirm button is pressed, the system shall display “Please enter a day”. </w:t>
        </w:r>
        <w:proofErr w:type="gramStart"/>
        <w:r w:rsidRPr="001D057E">
          <w:rPr>
            <w:rFonts w:ascii="Tahoma" w:hAnsi="Tahoma" w:cs="Tahoma"/>
          </w:rPr>
          <w:t>in</w:t>
        </w:r>
        <w:proofErr w:type="gramEnd"/>
        <w:r w:rsidRPr="001D057E">
          <w:rPr>
            <w:rFonts w:ascii="Tahoma" w:hAnsi="Tahoma" w:cs="Tahoma"/>
          </w:rPr>
          <w:t xml:space="preserve"> a box next to the field.</w:t>
        </w:r>
      </w:moveTo>
    </w:p>
    <w:p w14:paraId="5AA2C5AA" w14:textId="77777777" w:rsidR="00826F46" w:rsidRPr="001D057E" w:rsidRDefault="00826F46" w:rsidP="00E91255">
      <w:pPr>
        <w:pStyle w:val="Heading7"/>
        <w:tabs>
          <w:tab w:val="left" w:pos="2970"/>
        </w:tabs>
        <w:ind w:left="3960" w:hanging="1440"/>
        <w:rPr>
          <w:rFonts w:ascii="Tahoma" w:hAnsi="Tahoma" w:cs="Tahoma"/>
        </w:rPr>
      </w:pPr>
      <w:moveTo w:id="2429" w:author="michael schneider" w:date="2013-12-03T13:03:00Z">
        <w:r w:rsidRPr="001D057E">
          <w:rPr>
            <w:rFonts w:ascii="Tahoma" w:hAnsi="Tahoma" w:cs="Tahoma"/>
          </w:rPr>
          <w:t>Availability</w:t>
        </w:r>
      </w:moveTo>
    </w:p>
    <w:p w14:paraId="3185E32D" w14:textId="77777777" w:rsidR="00826F46" w:rsidRPr="001D057E" w:rsidRDefault="00826F46" w:rsidP="00E91255">
      <w:pPr>
        <w:pStyle w:val="Heading8"/>
        <w:tabs>
          <w:tab w:val="left" w:pos="2970"/>
        </w:tabs>
        <w:ind w:left="4320" w:hanging="1440"/>
        <w:rPr>
          <w:rFonts w:ascii="Tahoma" w:hAnsi="Tahoma" w:cs="Tahoma"/>
        </w:rPr>
      </w:pPr>
      <w:moveTo w:id="2430" w:author="michael schneider" w:date="2013-12-03T13:03:00Z">
        <w:r w:rsidRPr="001D057E">
          <w:rPr>
            <w:rFonts w:ascii="Tahoma" w:hAnsi="Tahoma" w:cs="Tahoma"/>
          </w:rPr>
          <w:t>True if volunteer is available to work during this timeslot, false if not.</w:t>
        </w:r>
      </w:moveTo>
    </w:p>
    <w:p w14:paraId="7868F5B5" w14:textId="77777777" w:rsidR="00826F46" w:rsidRPr="001D057E" w:rsidRDefault="00826F46" w:rsidP="00E91255">
      <w:pPr>
        <w:pStyle w:val="Heading7"/>
        <w:tabs>
          <w:tab w:val="left" w:pos="2970"/>
        </w:tabs>
        <w:ind w:left="3960" w:hanging="1440"/>
        <w:rPr>
          <w:rFonts w:ascii="Tahoma" w:hAnsi="Tahoma" w:cs="Tahoma"/>
        </w:rPr>
      </w:pPr>
      <w:moveTo w:id="2431" w:author="michael schneider" w:date="2013-12-03T13:03:00Z">
        <w:r w:rsidRPr="001D057E">
          <w:rPr>
            <w:rFonts w:ascii="Tahoma" w:hAnsi="Tahoma" w:cs="Tahoma"/>
          </w:rPr>
          <w:t>Comment</w:t>
        </w:r>
      </w:moveTo>
    </w:p>
    <w:p w14:paraId="6DA72214" w14:textId="77777777" w:rsidR="00826F46" w:rsidRPr="001D057E" w:rsidRDefault="00826F46" w:rsidP="00826F46">
      <w:pPr>
        <w:pStyle w:val="Heading8"/>
        <w:tabs>
          <w:tab w:val="left" w:pos="2970"/>
        </w:tabs>
        <w:rPr>
          <w:rFonts w:ascii="Tahoma" w:hAnsi="Tahoma" w:cs="Tahoma"/>
        </w:rPr>
      </w:pPr>
      <w:moveTo w:id="2432" w:author="michael schneider" w:date="2013-12-03T13:03:00Z">
        <w:r w:rsidRPr="001D057E">
          <w:rPr>
            <w:rFonts w:ascii="Tahoma" w:hAnsi="Tahoma" w:cs="Tahoma"/>
          </w:rPr>
          <w:t>&lt;comment</w:t>
        </w:r>
        <w:proofErr w:type="gramStart"/>
        <w:r w:rsidRPr="001D057E">
          <w:rPr>
            <w:rFonts w:ascii="Tahoma" w:hAnsi="Tahoma" w:cs="Tahoma"/>
          </w:rPr>
          <w:t>&gt; :</w:t>
        </w:r>
        <w:proofErr w:type="gramEnd"/>
        <w:r w:rsidRPr="001D057E">
          <w:rPr>
            <w:rFonts w:ascii="Tahoma" w:hAnsi="Tahoma" w:cs="Tahoma"/>
          </w:rPr>
          <w:t xml:space="preserve">:= </w:t>
        </w:r>
        <w:r w:rsidRPr="001D057E">
          <w:rPr>
            <w:rFonts w:ascii="Tahoma" w:hAnsi="Tahoma" w:cs="Tahoma"/>
            <w:vertAlign w:val="superscript"/>
          </w:rPr>
          <w:t>1</w:t>
        </w:r>
        <w:r w:rsidRPr="001D057E">
          <w:rPr>
            <w:rFonts w:ascii="Tahoma" w:hAnsi="Tahoma" w:cs="Tahoma"/>
          </w:rPr>
          <w:t>{alpha_numeric}</w:t>
        </w:r>
        <w:r w:rsidRPr="001D057E">
          <w:rPr>
            <w:rFonts w:ascii="Tahoma" w:hAnsi="Tahoma" w:cs="Tahoma"/>
            <w:vertAlign w:val="superscript"/>
          </w:rPr>
          <w:t>500</w:t>
        </w:r>
      </w:moveTo>
    </w:p>
    <w:p w14:paraId="3FD346E3" w14:textId="77777777" w:rsidR="00826F46" w:rsidRPr="001D057E" w:rsidRDefault="00826F46" w:rsidP="00E91255">
      <w:pPr>
        <w:pStyle w:val="Heading7"/>
        <w:tabs>
          <w:tab w:val="left" w:pos="2970"/>
        </w:tabs>
        <w:ind w:left="3960" w:hanging="1440"/>
        <w:rPr>
          <w:rFonts w:ascii="Tahoma" w:hAnsi="Tahoma" w:cs="Tahoma"/>
        </w:rPr>
      </w:pPr>
      <w:moveTo w:id="2433" w:author="michael schneider" w:date="2013-12-03T13:03:00Z">
        <w:r w:rsidRPr="001D057E">
          <w:rPr>
            <w:rFonts w:ascii="Tahoma" w:hAnsi="Tahoma" w:cs="Tahoma"/>
          </w:rPr>
          <w:t>Confirm button</w:t>
        </w:r>
      </w:moveTo>
    </w:p>
    <w:p w14:paraId="2753426A" w14:textId="77777777" w:rsidR="00826F46" w:rsidRPr="001D057E" w:rsidRDefault="00826F46" w:rsidP="00E91255">
      <w:pPr>
        <w:pStyle w:val="Heading8"/>
        <w:tabs>
          <w:tab w:val="left" w:pos="2970"/>
        </w:tabs>
        <w:ind w:left="4320" w:hanging="1440"/>
        <w:rPr>
          <w:rFonts w:ascii="Tahoma" w:hAnsi="Tahoma" w:cs="Tahoma"/>
        </w:rPr>
      </w:pPr>
      <w:moveTo w:id="2434" w:author="michael schneider" w:date="2013-12-03T13:03:00Z">
        <w:r w:rsidRPr="001D057E">
          <w:rPr>
            <w:rFonts w:ascii="Tahoma" w:hAnsi="Tahoma" w:cs="Tahoma"/>
          </w:rPr>
          <w:t xml:space="preserve">When the confirm button is pressed, the timeslot is committed to the system. The Manage Volunteer Availability webpage is displayed again, including the newly added timeslot. </w:t>
        </w:r>
      </w:moveTo>
    </w:p>
    <w:p w14:paraId="4027AF14" w14:textId="77777777" w:rsidR="00826F46" w:rsidRPr="001D057E" w:rsidRDefault="00826F46" w:rsidP="0042661B">
      <w:pPr>
        <w:pStyle w:val="Heading5"/>
        <w:pPrChange w:id="2435" w:author="michael schneider" w:date="2013-12-03T13:09:00Z">
          <w:pPr>
            <w:pStyle w:val="Heading4"/>
            <w:tabs>
              <w:tab w:val="left" w:pos="2970"/>
            </w:tabs>
          </w:pPr>
        </w:pPrChange>
      </w:pPr>
      <w:moveTo w:id="2436" w:author="michael schneider" w:date="2013-12-03T13:03:00Z">
        <w:r w:rsidRPr="001D057E">
          <w:t>The system shall allow a volunteer to modify an availability timeslot by selecting a timeslot and pressing the modify button.</w:t>
        </w:r>
      </w:moveTo>
    </w:p>
    <w:p w14:paraId="4D74728C" w14:textId="3133C3EB" w:rsidR="00826F46" w:rsidRPr="001D057E" w:rsidDel="0042661B" w:rsidRDefault="00826F46" w:rsidP="0042661B">
      <w:pPr>
        <w:pStyle w:val="Heading6"/>
        <w:ind w:left="3420" w:hanging="1260"/>
        <w:rPr>
          <w:del w:id="2437" w:author="michael schneider" w:date="2013-12-03T13:09:00Z"/>
        </w:rPr>
        <w:pPrChange w:id="2438" w:author="michael schneider" w:date="2013-12-03T13:09:00Z">
          <w:pPr>
            <w:pStyle w:val="Heading5"/>
            <w:tabs>
              <w:tab w:val="left" w:pos="2970"/>
            </w:tabs>
          </w:pPr>
        </w:pPrChange>
      </w:pPr>
      <w:moveTo w:id="2439" w:author="michael schneider" w:date="2013-12-03T13:03:00Z">
        <w:del w:id="2440" w:author="michael schneider" w:date="2013-12-03T13:09:00Z">
          <w:r w:rsidRPr="001D057E" w:rsidDel="0042661B">
            <w:delText>Modify button</w:delText>
          </w:r>
        </w:del>
      </w:moveTo>
    </w:p>
    <w:p w14:paraId="075B4E5D" w14:textId="77777777" w:rsidR="00826F46" w:rsidRPr="001D057E" w:rsidRDefault="00826F46" w:rsidP="0042661B">
      <w:pPr>
        <w:pStyle w:val="Heading6"/>
        <w:tabs>
          <w:tab w:val="left" w:pos="2970"/>
        </w:tabs>
        <w:ind w:left="3420" w:hanging="1260"/>
        <w:rPr>
          <w:rFonts w:ascii="Tahoma" w:hAnsi="Tahoma" w:cs="Tahoma"/>
        </w:rPr>
      </w:pPr>
      <w:moveTo w:id="2441" w:author="michael schneider" w:date="2013-12-03T13:03:00Z">
        <w:r w:rsidRPr="001D057E">
          <w:rPr>
            <w:rFonts w:ascii="Tahoma" w:hAnsi="Tahoma" w:cs="Tahoma"/>
          </w:rPr>
          <w:t>When the modify button for an availability timeslot is pressed, the Modify Timeslot Form appears, containing data from the selected timeslot.</w:t>
        </w:r>
      </w:moveTo>
    </w:p>
    <w:p w14:paraId="54D9EFAB" w14:textId="77777777" w:rsidR="00826F46" w:rsidRPr="001D057E" w:rsidRDefault="00826F46" w:rsidP="0042661B">
      <w:pPr>
        <w:pStyle w:val="Heading6"/>
        <w:tabs>
          <w:tab w:val="left" w:pos="2970"/>
        </w:tabs>
        <w:ind w:left="3420" w:hanging="1260"/>
        <w:rPr>
          <w:rFonts w:ascii="Tahoma" w:hAnsi="Tahoma" w:cs="Tahoma"/>
        </w:rPr>
      </w:pPr>
      <w:moveTo w:id="2442" w:author="michael schneider" w:date="2013-12-03T13:03:00Z">
        <w:r w:rsidRPr="001D057E">
          <w:rPr>
            <w:rFonts w:ascii="Tahoma" w:hAnsi="Tahoma" w:cs="Tahoma"/>
          </w:rPr>
          <w:t>Modify Timeslot Form</w:t>
        </w:r>
      </w:moveTo>
    </w:p>
    <w:p w14:paraId="47CC6191" w14:textId="77777777" w:rsidR="00826F46" w:rsidRPr="001D057E" w:rsidRDefault="00826F46" w:rsidP="0042661B">
      <w:pPr>
        <w:pStyle w:val="Heading7"/>
        <w:tabs>
          <w:tab w:val="left" w:pos="2970"/>
        </w:tabs>
        <w:ind w:left="3870" w:hanging="1350"/>
        <w:rPr>
          <w:rFonts w:ascii="Tahoma" w:hAnsi="Tahoma" w:cs="Tahoma"/>
        </w:rPr>
      </w:pPr>
      <w:moveTo w:id="2443" w:author="michael schneider" w:date="2013-12-03T13:03:00Z">
        <w:r w:rsidRPr="001D057E">
          <w:rPr>
            <w:rFonts w:ascii="Tahoma" w:hAnsi="Tahoma" w:cs="Tahoma"/>
          </w:rPr>
          <w:t>The Modify Timeslot Form functions exactly the same as the Add Availability Timeslot form, except that:</w:t>
        </w:r>
      </w:moveTo>
    </w:p>
    <w:p w14:paraId="06C7C77A" w14:textId="77777777" w:rsidR="00826F46" w:rsidRPr="001D057E" w:rsidRDefault="00826F46" w:rsidP="0042661B">
      <w:pPr>
        <w:pStyle w:val="Heading8"/>
        <w:tabs>
          <w:tab w:val="left" w:pos="2970"/>
        </w:tabs>
        <w:ind w:left="4320" w:hanging="1440"/>
        <w:rPr>
          <w:rFonts w:ascii="Tahoma" w:hAnsi="Tahoma" w:cs="Tahoma"/>
        </w:rPr>
      </w:pPr>
      <w:moveTo w:id="2444" w:author="michael schneider" w:date="2013-12-03T13:03:00Z">
        <w:r w:rsidRPr="001D057E">
          <w:rPr>
            <w:rFonts w:ascii="Tahoma" w:hAnsi="Tahoma" w:cs="Tahoma"/>
          </w:rPr>
          <w:t>When the form appears, the start time, end time, availability, and comment fields are pre-populated with data from the selected availability timeslot.</w:t>
        </w:r>
      </w:moveTo>
    </w:p>
    <w:p w14:paraId="393C57F5" w14:textId="77777777" w:rsidR="00826F46" w:rsidRPr="001D057E" w:rsidRDefault="00826F46" w:rsidP="0042661B">
      <w:pPr>
        <w:pStyle w:val="Heading8"/>
        <w:tabs>
          <w:tab w:val="left" w:pos="2970"/>
        </w:tabs>
        <w:ind w:left="4320" w:hanging="1440"/>
        <w:rPr>
          <w:rFonts w:ascii="Tahoma" w:hAnsi="Tahoma" w:cs="Tahoma"/>
        </w:rPr>
      </w:pPr>
      <w:moveTo w:id="2445" w:author="michael schneider" w:date="2013-12-03T13:03:00Z">
        <w:r w:rsidRPr="001D057E">
          <w:rPr>
            <w:rFonts w:ascii="Tahoma" w:hAnsi="Tahoma" w:cs="Tahoma"/>
          </w:rPr>
          <w:t>When the confirm button is pressed, the system updates the existing timeslot instead of creating a new timeslot.</w:t>
        </w:r>
      </w:moveTo>
    </w:p>
    <w:p w14:paraId="5B07142A" w14:textId="77777777" w:rsidR="00826F46" w:rsidRPr="001D057E" w:rsidRDefault="00826F46" w:rsidP="0042661B">
      <w:pPr>
        <w:pStyle w:val="Heading5"/>
        <w:pPrChange w:id="2446" w:author="michael schneider" w:date="2013-12-03T13:10:00Z">
          <w:pPr>
            <w:pStyle w:val="Heading4"/>
            <w:tabs>
              <w:tab w:val="left" w:pos="2970"/>
            </w:tabs>
          </w:pPr>
        </w:pPrChange>
      </w:pPr>
      <w:moveTo w:id="2447" w:author="michael schneider" w:date="2013-12-03T13:03:00Z">
        <w:r w:rsidRPr="001D057E">
          <w:t>The system shall allow a volunteer to remove an availability timeslot by selecting a timeslot and pressing the remove button.</w:t>
        </w:r>
      </w:moveTo>
    </w:p>
    <w:p w14:paraId="399D7802" w14:textId="7D7CB037" w:rsidR="00826F46" w:rsidRPr="001D057E" w:rsidRDefault="00826F46" w:rsidP="0042661B">
      <w:pPr>
        <w:pStyle w:val="Heading6"/>
        <w:ind w:left="3330" w:hanging="1170"/>
        <w:pPrChange w:id="2448" w:author="michael schneider" w:date="2013-12-03T13:10:00Z">
          <w:pPr>
            <w:pStyle w:val="Heading5"/>
            <w:tabs>
              <w:tab w:val="left" w:pos="2970"/>
            </w:tabs>
          </w:pPr>
        </w:pPrChange>
      </w:pPr>
      <w:moveTo w:id="2449" w:author="michael schneider" w:date="2013-12-03T13:03:00Z">
        <w:r w:rsidRPr="001D057E">
          <w:t xml:space="preserve">When the remove button for an availability timeslot is pressed, the timeslot is removed from the system. The Manage Volunteer Availability webpage is displayed again, excluding the removed timeslot. </w:t>
        </w:r>
      </w:moveTo>
    </w:p>
    <w:p w14:paraId="151F03AD" w14:textId="6822F36F" w:rsidR="00FA4B45" w:rsidRPr="008A340E" w:rsidRDefault="00FA4B45" w:rsidP="00FA4B45">
      <w:pPr>
        <w:pStyle w:val="Heading3"/>
        <w:ind w:left="1890" w:hanging="810"/>
        <w:rPr>
          <w:rFonts w:ascii="Tahoma" w:hAnsi="Tahoma" w:cs="Tahoma"/>
          <w:b w:val="0"/>
          <w:rPrChange w:id="2450" w:author="michael schneider" w:date="2013-12-03T15:19:00Z">
            <w:rPr/>
          </w:rPrChange>
        </w:rPr>
        <w:pPrChange w:id="2451" w:author="michael schneider" w:date="2013-12-03T13:13:00Z">
          <w:pPr>
            <w:pStyle w:val="Heading2"/>
            <w:tabs>
              <w:tab w:val="left" w:pos="2970"/>
            </w:tabs>
          </w:pPr>
        </w:pPrChange>
      </w:pPr>
      <w:moveToRangeStart w:id="2452" w:author="michael schneider" w:date="2013-12-03T13:13:00Z" w:name="move373839709"/>
      <w:moveToRangeEnd w:id="2366"/>
      <w:moveTo w:id="2453" w:author="michael schneider" w:date="2013-12-03T13:13:00Z">
        <w:r w:rsidRPr="008A340E">
          <w:rPr>
            <w:rFonts w:ascii="Tahoma" w:hAnsi="Tahoma" w:cs="Tahoma"/>
            <w:b w:val="0"/>
            <w:rPrChange w:id="2454" w:author="michael schneider" w:date="2013-12-03T15:19:00Z">
              <w:rPr/>
            </w:rPrChange>
          </w:rPr>
          <w:t>The system shall allow a volunteer to view the days and times scheduled to do volunteer work by visiting the View Volunteer Schedule webpage.</w:t>
        </w:r>
      </w:moveTo>
    </w:p>
    <w:p w14:paraId="42DF56F6" w14:textId="6C848AD6" w:rsidR="009B2E76" w:rsidRPr="009B2E76" w:rsidRDefault="00FA4B45" w:rsidP="009B2E76">
      <w:pPr>
        <w:pStyle w:val="Heading4"/>
        <w:numPr>
          <w:ilvl w:val="0"/>
          <w:numId w:val="0"/>
        </w:numPr>
        <w:ind w:left="2160"/>
        <w:rPr>
          <w:rPrChange w:id="2455" w:author="michael schneider" w:date="2013-12-03T18:10:00Z">
            <w:rPr/>
          </w:rPrChange>
        </w:rPr>
        <w:pPrChange w:id="2456" w:author="michael schneider" w:date="2013-12-03T18:10:00Z">
          <w:pPr>
            <w:pStyle w:val="Heading3"/>
            <w:tabs>
              <w:tab w:val="left" w:pos="2970"/>
            </w:tabs>
          </w:pPr>
        </w:pPrChange>
      </w:pPr>
      <w:moveTo w:id="2457" w:author="michael schneider" w:date="2013-12-03T13:13:00Z">
        <w:del w:id="2458" w:author="michael schneider" w:date="2013-12-03T18:12:00Z">
          <w:r w:rsidRPr="009B2E76" w:rsidDel="009B2E76">
            <w:rPr>
              <w:rPrChange w:id="2459" w:author="michael schneider" w:date="2013-12-03T18:10:00Z">
                <w:rPr/>
              </w:rPrChange>
            </w:rPr>
            <w:delText>User Interface Design</w:delText>
          </w:r>
        </w:del>
      </w:moveTo>
    </w:p>
    <w:p w14:paraId="6D7445AC" w14:textId="47B03C0A" w:rsidR="00FA4B45" w:rsidRPr="001D057E" w:rsidDel="00FA4B45" w:rsidRDefault="00FA4B45" w:rsidP="00FA4B45">
      <w:pPr>
        <w:pStyle w:val="Heading4"/>
        <w:rPr>
          <w:del w:id="2460" w:author="michael schneider" w:date="2013-12-03T13:14:00Z"/>
        </w:rPr>
        <w:pPrChange w:id="2461" w:author="michael schneider" w:date="2013-12-03T13:14:00Z">
          <w:pPr>
            <w:pStyle w:val="Heading4"/>
            <w:tabs>
              <w:tab w:val="left" w:pos="2970"/>
            </w:tabs>
          </w:pPr>
        </w:pPrChange>
      </w:pPr>
      <w:moveTo w:id="2462" w:author="michael schneider" w:date="2013-12-03T13:13:00Z">
        <w:del w:id="2463" w:author="michael schneider" w:date="2013-12-03T13:14:00Z">
          <w:r w:rsidRPr="001D057E" w:rsidDel="00FA4B45">
            <w:delText>&lt;TODO&gt;</w:delText>
          </w:r>
        </w:del>
      </w:moveTo>
    </w:p>
    <w:p w14:paraId="20A1CE79" w14:textId="77777777" w:rsidR="00FA4B45" w:rsidRPr="001D057E" w:rsidRDefault="00FA4B45" w:rsidP="00FA4B45">
      <w:pPr>
        <w:pStyle w:val="Heading4"/>
        <w:pPrChange w:id="2464" w:author="michael schneider" w:date="2013-12-03T13:14:00Z">
          <w:pPr>
            <w:pStyle w:val="Heading3"/>
            <w:tabs>
              <w:tab w:val="left" w:pos="2970"/>
            </w:tabs>
          </w:pPr>
        </w:pPrChange>
      </w:pPr>
      <w:moveTo w:id="2465" w:author="michael schneider" w:date="2013-12-03T13:13:00Z">
        <w:r w:rsidRPr="001D057E">
          <w:t>View Volunteer Schedule webpage</w:t>
        </w:r>
      </w:moveTo>
    </w:p>
    <w:p w14:paraId="7A7ABC83" w14:textId="75C389B9" w:rsidR="00FA4B45" w:rsidRPr="001D057E" w:rsidRDefault="00FA4B45" w:rsidP="00FA4B45">
      <w:pPr>
        <w:pStyle w:val="Heading5"/>
        <w:ind w:left="2880" w:hanging="1080"/>
        <w:pPrChange w:id="2466" w:author="michael schneider" w:date="2013-12-03T13:14:00Z">
          <w:pPr>
            <w:pStyle w:val="Heading4"/>
            <w:tabs>
              <w:tab w:val="left" w:pos="2970"/>
            </w:tabs>
          </w:pPr>
        </w:pPrChange>
      </w:pPr>
      <w:moveTo w:id="2467" w:author="michael schneider" w:date="2013-12-03T13:13:00Z">
        <w:r w:rsidRPr="001D057E">
          <w:t xml:space="preserve">The View Volunteer Schedule webpage allows a volunteer to view the days and times for which administrators have scheduled the volunteer to work. A volunteer can select a scheduled time and either confirm </w:t>
        </w:r>
        <w:r w:rsidRPr="001D057E">
          <w:lastRenderedPageBreak/>
          <w:t xml:space="preserve">their </w:t>
        </w:r>
        <w:r w:rsidRPr="00FB32EC">
          <w:rPr>
            <w:rPrChange w:id="2468" w:author="michael schneider" w:date="2013-12-03T16:38:00Z">
              <w:rPr/>
            </w:rPrChange>
          </w:rPr>
          <w:t xml:space="preserve">availability or notify an administrator about a scheduling conflict. </w:t>
        </w:r>
      </w:moveTo>
      <w:ins w:id="2469" w:author="michael schneider" w:date="2013-12-03T16:38:00Z">
        <w:r w:rsidR="00FB32EC" w:rsidRPr="00FB32EC">
          <w:rPr>
            <w:rPrChange w:id="2470" w:author="michael schneider" w:date="2013-12-03T16:38:00Z">
              <w:rPr>
                <w:highlight w:val="red"/>
              </w:rPr>
            </w:rPrChange>
          </w:rPr>
          <w:t xml:space="preserve">See requirement 4.4.2 </w:t>
        </w:r>
      </w:ins>
      <w:moveTo w:id="2471" w:author="michael schneider" w:date="2013-12-03T13:13:00Z">
        <w:del w:id="2472" w:author="michael schneider" w:date="2013-12-03T16:38:00Z">
          <w:r w:rsidRPr="00FB32EC" w:rsidDel="00FB32EC">
            <w:rPr>
              <w:highlight w:val="red"/>
              <w:rPrChange w:id="2473" w:author="michael schneider" w:date="2013-12-03T16:36:00Z">
                <w:rPr/>
              </w:rPrChange>
            </w:rPr>
            <w:delText>See requirement 22</w:delText>
          </w:r>
          <w:r w:rsidRPr="001D057E" w:rsidDel="00FB32EC">
            <w:delText xml:space="preserve"> </w:delText>
          </w:r>
        </w:del>
        <w:r w:rsidRPr="001D057E">
          <w:t>for more information on how administrators schedule volunteers.</w:t>
        </w:r>
      </w:moveTo>
    </w:p>
    <w:p w14:paraId="519EF582" w14:textId="1965EDD2" w:rsidR="00FA4B45" w:rsidRPr="001D057E" w:rsidRDefault="00FA4B45" w:rsidP="00FA4B45">
      <w:pPr>
        <w:pStyle w:val="Heading4"/>
        <w:ind w:left="2160" w:hanging="720"/>
        <w:pPrChange w:id="2474" w:author="michael schneider" w:date="2013-12-03T13:14:00Z">
          <w:pPr>
            <w:pStyle w:val="Heading3"/>
            <w:tabs>
              <w:tab w:val="left" w:pos="2970"/>
            </w:tabs>
          </w:pPr>
        </w:pPrChange>
      </w:pPr>
      <w:moveTo w:id="2475" w:author="michael schneider" w:date="2013-12-03T13:13:00Z">
        <w:r w:rsidRPr="001D057E">
          <w:t>The system shall allow a volunteer to confirm their availability on the volunteer schedule by pressing the confirm button on the View Volunteer Schedule webpage.</w:t>
        </w:r>
      </w:moveTo>
    </w:p>
    <w:p w14:paraId="5A3D693F" w14:textId="5859CF8E" w:rsidR="00FA4B45" w:rsidRPr="001D057E" w:rsidDel="00FA4B45" w:rsidRDefault="00FA4B45" w:rsidP="00FA4B45">
      <w:pPr>
        <w:pStyle w:val="Heading4"/>
        <w:tabs>
          <w:tab w:val="left" w:pos="2970"/>
        </w:tabs>
        <w:rPr>
          <w:del w:id="2476" w:author="michael schneider" w:date="2013-12-03T13:15:00Z"/>
          <w:rFonts w:ascii="Tahoma" w:hAnsi="Tahoma" w:cs="Tahoma"/>
        </w:rPr>
      </w:pPr>
      <w:moveTo w:id="2477" w:author="michael schneider" w:date="2013-12-03T13:13:00Z">
        <w:del w:id="2478" w:author="michael schneider" w:date="2013-12-03T13:15:00Z">
          <w:r w:rsidRPr="001D057E" w:rsidDel="00FA4B45">
            <w:rPr>
              <w:rFonts w:ascii="Tahoma" w:hAnsi="Tahoma" w:cs="Tahoma"/>
            </w:rPr>
            <w:delText>Confirm button</w:delText>
          </w:r>
        </w:del>
      </w:moveTo>
    </w:p>
    <w:p w14:paraId="00FB7ABF" w14:textId="77777777" w:rsidR="00FA4B45" w:rsidRPr="001D057E" w:rsidRDefault="00FA4B45" w:rsidP="00FA4B45">
      <w:pPr>
        <w:pStyle w:val="Heading5"/>
        <w:tabs>
          <w:tab w:val="left" w:pos="2970"/>
        </w:tabs>
        <w:ind w:left="2880" w:hanging="1080"/>
        <w:rPr>
          <w:rFonts w:ascii="Tahoma" w:hAnsi="Tahoma" w:cs="Tahoma"/>
        </w:rPr>
      </w:pPr>
      <w:moveTo w:id="2479" w:author="michael schneider" w:date="2013-12-03T13:13:00Z">
        <w:r w:rsidRPr="001D057E">
          <w:rPr>
            <w:rFonts w:ascii="Tahoma" w:hAnsi="Tahoma" w:cs="Tahoma"/>
          </w:rPr>
          <w:t>When the confirm button is pressed, the system flags the volunteer’s schedule as confirmed.</w:t>
        </w:r>
      </w:moveTo>
    </w:p>
    <w:p w14:paraId="4AA0913B" w14:textId="30234FAE" w:rsidR="00FA4B45" w:rsidRPr="001D057E" w:rsidRDefault="00FA4B45" w:rsidP="00FA4B45">
      <w:pPr>
        <w:pStyle w:val="Heading4"/>
        <w:ind w:left="2160" w:hanging="720"/>
        <w:pPrChange w:id="2480" w:author="michael schneider" w:date="2013-12-03T13:15:00Z">
          <w:pPr>
            <w:pStyle w:val="Heading3"/>
            <w:tabs>
              <w:tab w:val="left" w:pos="2970"/>
            </w:tabs>
          </w:pPr>
        </w:pPrChange>
      </w:pPr>
      <w:moveTo w:id="2481" w:author="michael schneider" w:date="2013-12-03T13:13:00Z">
        <w:r w:rsidRPr="001D057E">
          <w:t>The system shall allow a volunteer to contact an administrator about a volunteer scheduling conflict by pressing the contact button, entering a reason, and pressing the submit button on the View Volunteer Schedule webpage.</w:t>
        </w:r>
      </w:moveTo>
    </w:p>
    <w:p w14:paraId="0CF065D8" w14:textId="30A599F1" w:rsidR="00FA4B45" w:rsidRPr="001D057E" w:rsidDel="00FA4B45" w:rsidRDefault="00FA4B45" w:rsidP="00FA4B45">
      <w:pPr>
        <w:pStyle w:val="Heading4"/>
        <w:tabs>
          <w:tab w:val="left" w:pos="2970"/>
        </w:tabs>
        <w:rPr>
          <w:del w:id="2482" w:author="michael schneider" w:date="2013-12-03T13:15:00Z"/>
          <w:rFonts w:ascii="Tahoma" w:hAnsi="Tahoma" w:cs="Tahoma"/>
        </w:rPr>
      </w:pPr>
      <w:moveTo w:id="2483" w:author="michael schneider" w:date="2013-12-03T13:13:00Z">
        <w:del w:id="2484" w:author="michael schneider" w:date="2013-12-03T13:15:00Z">
          <w:r w:rsidRPr="001D057E" w:rsidDel="00FA4B45">
            <w:rPr>
              <w:rFonts w:ascii="Tahoma" w:hAnsi="Tahoma" w:cs="Tahoma"/>
            </w:rPr>
            <w:delText>Reason</w:delText>
          </w:r>
        </w:del>
      </w:moveTo>
    </w:p>
    <w:p w14:paraId="7D7FD380" w14:textId="77777777" w:rsidR="00FA4B45" w:rsidRPr="001D057E" w:rsidRDefault="00FA4B45" w:rsidP="00FA4B45">
      <w:pPr>
        <w:pStyle w:val="Heading5"/>
        <w:tabs>
          <w:tab w:val="left" w:pos="2970"/>
        </w:tabs>
        <w:rPr>
          <w:rFonts w:ascii="Tahoma" w:hAnsi="Tahoma" w:cs="Tahoma"/>
        </w:rPr>
      </w:pPr>
      <w:moveTo w:id="2485" w:author="michael schneider" w:date="2013-12-03T13:13:00Z">
        <w:r w:rsidRPr="001D057E">
          <w:rPr>
            <w:rFonts w:ascii="Tahoma" w:hAnsi="Tahoma" w:cs="Tahoma"/>
          </w:rPr>
          <w:t>&lt;reason</w:t>
        </w:r>
        <w:proofErr w:type="gramStart"/>
        <w:r w:rsidRPr="001D057E">
          <w:rPr>
            <w:rFonts w:ascii="Tahoma" w:hAnsi="Tahoma" w:cs="Tahoma"/>
          </w:rPr>
          <w:t>&gt; :</w:t>
        </w:r>
        <w:proofErr w:type="gramEnd"/>
        <w:r w:rsidRPr="001D057E">
          <w:rPr>
            <w:rFonts w:ascii="Tahoma" w:hAnsi="Tahoma" w:cs="Tahoma"/>
          </w:rPr>
          <w:t xml:space="preserve">:= </w:t>
        </w:r>
        <w:r w:rsidRPr="001D057E">
          <w:rPr>
            <w:rFonts w:ascii="Tahoma" w:hAnsi="Tahoma" w:cs="Tahoma"/>
            <w:vertAlign w:val="superscript"/>
          </w:rPr>
          <w:t>1</w:t>
        </w:r>
        <w:r w:rsidRPr="001D057E">
          <w:rPr>
            <w:rFonts w:ascii="Tahoma" w:hAnsi="Tahoma" w:cs="Tahoma"/>
          </w:rPr>
          <w:t>{alpha_numeric}</w:t>
        </w:r>
        <w:r w:rsidRPr="001D057E">
          <w:rPr>
            <w:rFonts w:ascii="Tahoma" w:hAnsi="Tahoma" w:cs="Tahoma"/>
            <w:vertAlign w:val="superscript"/>
          </w:rPr>
          <w:t>500</w:t>
        </w:r>
      </w:moveTo>
    </w:p>
    <w:p w14:paraId="2BE1D302" w14:textId="52602390" w:rsidR="00FA4B45" w:rsidRPr="001D057E" w:rsidRDefault="00FA4B45" w:rsidP="00FA4B45">
      <w:pPr>
        <w:pStyle w:val="Heading7"/>
        <w:tabs>
          <w:tab w:val="left" w:pos="2970"/>
        </w:tabs>
        <w:ind w:left="3870" w:hanging="1350"/>
        <w:rPr>
          <w:rFonts w:ascii="Tahoma" w:hAnsi="Tahoma" w:cs="Tahoma"/>
        </w:rPr>
      </w:pPr>
      <w:moveTo w:id="2486" w:author="michael schneider" w:date="2013-12-03T13:13:00Z">
        <w:r w:rsidRPr="001D057E">
          <w:rPr>
            <w:rFonts w:ascii="Tahoma" w:hAnsi="Tahoma" w:cs="Tahoma"/>
          </w:rPr>
          <w:t>If the reason is left blank and the confirm button is pressed, the system shall display “Please enter a reason”</w:t>
        </w:r>
        <w:del w:id="2487" w:author="michael schneider" w:date="2013-12-03T13:17:00Z">
          <w:r w:rsidRPr="001D057E" w:rsidDel="00FA4B45">
            <w:rPr>
              <w:rFonts w:ascii="Tahoma" w:hAnsi="Tahoma" w:cs="Tahoma"/>
            </w:rPr>
            <w:delText>.</w:delText>
          </w:r>
        </w:del>
        <w:r w:rsidRPr="001D057E">
          <w:rPr>
            <w:rFonts w:ascii="Tahoma" w:hAnsi="Tahoma" w:cs="Tahoma"/>
          </w:rPr>
          <w:t xml:space="preserve"> </w:t>
        </w:r>
        <w:del w:id="2488" w:author="michael schneider" w:date="2013-12-03T13:17:00Z">
          <w:r w:rsidRPr="001D057E" w:rsidDel="009B67D1">
            <w:rPr>
              <w:rFonts w:ascii="Tahoma" w:hAnsi="Tahoma" w:cs="Tahoma"/>
            </w:rPr>
            <w:delText>in a box next to the field.</w:delText>
          </w:r>
        </w:del>
      </w:moveTo>
      <w:ins w:id="2489" w:author="michael schneider" w:date="2013-12-03T13:17:00Z">
        <w:r w:rsidR="009B67D1">
          <w:rPr>
            <w:rFonts w:ascii="Tahoma" w:hAnsi="Tahoma" w:cs="Tahoma"/>
          </w:rPr>
          <w:t>warning</w:t>
        </w:r>
      </w:ins>
    </w:p>
    <w:p w14:paraId="1168B0CC" w14:textId="4ACC1C98" w:rsidR="00FA4B45" w:rsidRPr="001D057E" w:rsidDel="00FA4B45" w:rsidRDefault="00FA4B45" w:rsidP="00FA4B45">
      <w:pPr>
        <w:pStyle w:val="Heading5"/>
        <w:ind w:left="2790" w:hanging="990"/>
        <w:rPr>
          <w:del w:id="2490" w:author="michael schneider" w:date="2013-12-03T13:16:00Z"/>
        </w:rPr>
        <w:pPrChange w:id="2491" w:author="michael schneider" w:date="2013-12-03T13:16:00Z">
          <w:pPr>
            <w:pStyle w:val="Heading4"/>
            <w:tabs>
              <w:tab w:val="left" w:pos="2970"/>
            </w:tabs>
          </w:pPr>
        </w:pPrChange>
      </w:pPr>
      <w:moveTo w:id="2492" w:author="michael schneider" w:date="2013-12-03T13:13:00Z">
        <w:del w:id="2493" w:author="michael schneider" w:date="2013-12-03T13:16:00Z">
          <w:r w:rsidRPr="001D057E" w:rsidDel="00FA4B45">
            <w:delText>Submit button</w:delText>
          </w:r>
        </w:del>
      </w:moveTo>
    </w:p>
    <w:p w14:paraId="78533701" w14:textId="77777777" w:rsidR="00FA4B45" w:rsidRPr="001D057E" w:rsidRDefault="00FA4B45" w:rsidP="004216AA">
      <w:pPr>
        <w:pStyle w:val="Heading5"/>
        <w:spacing w:before="360" w:after="240" w:line="240" w:lineRule="auto"/>
        <w:ind w:left="2794" w:hanging="994"/>
        <w:jc w:val="left"/>
        <w:pPrChange w:id="2494" w:author="michael schneider" w:date="2013-12-03T13:18:00Z">
          <w:pPr>
            <w:pStyle w:val="Heading3"/>
            <w:tabs>
              <w:tab w:val="left" w:pos="2970"/>
            </w:tabs>
          </w:pPr>
        </w:pPrChange>
      </w:pPr>
      <w:moveTo w:id="2495" w:author="michael schneider" w:date="2013-12-03T13:13:00Z">
        <w:r w:rsidRPr="001D057E">
          <w:t>When the submit button is pressed, the system sends an e-mail notification to administrators</w:t>
        </w:r>
        <w:proofErr w:type="gramStart"/>
        <w:r w:rsidRPr="001D057E">
          <w:t>:</w:t>
        </w:r>
        <w:proofErr w:type="gramEnd"/>
        <w:r w:rsidRPr="001D057E">
          <w:br/>
          <w:t>To: &lt;administrators&gt;</w:t>
        </w:r>
        <w:r w:rsidRPr="001D057E">
          <w:br/>
          <w:t>Subject: Volunteer Scheduling Conflict Notification</w:t>
        </w:r>
        <w:r w:rsidRPr="001D057E">
          <w:br/>
          <w:t>Message: The following scheduling conflict notification was submitted by volunteer &lt;volunteer user name&gt; on &lt;timestamp when submit button was pressed&gt;:</w:t>
        </w:r>
        <w:r w:rsidRPr="001D057E">
          <w:br/>
        </w:r>
        <w:r w:rsidRPr="001D057E">
          <w:br/>
          <w:t>&lt;reason&gt;</w:t>
        </w:r>
        <w:r w:rsidRPr="001D057E">
          <w:br/>
          <w:t>-Jonesborough Farmer’s Market Sales System</w:t>
        </w:r>
      </w:moveTo>
    </w:p>
    <w:moveToRangeEnd w:id="2452"/>
    <w:p w14:paraId="2E763A02" w14:textId="5D2A9E48" w:rsidR="007A22A1" w:rsidRDefault="004216AA" w:rsidP="004216AA">
      <w:pPr>
        <w:pStyle w:val="Heading2"/>
        <w:rPr>
          <w:ins w:id="2496" w:author="michael schneider" w:date="2013-12-03T13:19:00Z"/>
          <w:rFonts w:ascii="Tahoma" w:hAnsi="Tahoma" w:cs="Tahoma"/>
        </w:rPr>
        <w:pPrChange w:id="2497" w:author="michael schneider" w:date="2013-12-03T13:18:00Z">
          <w:pPr>
            <w:pStyle w:val="Heading3"/>
            <w:tabs>
              <w:tab w:val="left" w:pos="2970"/>
            </w:tabs>
            <w:ind w:left="2160" w:hanging="1080"/>
          </w:pPr>
        </w:pPrChange>
      </w:pPr>
      <w:ins w:id="2498" w:author="michael schneider" w:date="2013-12-03T13:18:00Z">
        <w:r>
          <w:t xml:space="preserve"> </w:t>
        </w:r>
        <w:bookmarkStart w:id="2499" w:name="_Toc373846032"/>
        <w:r w:rsidRPr="004216AA">
          <w:rPr>
            <w:rFonts w:ascii="Tahoma" w:hAnsi="Tahoma" w:cs="Tahoma"/>
            <w:rPrChange w:id="2500" w:author="michael schneider" w:date="2013-12-03T13:19:00Z">
              <w:rPr/>
            </w:rPrChange>
          </w:rPr>
          <w:t>Grower</w:t>
        </w:r>
      </w:ins>
      <w:bookmarkEnd w:id="2499"/>
    </w:p>
    <w:p w14:paraId="06B74A52" w14:textId="62557BFE" w:rsidR="00C9430B" w:rsidRPr="00C9430B" w:rsidRDefault="00B71A97" w:rsidP="00155971">
      <w:pPr>
        <w:pStyle w:val="Heading3"/>
        <w:ind w:left="1890" w:hanging="810"/>
        <w:rPr>
          <w:ins w:id="2501" w:author="michael schneider" w:date="2013-12-03T18:17:00Z"/>
          <w:rPrChange w:id="2502" w:author="michael schneider" w:date="2013-12-03T18:17:00Z">
            <w:rPr>
              <w:ins w:id="2503" w:author="michael schneider" w:date="2013-12-03T18:17:00Z"/>
              <w:rFonts w:ascii="Tahoma" w:hAnsi="Tahoma" w:cs="Tahoma"/>
              <w:b w:val="0"/>
            </w:rPr>
          </w:rPrChange>
        </w:rPr>
        <w:pPrChange w:id="2504" w:author="michael schneider" w:date="2013-12-03T18:16:00Z">
          <w:pPr>
            <w:pStyle w:val="Heading2"/>
            <w:tabs>
              <w:tab w:val="left" w:pos="2970"/>
            </w:tabs>
          </w:pPr>
        </w:pPrChange>
      </w:pPr>
      <w:moveToRangeStart w:id="2505" w:author="michael schneider" w:date="2013-12-03T13:20:00Z" w:name="move373840144"/>
      <w:moveTo w:id="2506" w:author="michael schneider" w:date="2013-12-03T13:20:00Z">
        <w:r w:rsidRPr="00C9430B">
          <w:rPr>
            <w:rFonts w:ascii="Tahoma" w:hAnsi="Tahoma" w:cs="Tahoma"/>
            <w:b w:val="0"/>
            <w:rPrChange w:id="2507" w:author="michael schneider" w:date="2013-12-03T18:17:00Z">
              <w:rPr/>
            </w:rPrChange>
          </w:rPr>
          <w:t>The system shall allow a grower to add a new product type when the grower issues an “add new product type” command.</w:t>
        </w:r>
      </w:moveTo>
    </w:p>
    <w:p w14:paraId="49187CFC" w14:textId="795E7ADE" w:rsidR="00BF0519" w:rsidRDefault="00BF0519" w:rsidP="00C9430B">
      <w:pPr>
        <w:pStyle w:val="Heading4"/>
        <w:rPr>
          <w:ins w:id="2508" w:author="michael schneider" w:date="2013-12-03T18:18:00Z"/>
        </w:rPr>
        <w:pPrChange w:id="2509" w:author="michael schneider" w:date="2013-12-03T18:17:00Z">
          <w:pPr>
            <w:pStyle w:val="Heading2"/>
            <w:tabs>
              <w:tab w:val="left" w:pos="2970"/>
            </w:tabs>
          </w:pPr>
        </w:pPrChange>
      </w:pPr>
      <w:ins w:id="2510" w:author="michael schneider" w:date="2013-12-03T18:16:00Z">
        <w:r>
          <w:t>User Interface</w:t>
        </w:r>
      </w:ins>
    </w:p>
    <w:p w14:paraId="60C1543D" w14:textId="4F06EC62" w:rsidR="00C9430B" w:rsidRDefault="00C9430B" w:rsidP="00C9430B">
      <w:pPr>
        <w:pStyle w:val="Heading3"/>
        <w:numPr>
          <w:ilvl w:val="0"/>
          <w:numId w:val="0"/>
        </w:numPr>
        <w:ind w:left="1440"/>
        <w:rPr>
          <w:ins w:id="2511" w:author="michael schneider" w:date="2013-12-03T18:18:00Z"/>
        </w:rPr>
        <w:pPrChange w:id="2512" w:author="michael schneider" w:date="2013-12-03T18:18:00Z">
          <w:pPr>
            <w:pStyle w:val="Heading2"/>
            <w:tabs>
              <w:tab w:val="left" w:pos="2970"/>
            </w:tabs>
          </w:pPr>
        </w:pPrChange>
      </w:pPr>
      <w:ins w:id="2513" w:author="michael schneider" w:date="2013-12-03T18:16:00Z">
        <w:r>
          <w:rPr>
            <w:noProof/>
          </w:rPr>
          <w:drawing>
            <wp:anchor distT="0" distB="0" distL="114300" distR="114300" simplePos="0" relativeHeight="251680768" behindDoc="0" locked="0" layoutInCell="1" allowOverlap="1" wp14:anchorId="55684BC1" wp14:editId="5A9BD6DF">
              <wp:simplePos x="0" y="0"/>
              <wp:positionH relativeFrom="page">
                <wp:align>right</wp:align>
              </wp:positionH>
              <wp:positionV relativeFrom="paragraph">
                <wp:posOffset>125095</wp:posOffset>
              </wp:positionV>
              <wp:extent cx="6126480" cy="1320800"/>
              <wp:effectExtent l="19050" t="19050" r="26670" b="1270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3.1 Create product type.jpg"/>
                      <pic:cNvPicPr/>
                    </pic:nvPicPr>
                    <pic:blipFill>
                      <a:blip r:embed="rId24">
                        <a:extLst>
                          <a:ext uri="{28A0092B-C50C-407E-A947-70E740481C1C}">
                            <a14:useLocalDpi xmlns:a14="http://schemas.microsoft.com/office/drawing/2010/main" val="0"/>
                          </a:ext>
                        </a:extLst>
                      </a:blip>
                      <a:stretch>
                        <a:fillRect/>
                      </a:stretch>
                    </pic:blipFill>
                    <pic:spPr>
                      <a:xfrm>
                        <a:off x="0" y="0"/>
                        <a:ext cx="6126480" cy="1320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ins>
    </w:p>
    <w:p w14:paraId="2F6A0B39" w14:textId="25FF5259" w:rsidR="00C9430B" w:rsidRDefault="00C9430B" w:rsidP="00C9430B">
      <w:pPr>
        <w:pStyle w:val="Heading3"/>
        <w:numPr>
          <w:ilvl w:val="0"/>
          <w:numId w:val="0"/>
        </w:numPr>
        <w:ind w:left="1440"/>
        <w:rPr>
          <w:ins w:id="2514" w:author="michael schneider" w:date="2013-12-03T18:18:00Z"/>
        </w:rPr>
        <w:pPrChange w:id="2515" w:author="michael schneider" w:date="2013-12-03T18:18:00Z">
          <w:pPr>
            <w:pStyle w:val="Heading2"/>
            <w:tabs>
              <w:tab w:val="left" w:pos="2970"/>
            </w:tabs>
          </w:pPr>
        </w:pPrChange>
      </w:pPr>
    </w:p>
    <w:p w14:paraId="123D50E4" w14:textId="09BC3EB1" w:rsidR="00C9430B" w:rsidRDefault="00C9430B" w:rsidP="00C9430B">
      <w:pPr>
        <w:pStyle w:val="Heading3"/>
        <w:numPr>
          <w:ilvl w:val="0"/>
          <w:numId w:val="0"/>
        </w:numPr>
        <w:ind w:left="1440"/>
        <w:rPr>
          <w:ins w:id="2516" w:author="michael schneider" w:date="2013-12-03T18:18:00Z"/>
        </w:rPr>
        <w:pPrChange w:id="2517" w:author="michael schneider" w:date="2013-12-03T18:18:00Z">
          <w:pPr>
            <w:pStyle w:val="Heading2"/>
            <w:tabs>
              <w:tab w:val="left" w:pos="2970"/>
            </w:tabs>
          </w:pPr>
        </w:pPrChange>
      </w:pPr>
    </w:p>
    <w:p w14:paraId="555503BB" w14:textId="683AF1C8" w:rsidR="00C9430B" w:rsidRDefault="00C9430B" w:rsidP="00C9430B">
      <w:pPr>
        <w:pStyle w:val="Heading3"/>
        <w:numPr>
          <w:ilvl w:val="0"/>
          <w:numId w:val="0"/>
        </w:numPr>
        <w:ind w:left="1440"/>
        <w:rPr>
          <w:ins w:id="2518" w:author="michael schneider" w:date="2013-12-03T18:16:00Z"/>
        </w:rPr>
        <w:pPrChange w:id="2519" w:author="michael schneider" w:date="2013-12-03T18:18:00Z">
          <w:pPr>
            <w:pStyle w:val="Heading2"/>
            <w:tabs>
              <w:tab w:val="left" w:pos="2970"/>
            </w:tabs>
          </w:pPr>
        </w:pPrChange>
      </w:pPr>
    </w:p>
    <w:p w14:paraId="09069095" w14:textId="7A0F37FE" w:rsidR="00BF0519" w:rsidRPr="00E957C1" w:rsidRDefault="00BF0519" w:rsidP="00BF0519">
      <w:pPr>
        <w:pStyle w:val="Heading4"/>
        <w:numPr>
          <w:ilvl w:val="0"/>
          <w:numId w:val="0"/>
        </w:numPr>
        <w:ind w:left="2160"/>
        <w:rPr>
          <w:rPrChange w:id="2520" w:author="michael schneider" w:date="2013-12-03T15:19:00Z">
            <w:rPr/>
          </w:rPrChange>
        </w:rPr>
        <w:pPrChange w:id="2521" w:author="michael schneider" w:date="2013-12-03T18:16:00Z">
          <w:pPr>
            <w:pStyle w:val="Heading2"/>
            <w:tabs>
              <w:tab w:val="left" w:pos="2970"/>
            </w:tabs>
          </w:pPr>
        </w:pPrChange>
      </w:pPr>
    </w:p>
    <w:p w14:paraId="02037A42" w14:textId="0CF33840" w:rsidR="00B71A97" w:rsidRPr="001D057E" w:rsidRDefault="00B71A97" w:rsidP="00B71A97">
      <w:pPr>
        <w:pStyle w:val="Heading4"/>
        <w:pPrChange w:id="2522" w:author="michael schneider" w:date="2013-12-03T13:20:00Z">
          <w:pPr>
            <w:pStyle w:val="Heading3"/>
            <w:tabs>
              <w:tab w:val="left" w:pos="2970"/>
            </w:tabs>
          </w:pPr>
        </w:pPrChange>
      </w:pPr>
      <w:moveTo w:id="2523" w:author="michael schneider" w:date="2013-12-03T13:20:00Z">
        <w:r w:rsidRPr="001D057E">
          <w:t>&lt;</w:t>
        </w:r>
        <w:proofErr w:type="spellStart"/>
        <w:r w:rsidRPr="001D057E">
          <w:t>product_type</w:t>
        </w:r>
        <w:proofErr w:type="spellEnd"/>
        <w:proofErr w:type="gramStart"/>
        <w:r w:rsidRPr="001D057E">
          <w:t>&gt; :</w:t>
        </w:r>
        <w:proofErr w:type="gramEnd"/>
        <w:r w:rsidRPr="001D057E">
          <w:t xml:space="preserve">:= </w:t>
        </w:r>
        <w:r w:rsidRPr="001D057E">
          <w:rPr>
            <w:vertAlign w:val="superscript"/>
          </w:rPr>
          <w:t>1</w:t>
        </w:r>
        <w:r w:rsidRPr="001D057E">
          <w:t>{alpha_numeric}</w:t>
        </w:r>
        <w:r w:rsidRPr="001D057E">
          <w:rPr>
            <w:vertAlign w:val="superscript"/>
          </w:rPr>
          <w:t>25</w:t>
        </w:r>
      </w:moveTo>
    </w:p>
    <w:p w14:paraId="5A75DB37" w14:textId="40C8F49C" w:rsidR="00B71A97" w:rsidRPr="001D057E" w:rsidRDefault="00B71A97" w:rsidP="00B71A97">
      <w:pPr>
        <w:pStyle w:val="Heading4"/>
        <w:ind w:left="2160" w:hanging="720"/>
        <w:pPrChange w:id="2524" w:author="michael schneider" w:date="2013-12-03T13:20:00Z">
          <w:pPr>
            <w:pStyle w:val="Heading3"/>
            <w:tabs>
              <w:tab w:val="left" w:pos="2970"/>
            </w:tabs>
          </w:pPr>
        </w:pPrChange>
      </w:pPr>
      <w:moveTo w:id="2525" w:author="michael schneider" w:date="2013-12-03T13:20:00Z">
        <w:r w:rsidRPr="001D057E">
          <w:t>A suggested product type must be approved by an administrator before the system can accept it.</w:t>
        </w:r>
      </w:moveTo>
    </w:p>
    <w:p w14:paraId="7667B162" w14:textId="41A2050F" w:rsidR="00B71A97" w:rsidRPr="001D057E" w:rsidRDefault="00B71A97" w:rsidP="00B71A97">
      <w:pPr>
        <w:pStyle w:val="Heading5"/>
        <w:ind w:left="2790" w:hanging="990"/>
        <w:pPrChange w:id="2526" w:author="michael schneider" w:date="2013-12-03T13:20:00Z">
          <w:pPr>
            <w:pStyle w:val="Heading4"/>
            <w:tabs>
              <w:tab w:val="left" w:pos="2970"/>
            </w:tabs>
          </w:pPr>
        </w:pPrChange>
      </w:pPr>
      <w:moveTo w:id="2527" w:author="michael schneider" w:date="2013-12-03T13:20:00Z">
        <w:r w:rsidRPr="001D057E">
          <w:t>The system shall notify a grower if his or her product type request was approved.</w:t>
        </w:r>
      </w:moveTo>
    </w:p>
    <w:p w14:paraId="6FEA9FC4" w14:textId="4F01EC74" w:rsidR="00B71A97" w:rsidRDefault="00B71A97" w:rsidP="00B71A97">
      <w:pPr>
        <w:pStyle w:val="Heading6"/>
        <w:ind w:left="3420" w:hanging="1260"/>
        <w:jc w:val="left"/>
        <w:rPr>
          <w:ins w:id="2528" w:author="michael schneider" w:date="2013-12-03T13:21:00Z"/>
        </w:rPr>
        <w:pPrChange w:id="2529" w:author="michael schneider" w:date="2013-12-03T13:21:00Z">
          <w:pPr>
            <w:pStyle w:val="Heading5"/>
            <w:tabs>
              <w:tab w:val="left" w:pos="2970"/>
            </w:tabs>
          </w:pPr>
        </w:pPrChange>
      </w:pPr>
      <w:moveTo w:id="2530" w:author="michael schneider" w:date="2013-12-03T13:20:00Z">
        <w:r w:rsidRPr="001D057E">
          <w:t>&lt;</w:t>
        </w:r>
        <w:proofErr w:type="spellStart"/>
        <w:r w:rsidRPr="001D057E">
          <w:t>acceptance_message</w:t>
        </w:r>
        <w:proofErr w:type="spellEnd"/>
        <w:proofErr w:type="gramStart"/>
        <w:r w:rsidRPr="001D057E">
          <w:t>&gt; :</w:t>
        </w:r>
        <w:proofErr w:type="gramEnd"/>
        <w:r w:rsidRPr="001D057E">
          <w:t xml:space="preserve">:= “Your product type has been </w:t>
        </w:r>
      </w:moveTo>
    </w:p>
    <w:p w14:paraId="030CFCBC" w14:textId="1C59EAC6" w:rsidR="00B71A97" w:rsidRPr="001D057E" w:rsidDel="00B71A97" w:rsidRDefault="00B71A97" w:rsidP="00B71A97">
      <w:pPr>
        <w:pStyle w:val="Heading6"/>
        <w:numPr>
          <w:ilvl w:val="0"/>
          <w:numId w:val="0"/>
        </w:numPr>
        <w:spacing w:before="0" w:after="120" w:line="240" w:lineRule="auto"/>
        <w:ind w:left="6307"/>
        <w:jc w:val="left"/>
        <w:rPr>
          <w:del w:id="2531" w:author="michael schneider" w:date="2013-12-03T13:22:00Z"/>
        </w:rPr>
        <w:pPrChange w:id="2532" w:author="michael schneider" w:date="2013-12-03T13:22:00Z">
          <w:pPr>
            <w:pStyle w:val="Heading5"/>
            <w:tabs>
              <w:tab w:val="left" w:pos="2970"/>
            </w:tabs>
          </w:pPr>
        </w:pPrChange>
      </w:pPr>
      <w:proofErr w:type="gramStart"/>
      <w:moveTo w:id="2533" w:author="michael schneider" w:date="2013-12-03T13:20:00Z">
        <w:r w:rsidRPr="001D057E">
          <w:t>approved</w:t>
        </w:r>
        <w:proofErr w:type="gramEnd"/>
        <w:r w:rsidRPr="001D057E">
          <w:t xml:space="preserve"> </w:t>
        </w:r>
      </w:moveTo>
      <w:ins w:id="2534" w:author="michael schneider" w:date="2013-12-03T13:21:00Z">
        <w:r>
          <w:t>and added to the system</w:t>
        </w:r>
      </w:ins>
      <w:ins w:id="2535" w:author="michael schneider" w:date="2013-12-03T13:22:00Z">
        <w:r>
          <w:t>”</w:t>
        </w:r>
      </w:ins>
    </w:p>
    <w:p w14:paraId="24485CCA" w14:textId="1E45046A" w:rsidR="00B71A97" w:rsidRPr="001D057E" w:rsidRDefault="00B71A97" w:rsidP="00B71A97">
      <w:pPr>
        <w:pStyle w:val="Heading6"/>
        <w:numPr>
          <w:ilvl w:val="0"/>
          <w:numId w:val="0"/>
        </w:numPr>
        <w:spacing w:before="0" w:after="120" w:line="240" w:lineRule="auto"/>
        <w:ind w:left="6307"/>
        <w:jc w:val="left"/>
        <w:pPrChange w:id="2536" w:author="michael schneider" w:date="2013-12-03T13:22:00Z">
          <w:pPr>
            <w:pStyle w:val="Heading5"/>
            <w:numPr>
              <w:ilvl w:val="0"/>
              <w:numId w:val="0"/>
            </w:numPr>
            <w:tabs>
              <w:tab w:val="left" w:pos="2970"/>
            </w:tabs>
            <w:ind w:left="5670" w:firstLine="0"/>
          </w:pPr>
        </w:pPrChange>
      </w:pPr>
      <w:moveTo w:id="2537" w:author="michael schneider" w:date="2013-12-03T13:20:00Z">
        <w:del w:id="2538" w:author="michael schneider" w:date="2013-12-03T13:22:00Z">
          <w:r w:rsidRPr="001D057E" w:rsidDel="00B71A97">
            <w:delText>and added to the system.”</w:delText>
          </w:r>
        </w:del>
      </w:moveTo>
    </w:p>
    <w:p w14:paraId="071C7679" w14:textId="77777777" w:rsidR="00B71A97" w:rsidRPr="001D057E" w:rsidRDefault="00B71A97" w:rsidP="00B71A97">
      <w:pPr>
        <w:pStyle w:val="Heading5"/>
        <w:ind w:left="2880" w:hanging="1080"/>
        <w:pPrChange w:id="2539" w:author="michael schneider" w:date="2013-12-03T13:22:00Z">
          <w:pPr>
            <w:pStyle w:val="Heading4"/>
            <w:tabs>
              <w:tab w:val="left" w:pos="2970"/>
            </w:tabs>
          </w:pPr>
        </w:pPrChange>
      </w:pPr>
      <w:moveTo w:id="2540" w:author="michael schneider" w:date="2013-12-03T13:20:00Z">
        <w:r w:rsidRPr="001D057E">
          <w:t>The system shall notify a grower if his or her product type request was rejected.</w:t>
        </w:r>
      </w:moveTo>
    </w:p>
    <w:p w14:paraId="72DC4117" w14:textId="77777777" w:rsidR="00B71A97" w:rsidRDefault="00B71A97" w:rsidP="00B71A97">
      <w:pPr>
        <w:pStyle w:val="Heading6"/>
        <w:rPr>
          <w:ins w:id="2541" w:author="michael schneider" w:date="2013-12-03T13:23:00Z"/>
        </w:rPr>
        <w:pPrChange w:id="2542" w:author="michael schneider" w:date="2013-12-03T13:23:00Z">
          <w:pPr>
            <w:pStyle w:val="ListParagraph"/>
            <w:tabs>
              <w:tab w:val="left" w:pos="2970"/>
            </w:tabs>
            <w:spacing w:after="200" w:line="480" w:lineRule="auto"/>
            <w:ind w:left="5400"/>
          </w:pPr>
        </w:pPrChange>
      </w:pPr>
      <w:moveTo w:id="2543" w:author="michael schneider" w:date="2013-12-03T13:20:00Z">
        <w:r w:rsidRPr="001D057E">
          <w:t>&lt;</w:t>
        </w:r>
        <w:proofErr w:type="spellStart"/>
        <w:r w:rsidRPr="001D057E">
          <w:t>rejection_message</w:t>
        </w:r>
        <w:proofErr w:type="spellEnd"/>
        <w:proofErr w:type="gramStart"/>
        <w:r w:rsidRPr="001D057E">
          <w:t>&gt; :</w:t>
        </w:r>
        <w:proofErr w:type="gramEnd"/>
        <w:r w:rsidRPr="001D057E">
          <w:t xml:space="preserve">:= “Your product type has been rejected </w:t>
        </w:r>
      </w:moveTo>
    </w:p>
    <w:p w14:paraId="69F9B634" w14:textId="08DB1807" w:rsidR="00B71A97" w:rsidRPr="001D057E" w:rsidDel="00B71A97" w:rsidRDefault="00B71A97" w:rsidP="00B71A97">
      <w:pPr>
        <w:pStyle w:val="Heading6"/>
        <w:numPr>
          <w:ilvl w:val="0"/>
          <w:numId w:val="0"/>
        </w:numPr>
        <w:ind w:left="6120"/>
        <w:rPr>
          <w:del w:id="2544" w:author="michael schneider" w:date="2013-12-03T13:23:00Z"/>
        </w:rPr>
        <w:pPrChange w:id="2545" w:author="michael schneider" w:date="2013-12-03T13:23:00Z">
          <w:pPr>
            <w:pStyle w:val="Heading5"/>
            <w:tabs>
              <w:tab w:val="left" w:pos="2970"/>
            </w:tabs>
          </w:pPr>
        </w:pPrChange>
      </w:pPr>
      <w:proofErr w:type="gramStart"/>
      <w:moveTo w:id="2546" w:author="michael schneider" w:date="2013-12-03T13:20:00Z">
        <w:r w:rsidRPr="001D057E">
          <w:t>and</w:t>
        </w:r>
        <w:proofErr w:type="gramEnd"/>
        <w:r w:rsidRPr="001D057E">
          <w:t xml:space="preserve"> will </w:t>
        </w:r>
      </w:moveTo>
    </w:p>
    <w:p w14:paraId="2BCFD636" w14:textId="77777777" w:rsidR="00B71A97" w:rsidRPr="00B71A97" w:rsidRDefault="00B71A97" w:rsidP="00B71A97">
      <w:pPr>
        <w:pStyle w:val="Heading6"/>
        <w:numPr>
          <w:ilvl w:val="0"/>
          <w:numId w:val="0"/>
        </w:numPr>
        <w:ind w:left="6120"/>
        <w:rPr>
          <w:rFonts w:ascii="Tahoma" w:hAnsi="Tahoma" w:cs="Tahoma"/>
          <w:rPrChange w:id="2547" w:author="michael schneider" w:date="2013-12-03T13:23:00Z">
            <w:rPr/>
          </w:rPrChange>
        </w:rPr>
        <w:pPrChange w:id="2548" w:author="michael schneider" w:date="2013-12-03T13:23:00Z">
          <w:pPr>
            <w:pStyle w:val="ListParagraph"/>
            <w:tabs>
              <w:tab w:val="left" w:pos="2970"/>
            </w:tabs>
            <w:spacing w:after="200" w:line="480" w:lineRule="auto"/>
            <w:ind w:left="5400"/>
          </w:pPr>
        </w:pPrChange>
      </w:pPr>
      <w:proofErr w:type="gramStart"/>
      <w:moveTo w:id="2549" w:author="michael schneider" w:date="2013-12-03T13:20:00Z">
        <w:r w:rsidRPr="00B71A97">
          <w:rPr>
            <w:rFonts w:ascii="Tahoma" w:hAnsi="Tahoma" w:cs="Tahoma"/>
            <w:rPrChange w:id="2550" w:author="michael schneider" w:date="2013-12-03T13:23:00Z">
              <w:rPr/>
            </w:rPrChange>
          </w:rPr>
          <w:t>not</w:t>
        </w:r>
        <w:proofErr w:type="gramEnd"/>
        <w:r w:rsidRPr="00B71A97">
          <w:rPr>
            <w:rFonts w:ascii="Tahoma" w:hAnsi="Tahoma" w:cs="Tahoma"/>
            <w:rPrChange w:id="2551" w:author="michael schneider" w:date="2013-12-03T13:23:00Z">
              <w:rPr/>
            </w:rPrChange>
          </w:rPr>
          <w:t xml:space="preserve"> be added to the system.”</w:t>
        </w:r>
      </w:moveTo>
    </w:p>
    <w:p w14:paraId="5F59AFFB" w14:textId="4863EBE6" w:rsidR="00B71A97" w:rsidRPr="001D057E" w:rsidRDefault="00B71A97" w:rsidP="00DF77FF">
      <w:pPr>
        <w:pStyle w:val="Heading5"/>
        <w:pPrChange w:id="2552" w:author="michael schneider" w:date="2013-12-03T13:25:00Z">
          <w:pPr>
            <w:pStyle w:val="Heading4"/>
            <w:tabs>
              <w:tab w:val="left" w:pos="2970"/>
            </w:tabs>
          </w:pPr>
        </w:pPrChange>
      </w:pPr>
      <w:moveTo w:id="2553" w:author="michael schneider" w:date="2013-12-03T13:20:00Z">
        <w:r w:rsidRPr="001D057E">
          <w:rPr>
            <w:noProof/>
          </w:rPr>
          <w:lastRenderedPageBreak/>
          <w:drawing>
            <wp:anchor distT="0" distB="0" distL="114300" distR="114300" simplePos="0" relativeHeight="251667456" behindDoc="0" locked="0" layoutInCell="1" allowOverlap="1" wp14:anchorId="1F0095F9" wp14:editId="73356122">
              <wp:simplePos x="0" y="0"/>
              <wp:positionH relativeFrom="column">
                <wp:posOffset>605790</wp:posOffset>
              </wp:positionH>
              <wp:positionV relativeFrom="paragraph">
                <wp:posOffset>219075</wp:posOffset>
              </wp:positionV>
              <wp:extent cx="5619750" cy="5457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rement_18_Activity_Diagram.jpg"/>
                      <pic:cNvPicPr/>
                    </pic:nvPicPr>
                    <pic:blipFill rotWithShape="1">
                      <a:blip r:embed="rId25">
                        <a:extLst>
                          <a:ext uri="{28A0092B-C50C-407E-A947-70E740481C1C}">
                            <a14:useLocalDpi xmlns:a14="http://schemas.microsoft.com/office/drawing/2010/main" val="0"/>
                          </a:ext>
                        </a:extLst>
                      </a:blip>
                      <a:srcRect r="5449" b="9981"/>
                      <a:stretch/>
                    </pic:blipFill>
                    <pic:spPr bwMode="auto">
                      <a:xfrm>
                        <a:off x="0" y="0"/>
                        <a:ext cx="5619750" cy="545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D057E">
          <w:t xml:space="preserve"> Activity Diagram</w:t>
        </w:r>
      </w:moveTo>
    </w:p>
    <w:p w14:paraId="0EC10C46" w14:textId="77777777" w:rsidR="00B71A97" w:rsidRPr="001D057E" w:rsidRDefault="00B71A97" w:rsidP="00B71A97">
      <w:pPr>
        <w:pStyle w:val="Heading4"/>
        <w:numPr>
          <w:ilvl w:val="0"/>
          <w:numId w:val="0"/>
        </w:numPr>
        <w:tabs>
          <w:tab w:val="left" w:pos="2970"/>
        </w:tabs>
        <w:ind w:left="1800"/>
        <w:rPr>
          <w:rFonts w:ascii="Tahoma" w:hAnsi="Tahoma" w:cs="Tahoma"/>
        </w:rPr>
      </w:pPr>
    </w:p>
    <w:moveToRangeEnd w:id="2505"/>
    <w:p w14:paraId="7630A10B" w14:textId="390A8653" w:rsidR="00A429C2" w:rsidRDefault="00A429C2">
      <w:pPr>
        <w:suppressAutoHyphens w:val="0"/>
        <w:spacing w:line="259" w:lineRule="auto"/>
        <w:rPr>
          <w:ins w:id="2554" w:author="michael schneider" w:date="2013-12-03T18:19:00Z"/>
          <w:b/>
          <w:i/>
          <w:sz w:val="22"/>
        </w:rPr>
      </w:pPr>
      <w:ins w:id="2555" w:author="michael schneider" w:date="2013-12-03T18:19:00Z">
        <w:r>
          <w:br w:type="page"/>
        </w:r>
      </w:ins>
    </w:p>
    <w:p w14:paraId="63CFFF08" w14:textId="7CDFE628" w:rsidR="004216AA" w:rsidRPr="004216AA" w:rsidDel="00EC7913" w:rsidRDefault="004216AA" w:rsidP="00EC7913">
      <w:pPr>
        <w:pStyle w:val="Heading3"/>
        <w:numPr>
          <w:ilvl w:val="0"/>
          <w:numId w:val="0"/>
        </w:numPr>
        <w:ind w:left="1800" w:hanging="360"/>
        <w:rPr>
          <w:del w:id="2556" w:author="michael schneider" w:date="2013-12-03T13:28:00Z"/>
          <w:rPrChange w:id="2557" w:author="michael schneider" w:date="2013-12-03T13:19:00Z">
            <w:rPr>
              <w:del w:id="2558" w:author="michael schneider" w:date="2013-12-03T13:28:00Z"/>
              <w:rFonts w:ascii="Tahoma" w:hAnsi="Tahoma" w:cs="Tahoma"/>
            </w:rPr>
          </w:rPrChange>
        </w:rPr>
        <w:pPrChange w:id="2559" w:author="michael schneider" w:date="2013-12-03T13:28:00Z">
          <w:pPr>
            <w:pStyle w:val="Heading3"/>
            <w:tabs>
              <w:tab w:val="left" w:pos="2970"/>
            </w:tabs>
            <w:ind w:left="2160" w:hanging="1080"/>
          </w:pPr>
        </w:pPrChange>
      </w:pPr>
    </w:p>
    <w:p w14:paraId="3FA9CD08" w14:textId="2B25FF6B" w:rsidR="006B3030" w:rsidRPr="0088096E" w:rsidDel="0093777D" w:rsidRDefault="006B3030" w:rsidP="00EC7913">
      <w:pPr>
        <w:pStyle w:val="Heading2"/>
        <w:numPr>
          <w:ilvl w:val="0"/>
          <w:numId w:val="0"/>
        </w:numPr>
        <w:tabs>
          <w:tab w:val="left" w:pos="2970"/>
        </w:tabs>
        <w:ind w:left="1800" w:hanging="360"/>
        <w:rPr>
          <w:rFonts w:ascii="Tahoma" w:hAnsi="Tahoma" w:cs="Tahoma"/>
          <w:rPrChange w:id="2560" w:author="michael schneider" w:date="2013-12-03T09:17:00Z">
            <w:rPr>
              <w:rFonts w:ascii="Tahoma" w:hAnsi="Tahoma" w:cs="Tahoma"/>
            </w:rPr>
          </w:rPrChange>
        </w:rPr>
        <w:pPrChange w:id="2561" w:author="michael schneider" w:date="2013-12-03T13:28:00Z">
          <w:pPr>
            <w:pStyle w:val="Heading2"/>
            <w:tabs>
              <w:tab w:val="left" w:pos="2970"/>
            </w:tabs>
          </w:pPr>
        </w:pPrChange>
      </w:pPr>
      <w:moveFromRangeStart w:id="2562" w:author="michael schneider" w:date="2013-12-03T13:27:00Z" w:name="move373840583"/>
      <w:moveFrom w:id="2563" w:author="michael schneider" w:date="2013-12-03T13:27:00Z">
        <w:del w:id="2564" w:author="michael schneider" w:date="2013-12-03T13:28:00Z">
          <w:r w:rsidRPr="0088096E" w:rsidDel="00EC7913">
            <w:rPr>
              <w:rFonts w:ascii="Tahoma" w:hAnsi="Tahoma" w:cs="Tahoma"/>
              <w:rPrChange w:id="2565" w:author="michael schneider" w:date="2013-12-03T09:17:00Z">
                <w:rPr>
                  <w:rFonts w:ascii="Tahoma" w:hAnsi="Tahoma" w:cs="Tahoma"/>
                </w:rPr>
              </w:rPrChange>
            </w:rPr>
            <w:delText xml:space="preserve"> </w:delText>
          </w:r>
        </w:del>
        <w:r w:rsidRPr="0088096E" w:rsidDel="0093777D">
          <w:rPr>
            <w:rFonts w:ascii="Tahoma" w:hAnsi="Tahoma" w:cs="Tahoma"/>
            <w:highlight w:val="yellow"/>
            <w:rPrChange w:id="2566" w:author="michael schneider" w:date="2013-12-03T09:17:00Z">
              <w:rPr>
                <w:rFonts w:ascii="Tahoma" w:hAnsi="Tahoma" w:cs="Tahoma"/>
                <w:highlight w:val="yellow"/>
              </w:rPr>
            </w:rPrChange>
          </w:rPr>
          <w:t>The system shall allow an administrator to create a blog post when an administrator issues a “create new blog post” command.</w:t>
        </w:r>
      </w:moveFrom>
    </w:p>
    <w:moveFromRangeEnd w:id="2562"/>
    <w:p w14:paraId="702B7DCD" w14:textId="2D334F55" w:rsidR="00E32535" w:rsidRPr="0088096E" w:rsidDel="007858A5" w:rsidRDefault="00E32535" w:rsidP="00EC7913">
      <w:pPr>
        <w:pStyle w:val="Heading2"/>
        <w:numPr>
          <w:ilvl w:val="0"/>
          <w:numId w:val="0"/>
        </w:numPr>
        <w:ind w:left="1800" w:hanging="360"/>
        <w:rPr>
          <w:del w:id="2567" w:author="michael schneider" w:date="2013-12-03T09:21:00Z"/>
          <w:rFonts w:ascii="Tahoma" w:hAnsi="Tahoma" w:cs="Tahoma"/>
          <w:rPrChange w:id="2568" w:author="michael schneider" w:date="2013-12-03T09:17:00Z">
            <w:rPr>
              <w:del w:id="2569" w:author="michael schneider" w:date="2013-12-03T09:21:00Z"/>
              <w:rFonts w:ascii="Tahoma" w:hAnsi="Tahoma" w:cs="Tahoma"/>
            </w:rPr>
          </w:rPrChange>
        </w:rPr>
        <w:pPrChange w:id="2570" w:author="michael schneider" w:date="2013-12-03T13:28:00Z">
          <w:pPr>
            <w:pStyle w:val="Heading2"/>
          </w:pPr>
        </w:pPrChange>
      </w:pPr>
      <w:del w:id="2571" w:author="michael schneider" w:date="2013-12-03T09:21:00Z">
        <w:r w:rsidRPr="0088096E" w:rsidDel="007858A5">
          <w:rPr>
            <w:rFonts w:ascii="Tahoma" w:hAnsi="Tahoma" w:cs="Tahoma"/>
            <w:rPrChange w:id="2572" w:author="michael schneider" w:date="2013-12-03T09:17:00Z">
              <w:rPr>
                <w:rFonts w:ascii="Tahoma" w:hAnsi="Tahoma" w:cs="Tahoma"/>
              </w:rPr>
            </w:rPrChange>
          </w:rPr>
          <w:delText>The system shall allow a customer to login when the customer submits his or her login credentials.</w:delText>
        </w:r>
      </w:del>
    </w:p>
    <w:p w14:paraId="4F860FC4" w14:textId="3798474C" w:rsidR="00E32535" w:rsidRPr="0088096E" w:rsidDel="007858A5" w:rsidRDefault="00E32535" w:rsidP="00EC7913">
      <w:pPr>
        <w:pStyle w:val="Heading3"/>
        <w:numPr>
          <w:ilvl w:val="0"/>
          <w:numId w:val="0"/>
        </w:numPr>
        <w:tabs>
          <w:tab w:val="left" w:pos="2970"/>
        </w:tabs>
        <w:ind w:left="1800" w:hanging="360"/>
        <w:rPr>
          <w:del w:id="2573" w:author="michael schneider" w:date="2013-12-03T09:21:00Z"/>
          <w:rFonts w:ascii="Tahoma" w:hAnsi="Tahoma" w:cs="Tahoma"/>
          <w:rPrChange w:id="2574" w:author="michael schneider" w:date="2013-12-03T09:17:00Z">
            <w:rPr>
              <w:del w:id="2575" w:author="michael schneider" w:date="2013-12-03T09:21:00Z"/>
              <w:rFonts w:ascii="Tahoma" w:hAnsi="Tahoma" w:cs="Tahoma"/>
            </w:rPr>
          </w:rPrChange>
        </w:rPr>
        <w:pPrChange w:id="2576" w:author="michael schneider" w:date="2013-12-03T13:28:00Z">
          <w:pPr>
            <w:pStyle w:val="Heading3"/>
            <w:tabs>
              <w:tab w:val="left" w:pos="2970"/>
            </w:tabs>
          </w:pPr>
        </w:pPrChange>
      </w:pPr>
      <w:del w:id="2577" w:author="michael schneider" w:date="2013-12-03T09:21:00Z">
        <w:r w:rsidRPr="0088096E" w:rsidDel="007858A5">
          <w:rPr>
            <w:rFonts w:ascii="Tahoma" w:hAnsi="Tahoma" w:cs="Tahoma"/>
            <w:rPrChange w:id="2578" w:author="michael schneider" w:date="2013-12-03T09:17:00Z">
              <w:rPr>
                <w:rFonts w:ascii="Tahoma" w:hAnsi="Tahoma" w:cs="Tahoma"/>
              </w:rPr>
            </w:rPrChange>
          </w:rPr>
          <w:delText>A Customer will login with their email address and password</w:delText>
        </w:r>
      </w:del>
    </w:p>
    <w:p w14:paraId="6517BA6D" w14:textId="5152F09E" w:rsidR="00DC0E20" w:rsidRPr="0088096E" w:rsidDel="007858A5" w:rsidRDefault="00E32535" w:rsidP="00EC7913">
      <w:pPr>
        <w:pStyle w:val="Heading4"/>
        <w:numPr>
          <w:ilvl w:val="0"/>
          <w:numId w:val="0"/>
        </w:numPr>
        <w:tabs>
          <w:tab w:val="left" w:pos="2970"/>
        </w:tabs>
        <w:ind w:left="1800" w:hanging="360"/>
        <w:rPr>
          <w:del w:id="2579" w:author="michael schneider" w:date="2013-12-03T09:21:00Z"/>
          <w:rFonts w:ascii="Tahoma" w:hAnsi="Tahoma" w:cs="Tahoma"/>
          <w:rPrChange w:id="2580" w:author="michael schneider" w:date="2013-12-03T09:17:00Z">
            <w:rPr>
              <w:del w:id="2581" w:author="michael schneider" w:date="2013-12-03T09:21:00Z"/>
              <w:rFonts w:ascii="Tahoma" w:hAnsi="Tahoma" w:cs="Tahoma"/>
            </w:rPr>
          </w:rPrChange>
        </w:rPr>
        <w:pPrChange w:id="2582" w:author="michael schneider" w:date="2013-12-03T13:28:00Z">
          <w:pPr>
            <w:pStyle w:val="Heading4"/>
            <w:tabs>
              <w:tab w:val="left" w:pos="2970"/>
            </w:tabs>
          </w:pPr>
        </w:pPrChange>
      </w:pPr>
      <w:del w:id="2583" w:author="michael schneider" w:date="2013-12-03T09:21:00Z">
        <w:r w:rsidRPr="0088096E" w:rsidDel="007858A5">
          <w:rPr>
            <w:rFonts w:ascii="Tahoma" w:hAnsi="Tahoma" w:cs="Tahoma"/>
            <w:rPrChange w:id="2584" w:author="michael schneider" w:date="2013-12-03T09:17:00Z">
              <w:rPr>
                <w:rFonts w:ascii="Tahoma" w:hAnsi="Tahoma" w:cs="Tahoma"/>
              </w:rPr>
            </w:rPrChange>
          </w:rPr>
          <w:delText xml:space="preserve">&lt;email_address&gt; </w:delText>
        </w:r>
        <w:r w:rsidR="003850D6" w:rsidRPr="0088096E" w:rsidDel="007858A5">
          <w:rPr>
            <w:rFonts w:ascii="Tahoma" w:hAnsi="Tahoma" w:cs="Tahoma"/>
            <w:rPrChange w:id="2585" w:author="michael schneider" w:date="2013-12-03T09:17:00Z">
              <w:rPr>
                <w:rFonts w:ascii="Tahoma" w:hAnsi="Tahoma" w:cs="Tahoma"/>
              </w:rPr>
            </w:rPrChange>
          </w:rPr>
          <w:delText>:</w:delText>
        </w:r>
        <w:r w:rsidRPr="0088096E" w:rsidDel="007858A5">
          <w:rPr>
            <w:rFonts w:ascii="Tahoma" w:hAnsi="Tahoma" w:cs="Tahoma"/>
            <w:rPrChange w:id="2586" w:author="michael schneider" w:date="2013-12-03T09:17:00Z">
              <w:rPr>
                <w:rFonts w:ascii="Tahoma" w:hAnsi="Tahoma" w:cs="Tahoma"/>
              </w:rPr>
            </w:rPrChange>
          </w:rPr>
          <w:delText xml:space="preserve">:= </w:delText>
        </w:r>
        <w:r w:rsidR="00DC0E20" w:rsidRPr="0088096E" w:rsidDel="007858A5">
          <w:rPr>
            <w:rFonts w:ascii="Tahoma" w:hAnsi="Tahoma" w:cs="Tahoma"/>
            <w:vertAlign w:val="superscript"/>
            <w:rPrChange w:id="2587" w:author="michael schneider" w:date="2013-12-03T09:17:00Z">
              <w:rPr>
                <w:rFonts w:ascii="Tahoma" w:hAnsi="Tahoma" w:cs="Tahoma"/>
                <w:vertAlign w:val="superscript"/>
              </w:rPr>
            </w:rPrChange>
          </w:rPr>
          <w:delText>1</w:delText>
        </w:r>
        <w:r w:rsidR="00DC0E20" w:rsidRPr="0088096E" w:rsidDel="007858A5">
          <w:rPr>
            <w:rFonts w:ascii="Tahoma" w:hAnsi="Tahoma" w:cs="Tahoma"/>
            <w:rPrChange w:id="2588" w:author="michael schneider" w:date="2013-12-03T09:17:00Z">
              <w:rPr>
                <w:rFonts w:ascii="Tahoma" w:hAnsi="Tahoma" w:cs="Tahoma"/>
              </w:rPr>
            </w:rPrChange>
          </w:rPr>
          <w:delText>{alpha_numeric}</w:delText>
        </w:r>
        <w:r w:rsidR="00DC0E20" w:rsidRPr="0088096E" w:rsidDel="007858A5">
          <w:rPr>
            <w:rFonts w:ascii="Tahoma" w:hAnsi="Tahoma" w:cs="Tahoma"/>
            <w:vertAlign w:val="superscript"/>
            <w:rPrChange w:id="2589" w:author="michael schneider" w:date="2013-12-03T09:17:00Z">
              <w:rPr>
                <w:rFonts w:ascii="Tahoma" w:hAnsi="Tahoma" w:cs="Tahoma"/>
                <w:vertAlign w:val="superscript"/>
              </w:rPr>
            </w:rPrChange>
          </w:rPr>
          <w:delText>30</w:delText>
        </w:r>
        <w:r w:rsidR="00DC0E20" w:rsidRPr="0088096E" w:rsidDel="007858A5">
          <w:rPr>
            <w:rFonts w:ascii="Tahoma" w:hAnsi="Tahoma" w:cs="Tahoma"/>
            <w:rPrChange w:id="2590" w:author="michael schneider" w:date="2013-12-03T09:17:00Z">
              <w:rPr>
                <w:rFonts w:ascii="Tahoma" w:hAnsi="Tahoma" w:cs="Tahoma"/>
              </w:rPr>
            </w:rPrChange>
          </w:rPr>
          <w:delText>@</w:delText>
        </w:r>
        <w:r w:rsidR="00DC0E20" w:rsidRPr="0088096E" w:rsidDel="007858A5">
          <w:rPr>
            <w:rFonts w:ascii="Tahoma" w:hAnsi="Tahoma" w:cs="Tahoma"/>
            <w:vertAlign w:val="superscript"/>
            <w:rPrChange w:id="2591" w:author="michael schneider" w:date="2013-12-03T09:17:00Z">
              <w:rPr>
                <w:rFonts w:ascii="Tahoma" w:hAnsi="Tahoma" w:cs="Tahoma"/>
                <w:vertAlign w:val="superscript"/>
              </w:rPr>
            </w:rPrChange>
          </w:rPr>
          <w:delText>1</w:delText>
        </w:r>
        <w:r w:rsidR="00DC0E20" w:rsidRPr="0088096E" w:rsidDel="007858A5">
          <w:rPr>
            <w:rFonts w:ascii="Tahoma" w:hAnsi="Tahoma" w:cs="Tahoma"/>
            <w:rPrChange w:id="2592" w:author="michael schneider" w:date="2013-12-03T09:17:00Z">
              <w:rPr>
                <w:rFonts w:ascii="Tahoma" w:hAnsi="Tahoma" w:cs="Tahoma"/>
              </w:rPr>
            </w:rPrChange>
          </w:rPr>
          <w:delText>{alpha_numeric | . }</w:delText>
        </w:r>
        <w:r w:rsidR="00DC0E20" w:rsidRPr="0088096E" w:rsidDel="007858A5">
          <w:rPr>
            <w:rFonts w:ascii="Tahoma" w:hAnsi="Tahoma" w:cs="Tahoma"/>
            <w:vertAlign w:val="superscript"/>
            <w:rPrChange w:id="2593" w:author="michael schneider" w:date="2013-12-03T09:17:00Z">
              <w:rPr>
                <w:rFonts w:ascii="Tahoma" w:hAnsi="Tahoma" w:cs="Tahoma"/>
                <w:vertAlign w:val="superscript"/>
              </w:rPr>
            </w:rPrChange>
          </w:rPr>
          <w:delText>30</w:delText>
        </w:r>
        <w:r w:rsidR="00DC0E20" w:rsidRPr="0088096E" w:rsidDel="007858A5">
          <w:rPr>
            <w:rFonts w:ascii="Tahoma" w:hAnsi="Tahoma" w:cs="Tahoma"/>
            <w:rPrChange w:id="2594" w:author="michael schneider" w:date="2013-12-03T09:17:00Z">
              <w:rPr>
                <w:rFonts w:ascii="Tahoma" w:hAnsi="Tahoma" w:cs="Tahoma"/>
              </w:rPr>
            </w:rPrChange>
          </w:rPr>
          <w:delText xml:space="preserve">. </w:delText>
        </w:r>
      </w:del>
    </w:p>
    <w:p w14:paraId="5A57DAD6" w14:textId="08F86DBB" w:rsidR="00E32535" w:rsidRPr="0088096E" w:rsidDel="007858A5" w:rsidRDefault="00DC0E20" w:rsidP="00EC7913">
      <w:pPr>
        <w:pStyle w:val="Heading4"/>
        <w:numPr>
          <w:ilvl w:val="0"/>
          <w:numId w:val="0"/>
        </w:numPr>
        <w:tabs>
          <w:tab w:val="left" w:pos="2970"/>
        </w:tabs>
        <w:ind w:left="1800" w:hanging="360"/>
        <w:rPr>
          <w:del w:id="2595" w:author="michael schneider" w:date="2013-12-03T09:21:00Z"/>
          <w:rFonts w:ascii="Tahoma" w:hAnsi="Tahoma" w:cs="Tahoma"/>
          <w:rPrChange w:id="2596" w:author="michael schneider" w:date="2013-12-03T09:17:00Z">
            <w:rPr>
              <w:del w:id="2597" w:author="michael schneider" w:date="2013-12-03T09:21:00Z"/>
              <w:rFonts w:ascii="Tahoma" w:hAnsi="Tahoma" w:cs="Tahoma"/>
            </w:rPr>
          </w:rPrChange>
        </w:rPr>
        <w:pPrChange w:id="2598" w:author="michael schneider" w:date="2013-12-03T13:28:00Z">
          <w:pPr>
            <w:pStyle w:val="Heading4"/>
            <w:numPr>
              <w:ilvl w:val="0"/>
              <w:numId w:val="0"/>
            </w:numPr>
            <w:tabs>
              <w:tab w:val="left" w:pos="2970"/>
            </w:tabs>
            <w:ind w:left="3870" w:firstLine="270"/>
          </w:pPr>
        </w:pPrChange>
      </w:pPr>
      <w:del w:id="2599" w:author="michael schneider" w:date="2013-12-03T09:21:00Z">
        <w:r w:rsidRPr="0088096E" w:rsidDel="007858A5">
          <w:rPr>
            <w:rFonts w:ascii="Tahoma" w:hAnsi="Tahoma" w:cs="Tahoma"/>
            <w:rPrChange w:id="2600" w:author="michael schneider" w:date="2013-12-03T09:17:00Z">
              <w:rPr>
                <w:rFonts w:ascii="Tahoma" w:hAnsi="Tahoma" w:cs="Tahoma"/>
              </w:rPr>
            </w:rPrChange>
          </w:rPr>
          <w:delText>&lt;alpha&gt;&lt;alpha&gt;&lt;alpha&gt;</w:delText>
        </w:r>
      </w:del>
    </w:p>
    <w:p w14:paraId="77732B84" w14:textId="4D45BC66" w:rsidR="00DC0E20" w:rsidRPr="0088096E" w:rsidDel="007858A5" w:rsidRDefault="00DC0E20" w:rsidP="00EC7913">
      <w:pPr>
        <w:pStyle w:val="Heading5"/>
        <w:numPr>
          <w:ilvl w:val="0"/>
          <w:numId w:val="0"/>
        </w:numPr>
        <w:tabs>
          <w:tab w:val="left" w:pos="2970"/>
        </w:tabs>
        <w:ind w:left="1800" w:hanging="360"/>
        <w:rPr>
          <w:del w:id="2601" w:author="michael schneider" w:date="2013-12-03T09:21:00Z"/>
          <w:rFonts w:ascii="Tahoma" w:hAnsi="Tahoma" w:cs="Tahoma"/>
          <w:rPrChange w:id="2602" w:author="michael schneider" w:date="2013-12-03T09:17:00Z">
            <w:rPr>
              <w:del w:id="2603" w:author="michael schneider" w:date="2013-12-03T09:21:00Z"/>
              <w:rFonts w:ascii="Tahoma" w:hAnsi="Tahoma" w:cs="Tahoma"/>
            </w:rPr>
          </w:rPrChange>
        </w:rPr>
        <w:pPrChange w:id="2604" w:author="michael schneider" w:date="2013-12-03T13:28:00Z">
          <w:pPr>
            <w:pStyle w:val="Heading5"/>
            <w:tabs>
              <w:tab w:val="left" w:pos="2970"/>
            </w:tabs>
          </w:pPr>
        </w:pPrChange>
      </w:pPr>
      <w:del w:id="2605" w:author="michael schneider" w:date="2013-12-03T09:21:00Z">
        <w:r w:rsidRPr="0088096E" w:rsidDel="007858A5">
          <w:rPr>
            <w:rFonts w:ascii="Tahoma" w:hAnsi="Tahoma" w:cs="Tahoma"/>
            <w:rPrChange w:id="2606" w:author="michael schneider" w:date="2013-12-03T09:17:00Z">
              <w:rPr>
                <w:rFonts w:ascii="Tahoma" w:hAnsi="Tahoma" w:cs="Tahoma"/>
              </w:rPr>
            </w:rPrChange>
          </w:rPr>
          <w:delText>An email address must be RFC 2822 compliant.</w:delText>
        </w:r>
      </w:del>
    </w:p>
    <w:p w14:paraId="185956C0" w14:textId="098C7D9A" w:rsidR="00E32535" w:rsidRPr="0088096E" w:rsidDel="007858A5" w:rsidRDefault="00E32535" w:rsidP="00EC7913">
      <w:pPr>
        <w:pStyle w:val="Heading4"/>
        <w:numPr>
          <w:ilvl w:val="0"/>
          <w:numId w:val="0"/>
        </w:numPr>
        <w:tabs>
          <w:tab w:val="left" w:pos="2970"/>
        </w:tabs>
        <w:ind w:left="1800" w:hanging="360"/>
        <w:rPr>
          <w:del w:id="2607" w:author="michael schneider" w:date="2013-12-03T09:21:00Z"/>
          <w:rFonts w:ascii="Tahoma" w:hAnsi="Tahoma" w:cs="Tahoma"/>
          <w:rPrChange w:id="2608" w:author="michael schneider" w:date="2013-12-03T09:17:00Z">
            <w:rPr>
              <w:del w:id="2609" w:author="michael schneider" w:date="2013-12-03T09:21:00Z"/>
              <w:rFonts w:ascii="Tahoma" w:hAnsi="Tahoma" w:cs="Tahoma"/>
            </w:rPr>
          </w:rPrChange>
        </w:rPr>
        <w:pPrChange w:id="2610" w:author="michael schneider" w:date="2013-12-03T13:28:00Z">
          <w:pPr>
            <w:pStyle w:val="Heading4"/>
            <w:tabs>
              <w:tab w:val="left" w:pos="2970"/>
            </w:tabs>
          </w:pPr>
        </w:pPrChange>
      </w:pPr>
      <w:del w:id="2611" w:author="michael schneider" w:date="2013-12-03T09:21:00Z">
        <w:r w:rsidRPr="0088096E" w:rsidDel="007858A5">
          <w:rPr>
            <w:rFonts w:ascii="Tahoma" w:hAnsi="Tahoma" w:cs="Tahoma"/>
            <w:rPrChange w:id="2612" w:author="michael schneider" w:date="2013-12-03T09:17:00Z">
              <w:rPr>
                <w:rFonts w:ascii="Tahoma" w:hAnsi="Tahoma" w:cs="Tahoma"/>
              </w:rPr>
            </w:rPrChange>
          </w:rPr>
          <w:delText xml:space="preserve">&lt;password&gt; </w:delText>
        </w:r>
        <w:r w:rsidR="003850D6" w:rsidRPr="0088096E" w:rsidDel="007858A5">
          <w:rPr>
            <w:rFonts w:ascii="Tahoma" w:hAnsi="Tahoma" w:cs="Tahoma"/>
            <w:rPrChange w:id="2613" w:author="michael schneider" w:date="2013-12-03T09:17:00Z">
              <w:rPr>
                <w:rFonts w:ascii="Tahoma" w:hAnsi="Tahoma" w:cs="Tahoma"/>
              </w:rPr>
            </w:rPrChange>
          </w:rPr>
          <w:delText>:</w:delText>
        </w:r>
        <w:r w:rsidRPr="0088096E" w:rsidDel="007858A5">
          <w:rPr>
            <w:rFonts w:ascii="Tahoma" w:hAnsi="Tahoma" w:cs="Tahoma"/>
            <w:rPrChange w:id="2614" w:author="michael schneider" w:date="2013-12-03T09:17:00Z">
              <w:rPr>
                <w:rFonts w:ascii="Tahoma" w:hAnsi="Tahoma" w:cs="Tahoma"/>
              </w:rPr>
            </w:rPrChange>
          </w:rPr>
          <w:delText xml:space="preserve">:= </w:delText>
        </w:r>
        <w:r w:rsidR="003850D6" w:rsidRPr="0088096E" w:rsidDel="007858A5">
          <w:rPr>
            <w:rFonts w:ascii="Tahoma" w:hAnsi="Tahoma" w:cs="Tahoma"/>
            <w:vertAlign w:val="superscript"/>
            <w:rPrChange w:id="2615" w:author="michael schneider" w:date="2013-12-03T09:17:00Z">
              <w:rPr>
                <w:rFonts w:ascii="Tahoma" w:hAnsi="Tahoma" w:cs="Tahoma"/>
                <w:vertAlign w:val="superscript"/>
              </w:rPr>
            </w:rPrChange>
          </w:rPr>
          <w:delText>1</w:delText>
        </w:r>
        <w:r w:rsidR="003850D6" w:rsidRPr="0088096E" w:rsidDel="007858A5">
          <w:rPr>
            <w:rFonts w:ascii="Tahoma" w:hAnsi="Tahoma" w:cs="Tahoma"/>
            <w:rPrChange w:id="2616" w:author="michael schneider" w:date="2013-12-03T09:17:00Z">
              <w:rPr>
                <w:rFonts w:ascii="Tahoma" w:hAnsi="Tahoma" w:cs="Tahoma"/>
              </w:rPr>
            </w:rPrChange>
          </w:rPr>
          <w:delText>{alpha_numeric}</w:delText>
        </w:r>
        <w:r w:rsidR="003850D6" w:rsidRPr="0088096E" w:rsidDel="007858A5">
          <w:rPr>
            <w:rFonts w:ascii="Tahoma" w:hAnsi="Tahoma" w:cs="Tahoma"/>
            <w:vertAlign w:val="superscript"/>
            <w:rPrChange w:id="2617" w:author="michael schneider" w:date="2013-12-03T09:17:00Z">
              <w:rPr>
                <w:rFonts w:ascii="Tahoma" w:hAnsi="Tahoma" w:cs="Tahoma"/>
                <w:vertAlign w:val="superscript"/>
              </w:rPr>
            </w:rPrChange>
          </w:rPr>
          <w:delText>12</w:delText>
        </w:r>
      </w:del>
    </w:p>
    <w:p w14:paraId="3661B787" w14:textId="1C44D0C7" w:rsidR="00E32535" w:rsidRPr="0088096E" w:rsidDel="0088096E" w:rsidRDefault="00E32535" w:rsidP="00EC7913">
      <w:pPr>
        <w:pStyle w:val="Heading2"/>
        <w:numPr>
          <w:ilvl w:val="0"/>
          <w:numId w:val="0"/>
        </w:numPr>
        <w:ind w:left="1800" w:hanging="360"/>
        <w:rPr>
          <w:rFonts w:ascii="Tahoma" w:hAnsi="Tahoma" w:cs="Tahoma"/>
          <w:rPrChange w:id="2618" w:author="michael schneider" w:date="2013-12-03T09:17:00Z">
            <w:rPr>
              <w:rFonts w:ascii="Tahoma" w:hAnsi="Tahoma" w:cs="Tahoma"/>
            </w:rPr>
          </w:rPrChange>
        </w:rPr>
        <w:pPrChange w:id="2619" w:author="michael schneider" w:date="2013-12-03T13:28:00Z">
          <w:pPr>
            <w:pStyle w:val="Heading2"/>
          </w:pPr>
        </w:pPrChange>
      </w:pPr>
      <w:moveFromRangeStart w:id="2620" w:author="michael schneider" w:date="2013-12-03T09:18:00Z" w:name="move373825658"/>
      <w:moveFrom w:id="2621" w:author="michael schneider" w:date="2013-12-03T09:18:00Z">
        <w:r w:rsidRPr="0088096E" w:rsidDel="0088096E">
          <w:rPr>
            <w:rFonts w:ascii="Tahoma" w:hAnsi="Tahoma" w:cs="Tahoma"/>
            <w:rPrChange w:id="2622" w:author="michael schneider" w:date="2013-12-03T09:17:00Z">
              <w:rPr>
                <w:rFonts w:ascii="Tahoma" w:hAnsi="Tahoma" w:cs="Tahoma"/>
              </w:rPr>
            </w:rPrChange>
          </w:rPr>
          <w:t>The system shall allow a customer to create an account</w:t>
        </w:r>
      </w:moveFrom>
    </w:p>
    <w:p w14:paraId="5DCA7D39" w14:textId="0CB888E3" w:rsidR="00E32535" w:rsidRPr="0088096E" w:rsidDel="0088096E" w:rsidRDefault="00E32535" w:rsidP="00EC7913">
      <w:pPr>
        <w:pStyle w:val="Heading3"/>
        <w:numPr>
          <w:ilvl w:val="0"/>
          <w:numId w:val="0"/>
        </w:numPr>
        <w:ind w:left="1800" w:hanging="360"/>
        <w:rPr>
          <w:rFonts w:ascii="Tahoma" w:hAnsi="Tahoma" w:cs="Tahoma"/>
          <w:rPrChange w:id="2623" w:author="michael schneider" w:date="2013-12-03T09:17:00Z">
            <w:rPr>
              <w:rFonts w:ascii="Tahoma" w:hAnsi="Tahoma" w:cs="Tahoma"/>
            </w:rPr>
          </w:rPrChange>
        </w:rPr>
        <w:pPrChange w:id="2624" w:author="michael schneider" w:date="2013-12-03T13:28:00Z">
          <w:pPr>
            <w:pStyle w:val="Heading3"/>
          </w:pPr>
        </w:pPrChange>
      </w:pPr>
      <w:moveFrom w:id="2625" w:author="michael schneider" w:date="2013-12-03T09:18:00Z">
        <w:r w:rsidRPr="0088096E" w:rsidDel="0088096E">
          <w:rPr>
            <w:rFonts w:ascii="Tahoma" w:hAnsi="Tahoma" w:cs="Tahoma"/>
            <w:rPrChange w:id="2626" w:author="michael schneider" w:date="2013-12-03T09:17:00Z">
              <w:rPr>
                <w:rFonts w:ascii="Tahoma" w:hAnsi="Tahoma" w:cs="Tahoma"/>
              </w:rPr>
            </w:rPrChange>
          </w:rPr>
          <w:t>A Customer will create an account with an email address and password. They will confirm their password during the account creation process to prevent mis-typing their password.</w:t>
        </w:r>
      </w:moveFrom>
    </w:p>
    <w:p w14:paraId="3C32E2FA" w14:textId="567105B7" w:rsidR="0080029E" w:rsidRPr="0088096E" w:rsidDel="0088096E" w:rsidRDefault="0080029E" w:rsidP="00EC7913">
      <w:pPr>
        <w:pStyle w:val="Heading4"/>
        <w:numPr>
          <w:ilvl w:val="0"/>
          <w:numId w:val="0"/>
        </w:numPr>
        <w:tabs>
          <w:tab w:val="left" w:pos="2970"/>
        </w:tabs>
        <w:ind w:left="1800" w:hanging="360"/>
        <w:rPr>
          <w:rFonts w:ascii="Tahoma" w:hAnsi="Tahoma" w:cs="Tahoma"/>
          <w:rPrChange w:id="2627" w:author="michael schneider" w:date="2013-12-03T09:17:00Z">
            <w:rPr>
              <w:rFonts w:ascii="Tahoma" w:hAnsi="Tahoma" w:cs="Tahoma"/>
            </w:rPr>
          </w:rPrChange>
        </w:rPr>
        <w:pPrChange w:id="2628" w:author="michael schneider" w:date="2013-12-03T13:28:00Z">
          <w:pPr>
            <w:pStyle w:val="Heading4"/>
            <w:tabs>
              <w:tab w:val="left" w:pos="2970"/>
            </w:tabs>
          </w:pPr>
        </w:pPrChange>
      </w:pPr>
      <w:moveFrom w:id="2629" w:author="michael schneider" w:date="2013-12-03T09:18:00Z">
        <w:r w:rsidRPr="0088096E" w:rsidDel="0088096E">
          <w:rPr>
            <w:rFonts w:ascii="Tahoma" w:hAnsi="Tahoma" w:cs="Tahoma"/>
            <w:rPrChange w:id="2630" w:author="michael schneider" w:date="2013-12-03T09:17:00Z">
              <w:rPr>
                <w:rFonts w:ascii="Tahoma" w:hAnsi="Tahoma" w:cs="Tahoma"/>
              </w:rPr>
            </w:rPrChange>
          </w:rPr>
          <w:t xml:space="preserve">&lt;email_address&gt; ::= </w:t>
        </w:r>
        <w:r w:rsidRPr="0088096E" w:rsidDel="0088096E">
          <w:rPr>
            <w:rFonts w:ascii="Tahoma" w:hAnsi="Tahoma" w:cs="Tahoma"/>
            <w:vertAlign w:val="superscript"/>
            <w:rPrChange w:id="2631" w:author="michael schneider" w:date="2013-12-03T09:17:00Z">
              <w:rPr>
                <w:rFonts w:ascii="Tahoma" w:hAnsi="Tahoma" w:cs="Tahoma"/>
                <w:vertAlign w:val="superscript"/>
              </w:rPr>
            </w:rPrChange>
          </w:rPr>
          <w:t>1</w:t>
        </w:r>
        <w:r w:rsidRPr="0088096E" w:rsidDel="0088096E">
          <w:rPr>
            <w:rFonts w:ascii="Tahoma" w:hAnsi="Tahoma" w:cs="Tahoma"/>
            <w:rPrChange w:id="2632" w:author="michael schneider" w:date="2013-12-03T09:17:00Z">
              <w:rPr>
                <w:rFonts w:ascii="Tahoma" w:hAnsi="Tahoma" w:cs="Tahoma"/>
              </w:rPr>
            </w:rPrChange>
          </w:rPr>
          <w:t>{alpha_numeric}</w:t>
        </w:r>
        <w:r w:rsidRPr="0088096E" w:rsidDel="0088096E">
          <w:rPr>
            <w:rFonts w:ascii="Tahoma" w:hAnsi="Tahoma" w:cs="Tahoma"/>
            <w:vertAlign w:val="superscript"/>
            <w:rPrChange w:id="2633" w:author="michael schneider" w:date="2013-12-03T09:17:00Z">
              <w:rPr>
                <w:rFonts w:ascii="Tahoma" w:hAnsi="Tahoma" w:cs="Tahoma"/>
                <w:vertAlign w:val="superscript"/>
              </w:rPr>
            </w:rPrChange>
          </w:rPr>
          <w:t>30</w:t>
        </w:r>
        <w:r w:rsidRPr="0088096E" w:rsidDel="0088096E">
          <w:rPr>
            <w:rFonts w:ascii="Tahoma" w:hAnsi="Tahoma" w:cs="Tahoma"/>
            <w:rPrChange w:id="2634" w:author="michael schneider" w:date="2013-12-03T09:17:00Z">
              <w:rPr>
                <w:rFonts w:ascii="Tahoma" w:hAnsi="Tahoma" w:cs="Tahoma"/>
              </w:rPr>
            </w:rPrChange>
          </w:rPr>
          <w:t>@</w:t>
        </w:r>
        <w:r w:rsidRPr="0088096E" w:rsidDel="0088096E">
          <w:rPr>
            <w:rFonts w:ascii="Tahoma" w:hAnsi="Tahoma" w:cs="Tahoma"/>
            <w:vertAlign w:val="superscript"/>
            <w:rPrChange w:id="2635" w:author="michael schneider" w:date="2013-12-03T09:17:00Z">
              <w:rPr>
                <w:rFonts w:ascii="Tahoma" w:hAnsi="Tahoma" w:cs="Tahoma"/>
                <w:vertAlign w:val="superscript"/>
              </w:rPr>
            </w:rPrChange>
          </w:rPr>
          <w:t>1</w:t>
        </w:r>
        <w:r w:rsidRPr="0088096E" w:rsidDel="0088096E">
          <w:rPr>
            <w:rFonts w:ascii="Tahoma" w:hAnsi="Tahoma" w:cs="Tahoma"/>
            <w:rPrChange w:id="2636" w:author="michael schneider" w:date="2013-12-03T09:17:00Z">
              <w:rPr>
                <w:rFonts w:ascii="Tahoma" w:hAnsi="Tahoma" w:cs="Tahoma"/>
              </w:rPr>
            </w:rPrChange>
          </w:rPr>
          <w:t>{alpha_numeric | . }</w:t>
        </w:r>
        <w:r w:rsidRPr="0088096E" w:rsidDel="0088096E">
          <w:rPr>
            <w:rFonts w:ascii="Tahoma" w:hAnsi="Tahoma" w:cs="Tahoma"/>
            <w:vertAlign w:val="superscript"/>
            <w:rPrChange w:id="2637" w:author="michael schneider" w:date="2013-12-03T09:17:00Z">
              <w:rPr>
                <w:rFonts w:ascii="Tahoma" w:hAnsi="Tahoma" w:cs="Tahoma"/>
                <w:vertAlign w:val="superscript"/>
              </w:rPr>
            </w:rPrChange>
          </w:rPr>
          <w:t>30</w:t>
        </w:r>
        <w:r w:rsidRPr="0088096E" w:rsidDel="0088096E">
          <w:rPr>
            <w:rFonts w:ascii="Tahoma" w:hAnsi="Tahoma" w:cs="Tahoma"/>
            <w:rPrChange w:id="2638" w:author="michael schneider" w:date="2013-12-03T09:17:00Z">
              <w:rPr>
                <w:rFonts w:ascii="Tahoma" w:hAnsi="Tahoma" w:cs="Tahoma"/>
              </w:rPr>
            </w:rPrChange>
          </w:rPr>
          <w:t xml:space="preserve">. </w:t>
        </w:r>
      </w:moveFrom>
    </w:p>
    <w:p w14:paraId="073A608C" w14:textId="04472506" w:rsidR="0080029E" w:rsidRPr="0088096E" w:rsidDel="0088096E" w:rsidRDefault="0080029E" w:rsidP="00EC7913">
      <w:pPr>
        <w:pStyle w:val="Heading4"/>
        <w:numPr>
          <w:ilvl w:val="0"/>
          <w:numId w:val="0"/>
        </w:numPr>
        <w:tabs>
          <w:tab w:val="left" w:pos="2970"/>
        </w:tabs>
        <w:ind w:left="1800" w:hanging="360"/>
        <w:rPr>
          <w:rFonts w:ascii="Tahoma" w:hAnsi="Tahoma" w:cs="Tahoma"/>
          <w:rPrChange w:id="2639" w:author="michael schneider" w:date="2013-12-03T09:17:00Z">
            <w:rPr>
              <w:rFonts w:ascii="Tahoma" w:hAnsi="Tahoma" w:cs="Tahoma"/>
            </w:rPr>
          </w:rPrChange>
        </w:rPr>
        <w:pPrChange w:id="2640" w:author="michael schneider" w:date="2013-12-03T13:28:00Z">
          <w:pPr>
            <w:pStyle w:val="Heading4"/>
            <w:numPr>
              <w:ilvl w:val="0"/>
              <w:numId w:val="0"/>
            </w:numPr>
            <w:tabs>
              <w:tab w:val="left" w:pos="2970"/>
            </w:tabs>
            <w:ind w:left="3870" w:firstLine="270"/>
          </w:pPr>
        </w:pPrChange>
      </w:pPr>
      <w:moveFrom w:id="2641" w:author="michael schneider" w:date="2013-12-03T09:18:00Z">
        <w:r w:rsidRPr="0088096E" w:rsidDel="0088096E">
          <w:rPr>
            <w:rFonts w:ascii="Tahoma" w:hAnsi="Tahoma" w:cs="Tahoma"/>
            <w:rPrChange w:id="2642" w:author="michael schneider" w:date="2013-12-03T09:17:00Z">
              <w:rPr>
                <w:rFonts w:ascii="Tahoma" w:hAnsi="Tahoma" w:cs="Tahoma"/>
              </w:rPr>
            </w:rPrChange>
          </w:rPr>
          <w:t>&lt;alpha&gt;&lt;alpha&gt;&lt;alpha&gt;</w:t>
        </w:r>
      </w:moveFrom>
    </w:p>
    <w:p w14:paraId="65969886" w14:textId="6F0E2250" w:rsidR="0080029E" w:rsidRPr="0088096E" w:rsidDel="0088096E" w:rsidRDefault="0080029E" w:rsidP="00EC7913">
      <w:pPr>
        <w:pStyle w:val="Heading5"/>
        <w:numPr>
          <w:ilvl w:val="0"/>
          <w:numId w:val="0"/>
        </w:numPr>
        <w:tabs>
          <w:tab w:val="left" w:pos="2970"/>
        </w:tabs>
        <w:ind w:left="1800" w:hanging="360"/>
        <w:rPr>
          <w:rFonts w:ascii="Tahoma" w:hAnsi="Tahoma" w:cs="Tahoma"/>
          <w:rPrChange w:id="2643" w:author="michael schneider" w:date="2013-12-03T09:17:00Z">
            <w:rPr>
              <w:rFonts w:ascii="Tahoma" w:hAnsi="Tahoma" w:cs="Tahoma"/>
            </w:rPr>
          </w:rPrChange>
        </w:rPr>
        <w:pPrChange w:id="2644" w:author="michael schneider" w:date="2013-12-03T13:28:00Z">
          <w:pPr>
            <w:pStyle w:val="Heading5"/>
            <w:tabs>
              <w:tab w:val="left" w:pos="2970"/>
            </w:tabs>
          </w:pPr>
        </w:pPrChange>
      </w:pPr>
      <w:moveFrom w:id="2645" w:author="michael schneider" w:date="2013-12-03T09:18:00Z">
        <w:r w:rsidRPr="0088096E" w:rsidDel="0088096E">
          <w:rPr>
            <w:rFonts w:ascii="Tahoma" w:hAnsi="Tahoma" w:cs="Tahoma"/>
            <w:rPrChange w:id="2646" w:author="michael schneider" w:date="2013-12-03T09:17:00Z">
              <w:rPr>
                <w:rFonts w:ascii="Tahoma" w:hAnsi="Tahoma" w:cs="Tahoma"/>
              </w:rPr>
            </w:rPrChange>
          </w:rPr>
          <w:t>An email address must be RFC 2822 compliant.</w:t>
        </w:r>
      </w:moveFrom>
    </w:p>
    <w:p w14:paraId="5D663953" w14:textId="0DE713B4" w:rsidR="00E32535" w:rsidRPr="0088096E" w:rsidDel="0088096E" w:rsidRDefault="003850D6" w:rsidP="00EC7913">
      <w:pPr>
        <w:pStyle w:val="Heading4"/>
        <w:numPr>
          <w:ilvl w:val="0"/>
          <w:numId w:val="0"/>
        </w:numPr>
        <w:tabs>
          <w:tab w:val="left" w:pos="2970"/>
        </w:tabs>
        <w:ind w:left="1800" w:hanging="360"/>
        <w:rPr>
          <w:rFonts w:ascii="Tahoma" w:hAnsi="Tahoma" w:cs="Tahoma"/>
          <w:rPrChange w:id="2647" w:author="michael schneider" w:date="2013-12-03T09:17:00Z">
            <w:rPr>
              <w:rFonts w:ascii="Tahoma" w:hAnsi="Tahoma" w:cs="Tahoma"/>
            </w:rPr>
          </w:rPrChange>
        </w:rPr>
        <w:pPrChange w:id="2648" w:author="michael schneider" w:date="2013-12-03T13:28:00Z">
          <w:pPr>
            <w:pStyle w:val="Heading4"/>
            <w:tabs>
              <w:tab w:val="left" w:pos="2970"/>
            </w:tabs>
          </w:pPr>
        </w:pPrChange>
      </w:pPr>
      <w:moveFrom w:id="2649" w:author="michael schneider" w:date="2013-12-03T09:18:00Z">
        <w:r w:rsidRPr="0088096E" w:rsidDel="0088096E">
          <w:rPr>
            <w:rFonts w:ascii="Tahoma" w:hAnsi="Tahoma" w:cs="Tahoma"/>
            <w:rPrChange w:id="2650" w:author="michael schneider" w:date="2013-12-03T09:17:00Z">
              <w:rPr>
                <w:rFonts w:ascii="Tahoma" w:hAnsi="Tahoma" w:cs="Tahoma"/>
              </w:rPr>
            </w:rPrChange>
          </w:rPr>
          <w:t>&lt;</w:t>
        </w:r>
        <w:r w:rsidR="00E32535" w:rsidRPr="0088096E" w:rsidDel="0088096E">
          <w:rPr>
            <w:rFonts w:ascii="Tahoma" w:hAnsi="Tahoma" w:cs="Tahoma"/>
            <w:rPrChange w:id="2651" w:author="michael schneider" w:date="2013-12-03T09:17:00Z">
              <w:rPr>
                <w:rFonts w:ascii="Tahoma" w:hAnsi="Tahoma" w:cs="Tahoma"/>
              </w:rPr>
            </w:rPrChange>
          </w:rPr>
          <w:t>password</w:t>
        </w:r>
        <w:r w:rsidRPr="0088096E" w:rsidDel="0088096E">
          <w:rPr>
            <w:rFonts w:ascii="Tahoma" w:hAnsi="Tahoma" w:cs="Tahoma"/>
            <w:rPrChange w:id="2652" w:author="michael schneider" w:date="2013-12-03T09:17:00Z">
              <w:rPr>
                <w:rFonts w:ascii="Tahoma" w:hAnsi="Tahoma" w:cs="Tahoma"/>
              </w:rPr>
            </w:rPrChange>
          </w:rPr>
          <w:t>&gt;</w:t>
        </w:r>
        <w:r w:rsidR="0080029E" w:rsidRPr="0088096E" w:rsidDel="0088096E">
          <w:rPr>
            <w:rFonts w:ascii="Tahoma" w:hAnsi="Tahoma" w:cs="Tahoma"/>
            <w:rPrChange w:id="2653" w:author="michael schneider" w:date="2013-12-03T09:17:00Z">
              <w:rPr>
                <w:rFonts w:ascii="Tahoma" w:hAnsi="Tahoma" w:cs="Tahoma"/>
              </w:rPr>
            </w:rPrChange>
          </w:rPr>
          <w:t xml:space="preserve"> ::=</w:t>
        </w:r>
        <w:r w:rsidR="00E32535" w:rsidRPr="0088096E" w:rsidDel="0088096E">
          <w:rPr>
            <w:rFonts w:ascii="Tahoma" w:hAnsi="Tahoma" w:cs="Tahoma"/>
            <w:rPrChange w:id="2654" w:author="michael schneider" w:date="2013-12-03T09:17:00Z">
              <w:rPr>
                <w:rFonts w:ascii="Tahoma" w:hAnsi="Tahoma" w:cs="Tahoma"/>
              </w:rPr>
            </w:rPrChange>
          </w:rPr>
          <w:t xml:space="preserve"> </w:t>
        </w:r>
        <w:r w:rsidR="0080029E" w:rsidRPr="0088096E" w:rsidDel="0088096E">
          <w:rPr>
            <w:rFonts w:ascii="Tahoma" w:hAnsi="Tahoma" w:cs="Tahoma"/>
            <w:vertAlign w:val="superscript"/>
            <w:rPrChange w:id="2655" w:author="michael schneider" w:date="2013-12-03T09:17:00Z">
              <w:rPr>
                <w:rFonts w:ascii="Tahoma" w:hAnsi="Tahoma" w:cs="Tahoma"/>
                <w:vertAlign w:val="superscript"/>
              </w:rPr>
            </w:rPrChange>
          </w:rPr>
          <w:t>1</w:t>
        </w:r>
        <w:r w:rsidR="0080029E" w:rsidRPr="0088096E" w:rsidDel="0088096E">
          <w:rPr>
            <w:rFonts w:ascii="Tahoma" w:hAnsi="Tahoma" w:cs="Tahoma"/>
            <w:rPrChange w:id="2656" w:author="michael schneider" w:date="2013-12-03T09:17:00Z">
              <w:rPr>
                <w:rFonts w:ascii="Tahoma" w:hAnsi="Tahoma" w:cs="Tahoma"/>
              </w:rPr>
            </w:rPrChange>
          </w:rPr>
          <w:t>{alpha_numeric}</w:t>
        </w:r>
        <w:r w:rsidR="0080029E" w:rsidRPr="0088096E" w:rsidDel="0088096E">
          <w:rPr>
            <w:rFonts w:ascii="Tahoma" w:hAnsi="Tahoma" w:cs="Tahoma"/>
            <w:vertAlign w:val="superscript"/>
            <w:rPrChange w:id="2657" w:author="michael schneider" w:date="2013-12-03T09:17:00Z">
              <w:rPr>
                <w:rFonts w:ascii="Tahoma" w:hAnsi="Tahoma" w:cs="Tahoma"/>
                <w:vertAlign w:val="superscript"/>
              </w:rPr>
            </w:rPrChange>
          </w:rPr>
          <w:t>12</w:t>
        </w:r>
      </w:moveFrom>
    </w:p>
    <w:p w14:paraId="35B20D87" w14:textId="0D4918E6" w:rsidR="00E32535" w:rsidRPr="0088096E" w:rsidDel="0088096E" w:rsidRDefault="00F823FA" w:rsidP="00EC7913">
      <w:pPr>
        <w:pStyle w:val="Heading4"/>
        <w:numPr>
          <w:ilvl w:val="0"/>
          <w:numId w:val="0"/>
        </w:numPr>
        <w:tabs>
          <w:tab w:val="left" w:pos="2970"/>
        </w:tabs>
        <w:ind w:left="1800" w:hanging="360"/>
        <w:rPr>
          <w:rFonts w:ascii="Tahoma" w:hAnsi="Tahoma" w:cs="Tahoma"/>
          <w:rPrChange w:id="2658" w:author="michael schneider" w:date="2013-12-03T09:17:00Z">
            <w:rPr>
              <w:rFonts w:ascii="Tahoma" w:hAnsi="Tahoma" w:cs="Tahoma"/>
            </w:rPr>
          </w:rPrChange>
        </w:rPr>
        <w:pPrChange w:id="2659" w:author="michael schneider" w:date="2013-12-03T13:28:00Z">
          <w:pPr>
            <w:pStyle w:val="Heading4"/>
            <w:tabs>
              <w:tab w:val="left" w:pos="2970"/>
            </w:tabs>
          </w:pPr>
        </w:pPrChange>
      </w:pPr>
      <w:moveFrom w:id="2660" w:author="michael schneider" w:date="2013-12-03T09:18:00Z">
        <w:r w:rsidRPr="0088096E" w:rsidDel="0088096E">
          <w:rPr>
            <w:rFonts w:ascii="Tahoma" w:hAnsi="Tahoma" w:cs="Tahoma"/>
            <w:rPrChange w:id="2661" w:author="michael schneider" w:date="2013-12-03T09:17:00Z">
              <w:rPr>
                <w:rFonts w:ascii="Tahoma" w:hAnsi="Tahoma" w:cs="Tahoma"/>
              </w:rPr>
            </w:rPrChange>
          </w:rPr>
          <w:t>&lt;password_</w:t>
        </w:r>
        <w:r w:rsidR="00E32535" w:rsidRPr="0088096E" w:rsidDel="0088096E">
          <w:rPr>
            <w:rFonts w:ascii="Tahoma" w:hAnsi="Tahoma" w:cs="Tahoma"/>
            <w:rPrChange w:id="2662" w:author="michael schneider" w:date="2013-12-03T09:17:00Z">
              <w:rPr>
                <w:rFonts w:ascii="Tahoma" w:hAnsi="Tahoma" w:cs="Tahoma"/>
              </w:rPr>
            </w:rPrChange>
          </w:rPr>
          <w:t>confirmation</w:t>
        </w:r>
        <w:r w:rsidRPr="0088096E" w:rsidDel="0088096E">
          <w:rPr>
            <w:rFonts w:ascii="Tahoma" w:hAnsi="Tahoma" w:cs="Tahoma"/>
            <w:rPrChange w:id="2663" w:author="michael schneider" w:date="2013-12-03T09:17:00Z">
              <w:rPr>
                <w:rFonts w:ascii="Tahoma" w:hAnsi="Tahoma" w:cs="Tahoma"/>
              </w:rPr>
            </w:rPrChange>
          </w:rPr>
          <w:t>&gt;</w:t>
        </w:r>
        <w:r w:rsidR="00E32535" w:rsidRPr="0088096E" w:rsidDel="0088096E">
          <w:rPr>
            <w:rFonts w:ascii="Tahoma" w:hAnsi="Tahoma" w:cs="Tahoma"/>
            <w:rPrChange w:id="2664" w:author="michael schneider" w:date="2013-12-03T09:17:00Z">
              <w:rPr>
                <w:rFonts w:ascii="Tahoma" w:hAnsi="Tahoma" w:cs="Tahoma"/>
              </w:rPr>
            </w:rPrChange>
          </w:rPr>
          <w:t xml:space="preserve"> == </w:t>
        </w:r>
        <w:r w:rsidRPr="0088096E" w:rsidDel="0088096E">
          <w:rPr>
            <w:rFonts w:ascii="Tahoma" w:hAnsi="Tahoma" w:cs="Tahoma"/>
            <w:rPrChange w:id="2665" w:author="michael schneider" w:date="2013-12-03T09:17:00Z">
              <w:rPr>
                <w:rFonts w:ascii="Tahoma" w:hAnsi="Tahoma" w:cs="Tahoma"/>
              </w:rPr>
            </w:rPrChange>
          </w:rPr>
          <w:t>&lt;</w:t>
        </w:r>
        <w:r w:rsidR="00E32535" w:rsidRPr="0088096E" w:rsidDel="0088096E">
          <w:rPr>
            <w:rFonts w:ascii="Tahoma" w:hAnsi="Tahoma" w:cs="Tahoma"/>
            <w:rPrChange w:id="2666" w:author="michael schneider" w:date="2013-12-03T09:17:00Z">
              <w:rPr>
                <w:rFonts w:ascii="Tahoma" w:hAnsi="Tahoma" w:cs="Tahoma"/>
              </w:rPr>
            </w:rPrChange>
          </w:rPr>
          <w:t>password</w:t>
        </w:r>
        <w:r w:rsidRPr="0088096E" w:rsidDel="0088096E">
          <w:rPr>
            <w:rFonts w:ascii="Tahoma" w:hAnsi="Tahoma" w:cs="Tahoma"/>
            <w:rPrChange w:id="2667" w:author="michael schneider" w:date="2013-12-03T09:17:00Z">
              <w:rPr>
                <w:rFonts w:ascii="Tahoma" w:hAnsi="Tahoma" w:cs="Tahoma"/>
              </w:rPr>
            </w:rPrChange>
          </w:rPr>
          <w:t>&gt;</w:t>
        </w:r>
      </w:moveFrom>
    </w:p>
    <w:p w14:paraId="0ABDCEDC" w14:textId="7BDB320E" w:rsidR="00E32535" w:rsidRPr="0088096E" w:rsidDel="00451C61" w:rsidRDefault="00E32535" w:rsidP="00EC7913">
      <w:pPr>
        <w:pStyle w:val="Heading2"/>
        <w:numPr>
          <w:ilvl w:val="0"/>
          <w:numId w:val="0"/>
        </w:numPr>
        <w:tabs>
          <w:tab w:val="left" w:pos="2970"/>
        </w:tabs>
        <w:ind w:left="1800" w:hanging="360"/>
        <w:rPr>
          <w:rFonts w:ascii="Tahoma" w:hAnsi="Tahoma" w:cs="Tahoma"/>
          <w:rPrChange w:id="2668" w:author="michael schneider" w:date="2013-12-03T09:17:00Z">
            <w:rPr>
              <w:rFonts w:ascii="Tahoma" w:hAnsi="Tahoma" w:cs="Tahoma"/>
            </w:rPr>
          </w:rPrChange>
        </w:rPr>
        <w:pPrChange w:id="2669" w:author="michael schneider" w:date="2013-12-03T13:28:00Z">
          <w:pPr>
            <w:pStyle w:val="Heading2"/>
            <w:tabs>
              <w:tab w:val="left" w:pos="2970"/>
            </w:tabs>
          </w:pPr>
        </w:pPrChange>
      </w:pPr>
      <w:moveFromRangeStart w:id="2670" w:author="michael schneider" w:date="2013-12-03T12:56:00Z" w:name="move373838728"/>
      <w:moveFromRangeEnd w:id="2620"/>
      <w:moveFrom w:id="2671" w:author="michael schneider" w:date="2013-12-03T12:56:00Z">
        <w:r w:rsidRPr="0088096E" w:rsidDel="00451C61">
          <w:rPr>
            <w:rFonts w:ascii="Tahoma" w:hAnsi="Tahoma" w:cs="Tahoma"/>
            <w:rPrChange w:id="2672" w:author="michael schneider" w:date="2013-12-03T09:17:00Z">
              <w:rPr>
                <w:rFonts w:ascii="Tahoma" w:hAnsi="Tahoma" w:cs="Tahoma"/>
              </w:rPr>
            </w:rPrChange>
          </w:rPr>
          <w:t>The system shall allow a customer to view their order history</w:t>
        </w:r>
      </w:moveFrom>
    </w:p>
    <w:p w14:paraId="2EB58718" w14:textId="231C446A" w:rsidR="00E32535" w:rsidRPr="0088096E" w:rsidDel="00451C61" w:rsidRDefault="00E32535" w:rsidP="00EC7913">
      <w:pPr>
        <w:pStyle w:val="Heading3"/>
        <w:numPr>
          <w:ilvl w:val="0"/>
          <w:numId w:val="0"/>
        </w:numPr>
        <w:tabs>
          <w:tab w:val="left" w:pos="2970"/>
        </w:tabs>
        <w:ind w:left="1800" w:hanging="360"/>
        <w:rPr>
          <w:rFonts w:ascii="Tahoma" w:hAnsi="Tahoma" w:cs="Tahoma"/>
          <w:rPrChange w:id="2673" w:author="michael schneider" w:date="2013-12-03T09:17:00Z">
            <w:rPr>
              <w:rFonts w:ascii="Tahoma" w:hAnsi="Tahoma" w:cs="Tahoma"/>
            </w:rPr>
          </w:rPrChange>
        </w:rPr>
        <w:pPrChange w:id="2674" w:author="michael schneider" w:date="2013-12-03T13:28:00Z">
          <w:pPr>
            <w:pStyle w:val="Heading3"/>
            <w:tabs>
              <w:tab w:val="left" w:pos="2970"/>
            </w:tabs>
          </w:pPr>
        </w:pPrChange>
      </w:pPr>
      <w:moveFrom w:id="2675" w:author="michael schneider" w:date="2013-12-03T12:56:00Z">
        <w:r w:rsidRPr="0088096E" w:rsidDel="00451C61">
          <w:rPr>
            <w:rFonts w:ascii="Tahoma" w:hAnsi="Tahoma" w:cs="Tahoma"/>
            <w:rPrChange w:id="2676" w:author="michael schneider" w:date="2013-12-03T09:17:00Z">
              <w:rPr>
                <w:rFonts w:ascii="Tahoma" w:hAnsi="Tahoma" w:cs="Tahoma"/>
              </w:rPr>
            </w:rPrChange>
          </w:rPr>
          <w:t>A Customer’s order history includes the price, quantity, paid status, pickup date, and the total.</w:t>
        </w:r>
      </w:moveFrom>
    </w:p>
    <w:p w14:paraId="050C6DE7" w14:textId="070EE1E0" w:rsidR="00E32535" w:rsidRPr="0088096E" w:rsidDel="00451C61" w:rsidRDefault="00E32535" w:rsidP="00EC7913">
      <w:pPr>
        <w:pStyle w:val="Heading4"/>
        <w:numPr>
          <w:ilvl w:val="0"/>
          <w:numId w:val="0"/>
        </w:numPr>
        <w:tabs>
          <w:tab w:val="left" w:pos="2970"/>
        </w:tabs>
        <w:ind w:left="1800" w:hanging="360"/>
        <w:rPr>
          <w:rFonts w:ascii="Tahoma" w:hAnsi="Tahoma" w:cs="Tahoma"/>
          <w:rPrChange w:id="2677" w:author="michael schneider" w:date="2013-12-03T09:17:00Z">
            <w:rPr>
              <w:rFonts w:ascii="Tahoma" w:hAnsi="Tahoma" w:cs="Tahoma"/>
            </w:rPr>
          </w:rPrChange>
        </w:rPr>
        <w:pPrChange w:id="2678" w:author="michael schneider" w:date="2013-12-03T13:28:00Z">
          <w:pPr>
            <w:pStyle w:val="Heading4"/>
            <w:tabs>
              <w:tab w:val="left" w:pos="2970"/>
            </w:tabs>
          </w:pPr>
        </w:pPrChange>
      </w:pPr>
      <w:moveFrom w:id="2679" w:author="michael schneider" w:date="2013-12-03T12:56:00Z">
        <w:r w:rsidRPr="0088096E" w:rsidDel="00451C61">
          <w:rPr>
            <w:rFonts w:ascii="Tahoma" w:hAnsi="Tahoma" w:cs="Tahoma"/>
            <w:rPrChange w:id="2680" w:author="michael schneider" w:date="2013-12-03T09:17:00Z">
              <w:rPr>
                <w:rFonts w:ascii="Tahoma" w:hAnsi="Tahoma" w:cs="Tahoma"/>
              </w:rPr>
            </w:rPrChange>
          </w:rPr>
          <w:t xml:space="preserve">&lt;price&gt; </w:t>
        </w:r>
        <w:r w:rsidR="0017365F" w:rsidRPr="0088096E" w:rsidDel="00451C61">
          <w:rPr>
            <w:rFonts w:ascii="Tahoma" w:hAnsi="Tahoma" w:cs="Tahoma"/>
            <w:rPrChange w:id="2681" w:author="michael schneider" w:date="2013-12-03T09:17:00Z">
              <w:rPr>
                <w:rFonts w:ascii="Tahoma" w:hAnsi="Tahoma" w:cs="Tahoma"/>
              </w:rPr>
            </w:rPrChange>
          </w:rPr>
          <w:t>:</w:t>
        </w:r>
        <w:r w:rsidRPr="0088096E" w:rsidDel="00451C61">
          <w:rPr>
            <w:rFonts w:ascii="Tahoma" w:hAnsi="Tahoma" w:cs="Tahoma"/>
            <w:rPrChange w:id="2682" w:author="michael schneider" w:date="2013-12-03T09:17:00Z">
              <w:rPr>
                <w:rFonts w:ascii="Tahoma" w:hAnsi="Tahoma" w:cs="Tahoma"/>
              </w:rPr>
            </w:rPrChange>
          </w:rPr>
          <w:t>:= $&lt;digits&gt;.&lt;digits&gt;</w:t>
        </w:r>
      </w:moveFrom>
    </w:p>
    <w:p w14:paraId="48E0E3A6" w14:textId="60FC12EF" w:rsidR="00E32535" w:rsidRPr="0088096E" w:rsidDel="00451C61" w:rsidRDefault="00E32535" w:rsidP="00EC7913">
      <w:pPr>
        <w:pStyle w:val="Heading4"/>
        <w:numPr>
          <w:ilvl w:val="0"/>
          <w:numId w:val="0"/>
        </w:numPr>
        <w:tabs>
          <w:tab w:val="left" w:pos="2970"/>
        </w:tabs>
        <w:ind w:left="1800" w:hanging="360"/>
        <w:rPr>
          <w:rFonts w:ascii="Tahoma" w:hAnsi="Tahoma" w:cs="Tahoma"/>
          <w:rPrChange w:id="2683" w:author="michael schneider" w:date="2013-12-03T09:17:00Z">
            <w:rPr>
              <w:rFonts w:ascii="Tahoma" w:hAnsi="Tahoma" w:cs="Tahoma"/>
            </w:rPr>
          </w:rPrChange>
        </w:rPr>
        <w:pPrChange w:id="2684" w:author="michael schneider" w:date="2013-12-03T13:28:00Z">
          <w:pPr>
            <w:pStyle w:val="Heading4"/>
            <w:tabs>
              <w:tab w:val="left" w:pos="2970"/>
            </w:tabs>
          </w:pPr>
        </w:pPrChange>
      </w:pPr>
      <w:moveFrom w:id="2685" w:author="michael schneider" w:date="2013-12-03T12:56:00Z">
        <w:r w:rsidRPr="0088096E" w:rsidDel="00451C61">
          <w:rPr>
            <w:rFonts w:ascii="Tahoma" w:hAnsi="Tahoma" w:cs="Tahoma"/>
            <w:rPrChange w:id="2686" w:author="michael schneider" w:date="2013-12-03T09:17:00Z">
              <w:rPr>
                <w:rFonts w:ascii="Tahoma" w:hAnsi="Tahoma" w:cs="Tahoma"/>
              </w:rPr>
            </w:rPrChange>
          </w:rPr>
          <w:t>&lt;quantity&gt; := &lt;digits&gt;</w:t>
        </w:r>
      </w:moveFrom>
    </w:p>
    <w:p w14:paraId="768A4200" w14:textId="636C421B" w:rsidR="0017365F" w:rsidRPr="0088096E" w:rsidDel="00451C61" w:rsidRDefault="00E32535" w:rsidP="00EC7913">
      <w:pPr>
        <w:pStyle w:val="Heading4"/>
        <w:numPr>
          <w:ilvl w:val="0"/>
          <w:numId w:val="0"/>
        </w:numPr>
        <w:tabs>
          <w:tab w:val="left" w:pos="2970"/>
        </w:tabs>
        <w:ind w:left="1800" w:hanging="360"/>
        <w:rPr>
          <w:rFonts w:ascii="Tahoma" w:hAnsi="Tahoma" w:cs="Tahoma"/>
          <w:rPrChange w:id="2687" w:author="michael schneider" w:date="2013-12-03T09:17:00Z">
            <w:rPr>
              <w:rFonts w:ascii="Tahoma" w:hAnsi="Tahoma" w:cs="Tahoma"/>
            </w:rPr>
          </w:rPrChange>
        </w:rPr>
        <w:pPrChange w:id="2688" w:author="michael schneider" w:date="2013-12-03T13:28:00Z">
          <w:pPr>
            <w:pStyle w:val="Heading4"/>
            <w:tabs>
              <w:tab w:val="left" w:pos="2970"/>
            </w:tabs>
          </w:pPr>
        </w:pPrChange>
      </w:pPr>
      <w:moveFrom w:id="2689" w:author="michael schneider" w:date="2013-12-03T12:56:00Z">
        <w:r w:rsidRPr="0088096E" w:rsidDel="00451C61">
          <w:rPr>
            <w:rFonts w:ascii="Tahoma" w:hAnsi="Tahoma" w:cs="Tahoma"/>
            <w:rPrChange w:id="2690" w:author="michael schneider" w:date="2013-12-03T09:17:00Z">
              <w:rPr>
                <w:rFonts w:ascii="Tahoma" w:hAnsi="Tahoma" w:cs="Tahoma"/>
              </w:rPr>
            </w:rPrChange>
          </w:rPr>
          <w:t>&lt;pai</w:t>
        </w:r>
        <w:r w:rsidR="0017365F" w:rsidRPr="0088096E" w:rsidDel="00451C61">
          <w:rPr>
            <w:rFonts w:ascii="Tahoma" w:hAnsi="Tahoma" w:cs="Tahoma"/>
            <w:rPrChange w:id="2691" w:author="michael schneider" w:date="2013-12-03T09:17:00Z">
              <w:rPr>
                <w:rFonts w:ascii="Tahoma" w:hAnsi="Tahoma" w:cs="Tahoma"/>
              </w:rPr>
            </w:rPrChange>
          </w:rPr>
          <w:t xml:space="preserve">d status&gt; := TRUE | FALSE </w:t>
        </w:r>
      </w:moveFrom>
    </w:p>
    <w:p w14:paraId="3112ED04" w14:textId="4F455A7E" w:rsidR="00E32535" w:rsidRPr="0088096E" w:rsidDel="00451C61" w:rsidRDefault="00E32535" w:rsidP="00EC7913">
      <w:pPr>
        <w:pStyle w:val="Heading5"/>
        <w:numPr>
          <w:ilvl w:val="0"/>
          <w:numId w:val="0"/>
        </w:numPr>
        <w:tabs>
          <w:tab w:val="left" w:pos="2970"/>
        </w:tabs>
        <w:ind w:left="1800" w:hanging="360"/>
        <w:rPr>
          <w:rFonts w:ascii="Tahoma" w:hAnsi="Tahoma" w:cs="Tahoma"/>
          <w:rPrChange w:id="2692" w:author="michael schneider" w:date="2013-12-03T09:17:00Z">
            <w:rPr>
              <w:rFonts w:ascii="Tahoma" w:hAnsi="Tahoma" w:cs="Tahoma"/>
            </w:rPr>
          </w:rPrChange>
        </w:rPr>
        <w:pPrChange w:id="2693" w:author="michael schneider" w:date="2013-12-03T13:28:00Z">
          <w:pPr>
            <w:pStyle w:val="Heading5"/>
            <w:tabs>
              <w:tab w:val="left" w:pos="2970"/>
            </w:tabs>
          </w:pPr>
        </w:pPrChange>
      </w:pPr>
      <w:moveFrom w:id="2694" w:author="michael schneider" w:date="2013-12-03T12:56:00Z">
        <w:r w:rsidRPr="0088096E" w:rsidDel="00451C61">
          <w:rPr>
            <w:rFonts w:ascii="Tahoma" w:hAnsi="Tahoma" w:cs="Tahoma"/>
            <w:rPrChange w:id="2695" w:author="michael schneider" w:date="2013-12-03T09:17:00Z">
              <w:rPr>
                <w:rFonts w:ascii="Tahoma" w:hAnsi="Tahoma" w:cs="Tahoma"/>
              </w:rPr>
            </w:rPrChange>
          </w:rPr>
          <w:t xml:space="preserve"> TRUE means the order has been paid for and FALSE means</w:t>
        </w:r>
        <w:r w:rsidR="0017365F" w:rsidRPr="0088096E" w:rsidDel="00451C61">
          <w:rPr>
            <w:rFonts w:ascii="Tahoma" w:hAnsi="Tahoma" w:cs="Tahoma"/>
            <w:rPrChange w:id="2696" w:author="michael schneider" w:date="2013-12-03T09:17:00Z">
              <w:rPr>
                <w:rFonts w:ascii="Tahoma" w:hAnsi="Tahoma" w:cs="Tahoma"/>
              </w:rPr>
            </w:rPrChange>
          </w:rPr>
          <w:t xml:space="preserve"> the item has not been paid for</w:t>
        </w:r>
      </w:moveFrom>
    </w:p>
    <w:p w14:paraId="3E1B8566" w14:textId="08EF0281" w:rsidR="00E32535" w:rsidRPr="0088096E" w:rsidDel="00EC7913" w:rsidRDefault="00E32535" w:rsidP="00EC7913">
      <w:pPr>
        <w:pStyle w:val="Heading4"/>
        <w:numPr>
          <w:ilvl w:val="0"/>
          <w:numId w:val="0"/>
        </w:numPr>
        <w:tabs>
          <w:tab w:val="left" w:pos="2970"/>
        </w:tabs>
        <w:ind w:left="1800" w:hanging="360"/>
        <w:rPr>
          <w:del w:id="2697" w:author="michael schneider" w:date="2013-12-03T13:28:00Z"/>
          <w:rFonts w:ascii="Tahoma" w:hAnsi="Tahoma" w:cs="Tahoma"/>
          <w:rPrChange w:id="2698" w:author="michael schneider" w:date="2013-12-03T09:17:00Z">
            <w:rPr>
              <w:del w:id="2699" w:author="michael schneider" w:date="2013-12-03T13:28:00Z"/>
              <w:rFonts w:ascii="Tahoma" w:hAnsi="Tahoma" w:cs="Tahoma"/>
            </w:rPr>
          </w:rPrChange>
        </w:rPr>
        <w:pPrChange w:id="2700" w:author="michael schneider" w:date="2013-12-03T13:28:00Z">
          <w:pPr>
            <w:pStyle w:val="Heading4"/>
            <w:tabs>
              <w:tab w:val="left" w:pos="2970"/>
            </w:tabs>
          </w:pPr>
        </w:pPrChange>
      </w:pPr>
      <w:moveFrom w:id="2701" w:author="michael schneider" w:date="2013-12-03T12:56:00Z">
        <w:r w:rsidRPr="0088096E" w:rsidDel="00451C61">
          <w:rPr>
            <w:rFonts w:ascii="Tahoma" w:hAnsi="Tahoma" w:cs="Tahoma"/>
            <w:rPrChange w:id="2702" w:author="michael schneider" w:date="2013-12-03T09:17:00Z">
              <w:rPr>
                <w:rFonts w:ascii="Tahoma" w:hAnsi="Tahoma" w:cs="Tahoma"/>
              </w:rPr>
            </w:rPrChange>
          </w:rPr>
          <w:t xml:space="preserve">&lt;pickup date&gt; := </w:t>
        </w:r>
        <w:r w:rsidR="0017365F" w:rsidRPr="0088096E" w:rsidDel="00451C61">
          <w:rPr>
            <w:rFonts w:ascii="Tahoma" w:hAnsi="Tahoma" w:cs="Tahoma"/>
            <w:rPrChange w:id="2703" w:author="michael schneider" w:date="2013-12-03T09:17:00Z">
              <w:rPr>
                <w:rFonts w:ascii="Tahoma" w:hAnsi="Tahoma" w:cs="Tahoma"/>
              </w:rPr>
            </w:rPrChange>
          </w:rPr>
          <w:t>&lt;date&gt;</w:t>
        </w:r>
      </w:moveFrom>
      <w:moveFromRangeEnd w:id="2670"/>
    </w:p>
    <w:p w14:paraId="40D976D1" w14:textId="6BEACC3D" w:rsidR="00E32535" w:rsidRPr="0088096E" w:rsidDel="009628CF" w:rsidRDefault="00D00561" w:rsidP="00EC7913">
      <w:pPr>
        <w:pStyle w:val="Heading4"/>
        <w:numPr>
          <w:ilvl w:val="0"/>
          <w:numId w:val="0"/>
        </w:numPr>
        <w:tabs>
          <w:tab w:val="left" w:pos="2970"/>
        </w:tabs>
        <w:ind w:left="1800" w:hanging="360"/>
        <w:rPr>
          <w:rFonts w:ascii="Tahoma" w:hAnsi="Tahoma" w:cs="Tahoma"/>
          <w:rPrChange w:id="2704" w:author="michael schneider" w:date="2013-12-03T09:17:00Z">
            <w:rPr>
              <w:rFonts w:ascii="Tahoma" w:hAnsi="Tahoma" w:cs="Tahoma"/>
            </w:rPr>
          </w:rPrChange>
        </w:rPr>
        <w:pPrChange w:id="2705" w:author="michael schneider" w:date="2013-12-03T13:28:00Z">
          <w:pPr>
            <w:pStyle w:val="Heading2"/>
            <w:tabs>
              <w:tab w:val="left" w:pos="2970"/>
            </w:tabs>
          </w:pPr>
        </w:pPrChange>
      </w:pPr>
      <w:moveFromRangeStart w:id="2706" w:author="michael schneider" w:date="2013-12-03T10:24:00Z" w:name="move373829573"/>
      <w:moveFrom w:id="2707" w:author="michael schneider" w:date="2013-12-03T10:24:00Z">
        <w:r w:rsidRPr="0088096E" w:rsidDel="009628CF">
          <w:rPr>
            <w:rFonts w:ascii="Tahoma" w:hAnsi="Tahoma" w:cs="Tahoma"/>
            <w:rPrChange w:id="2708" w:author="michael schneider" w:date="2013-12-03T09:17:00Z">
              <w:rPr>
                <w:rFonts w:ascii="Tahoma" w:hAnsi="Tahoma" w:cs="Tahoma"/>
              </w:rPr>
            </w:rPrChange>
          </w:rPr>
          <w:t xml:space="preserve"> </w:t>
        </w:r>
        <w:r w:rsidR="00E32535" w:rsidRPr="0088096E" w:rsidDel="009628CF">
          <w:rPr>
            <w:rFonts w:ascii="Tahoma" w:hAnsi="Tahoma" w:cs="Tahoma"/>
            <w:rPrChange w:id="2709" w:author="michael schneider" w:date="2013-12-03T09:17:00Z">
              <w:rPr>
                <w:rFonts w:ascii="Tahoma" w:hAnsi="Tahoma" w:cs="Tahoma"/>
              </w:rPr>
            </w:rPrChange>
          </w:rPr>
          <w:t>The system shall allow a customer to reset a forgotten password</w:t>
        </w:r>
      </w:moveFrom>
    </w:p>
    <w:p w14:paraId="71B004D1" w14:textId="65705FC3" w:rsidR="00E32535" w:rsidRPr="0088096E" w:rsidDel="009628CF" w:rsidRDefault="00E32535" w:rsidP="00EC7913">
      <w:pPr>
        <w:pStyle w:val="Heading4"/>
        <w:numPr>
          <w:ilvl w:val="0"/>
          <w:numId w:val="0"/>
        </w:numPr>
        <w:ind w:left="1800" w:hanging="360"/>
        <w:rPr>
          <w:rFonts w:ascii="Tahoma" w:hAnsi="Tahoma" w:cs="Tahoma"/>
          <w:rPrChange w:id="2710" w:author="michael schneider" w:date="2013-12-03T09:17:00Z">
            <w:rPr>
              <w:rFonts w:ascii="Tahoma" w:hAnsi="Tahoma" w:cs="Tahoma"/>
            </w:rPr>
          </w:rPrChange>
        </w:rPr>
        <w:pPrChange w:id="2711" w:author="michael schneider" w:date="2013-12-03T13:28:00Z">
          <w:pPr>
            <w:pStyle w:val="Heading3"/>
            <w:tabs>
              <w:tab w:val="left" w:pos="2970"/>
            </w:tabs>
          </w:pPr>
        </w:pPrChange>
      </w:pPr>
      <w:moveFrom w:id="2712" w:author="michael schneider" w:date="2013-12-03T10:24:00Z">
        <w:r w:rsidRPr="0088096E" w:rsidDel="009628CF">
          <w:rPr>
            <w:rFonts w:ascii="Tahoma" w:hAnsi="Tahoma" w:cs="Tahoma"/>
            <w:rPrChange w:id="2713" w:author="michael schneider" w:date="2013-12-03T09:17:00Z">
              <w:rPr>
                <w:rFonts w:ascii="Tahoma" w:hAnsi="Tahoma" w:cs="Tahoma"/>
              </w:rPr>
            </w:rPrChange>
          </w:rPr>
          <w:t>A Customer who has forgotten their password can request an email that contains a time sensitive link to change their password.</w:t>
        </w:r>
      </w:moveFrom>
    </w:p>
    <w:p w14:paraId="08B5BE6A" w14:textId="5C258701" w:rsidR="00E32535" w:rsidRPr="0088096E" w:rsidDel="009628CF" w:rsidRDefault="0017365F" w:rsidP="00EC7913">
      <w:pPr>
        <w:pStyle w:val="Heading4"/>
        <w:numPr>
          <w:ilvl w:val="0"/>
          <w:numId w:val="0"/>
        </w:numPr>
        <w:ind w:left="1800" w:hanging="360"/>
        <w:rPr>
          <w:rFonts w:ascii="Tahoma" w:hAnsi="Tahoma" w:cs="Tahoma"/>
          <w:rPrChange w:id="2714" w:author="michael schneider" w:date="2013-12-03T09:17:00Z">
            <w:rPr>
              <w:rFonts w:ascii="Tahoma" w:hAnsi="Tahoma" w:cs="Tahoma"/>
            </w:rPr>
          </w:rPrChange>
        </w:rPr>
        <w:pPrChange w:id="2715" w:author="michael schneider" w:date="2013-12-03T13:28:00Z">
          <w:pPr>
            <w:pStyle w:val="Heading4"/>
            <w:tabs>
              <w:tab w:val="left" w:pos="2970"/>
            </w:tabs>
          </w:pPr>
        </w:pPrChange>
      </w:pPr>
      <w:moveFrom w:id="2716" w:author="michael schneider" w:date="2013-12-03T10:24:00Z">
        <w:r w:rsidRPr="0088096E" w:rsidDel="009628CF">
          <w:rPr>
            <w:rFonts w:ascii="Tahoma" w:hAnsi="Tahoma" w:cs="Tahoma"/>
            <w:rPrChange w:id="2717" w:author="michael schneider" w:date="2013-12-03T09:17:00Z">
              <w:rPr>
                <w:rFonts w:ascii="Tahoma" w:hAnsi="Tahoma" w:cs="Tahoma"/>
              </w:rPr>
            </w:rPrChange>
          </w:rPr>
          <w:t>&lt;</w:t>
        </w:r>
        <w:r w:rsidR="002F180F" w:rsidRPr="0088096E" w:rsidDel="009628CF">
          <w:rPr>
            <w:rFonts w:ascii="Tahoma" w:hAnsi="Tahoma" w:cs="Tahoma"/>
            <w:rPrChange w:id="2718" w:author="michael schneider" w:date="2013-12-03T09:17:00Z">
              <w:rPr>
                <w:rFonts w:ascii="Tahoma" w:hAnsi="Tahoma" w:cs="Tahoma"/>
              </w:rPr>
            </w:rPrChange>
          </w:rPr>
          <w:t>new_</w:t>
        </w:r>
        <w:r w:rsidR="00E32535" w:rsidRPr="0088096E" w:rsidDel="009628CF">
          <w:rPr>
            <w:rFonts w:ascii="Tahoma" w:hAnsi="Tahoma" w:cs="Tahoma"/>
            <w:rPrChange w:id="2719" w:author="michael schneider" w:date="2013-12-03T09:17:00Z">
              <w:rPr>
                <w:rFonts w:ascii="Tahoma" w:hAnsi="Tahoma" w:cs="Tahoma"/>
              </w:rPr>
            </w:rPrChange>
          </w:rPr>
          <w:t>password</w:t>
        </w:r>
        <w:r w:rsidRPr="0088096E" w:rsidDel="009628CF">
          <w:rPr>
            <w:rFonts w:ascii="Tahoma" w:hAnsi="Tahoma" w:cs="Tahoma"/>
            <w:rPrChange w:id="2720" w:author="michael schneider" w:date="2013-12-03T09:17:00Z">
              <w:rPr>
                <w:rFonts w:ascii="Tahoma" w:hAnsi="Tahoma" w:cs="Tahoma"/>
              </w:rPr>
            </w:rPrChange>
          </w:rPr>
          <w:t>&gt;</w:t>
        </w:r>
        <w:r w:rsidR="00E32535" w:rsidRPr="0088096E" w:rsidDel="009628CF">
          <w:rPr>
            <w:rFonts w:ascii="Tahoma" w:hAnsi="Tahoma" w:cs="Tahoma"/>
            <w:rPrChange w:id="2721" w:author="michael schneider" w:date="2013-12-03T09:17:00Z">
              <w:rPr>
                <w:rFonts w:ascii="Tahoma" w:hAnsi="Tahoma" w:cs="Tahoma"/>
              </w:rPr>
            </w:rPrChange>
          </w:rPr>
          <w:t xml:space="preserve"> := </w:t>
        </w:r>
        <w:r w:rsidRPr="0088096E" w:rsidDel="009628CF">
          <w:rPr>
            <w:rFonts w:ascii="Tahoma" w:hAnsi="Tahoma" w:cs="Tahoma"/>
            <w:vertAlign w:val="superscript"/>
            <w:rPrChange w:id="2722" w:author="michael schneider" w:date="2013-12-03T09:17:00Z">
              <w:rPr>
                <w:rFonts w:ascii="Tahoma" w:hAnsi="Tahoma" w:cs="Tahoma"/>
                <w:vertAlign w:val="superscript"/>
              </w:rPr>
            </w:rPrChange>
          </w:rPr>
          <w:t>1</w:t>
        </w:r>
        <w:r w:rsidRPr="0088096E" w:rsidDel="009628CF">
          <w:rPr>
            <w:rFonts w:ascii="Tahoma" w:hAnsi="Tahoma" w:cs="Tahoma"/>
            <w:rPrChange w:id="2723" w:author="michael schneider" w:date="2013-12-03T09:17:00Z">
              <w:rPr>
                <w:rFonts w:ascii="Tahoma" w:hAnsi="Tahoma" w:cs="Tahoma"/>
              </w:rPr>
            </w:rPrChange>
          </w:rPr>
          <w:t>{alpha_numeric}</w:t>
        </w:r>
        <w:r w:rsidRPr="0088096E" w:rsidDel="009628CF">
          <w:rPr>
            <w:rFonts w:ascii="Tahoma" w:hAnsi="Tahoma" w:cs="Tahoma"/>
            <w:vertAlign w:val="superscript"/>
            <w:rPrChange w:id="2724" w:author="michael schneider" w:date="2013-12-03T09:17:00Z">
              <w:rPr>
                <w:rFonts w:ascii="Tahoma" w:hAnsi="Tahoma" w:cs="Tahoma"/>
                <w:vertAlign w:val="superscript"/>
              </w:rPr>
            </w:rPrChange>
          </w:rPr>
          <w:t>12</w:t>
        </w:r>
      </w:moveFrom>
    </w:p>
    <w:p w14:paraId="3F569EFB" w14:textId="6E59D4BF" w:rsidR="00624049" w:rsidRPr="0088096E" w:rsidDel="009628CF" w:rsidRDefault="008C453B" w:rsidP="00EC7913">
      <w:pPr>
        <w:pStyle w:val="Heading4"/>
        <w:numPr>
          <w:ilvl w:val="0"/>
          <w:numId w:val="0"/>
        </w:numPr>
        <w:ind w:left="1800" w:hanging="360"/>
        <w:rPr>
          <w:rFonts w:ascii="Tahoma" w:hAnsi="Tahoma" w:cs="Tahoma"/>
          <w:rPrChange w:id="2725" w:author="michael schneider" w:date="2013-12-03T09:17:00Z">
            <w:rPr>
              <w:rFonts w:ascii="Tahoma" w:hAnsi="Tahoma" w:cs="Tahoma"/>
            </w:rPr>
          </w:rPrChange>
        </w:rPr>
        <w:pPrChange w:id="2726" w:author="michael schneider" w:date="2013-12-03T13:28:00Z">
          <w:pPr>
            <w:pStyle w:val="Heading4"/>
            <w:tabs>
              <w:tab w:val="left" w:pos="2970"/>
            </w:tabs>
          </w:pPr>
        </w:pPrChange>
      </w:pPr>
      <w:moveFrom w:id="2727" w:author="michael schneider" w:date="2013-12-03T10:24:00Z">
        <w:r w:rsidRPr="0088096E" w:rsidDel="009628CF">
          <w:rPr>
            <w:rFonts w:ascii="Tahoma" w:hAnsi="Tahoma" w:cs="Tahoma"/>
            <w:rPrChange w:id="2728" w:author="michael schneider" w:date="2013-12-03T09:17:00Z">
              <w:rPr>
                <w:rFonts w:ascii="Tahoma" w:hAnsi="Tahoma" w:cs="Tahoma"/>
              </w:rPr>
            </w:rPrChange>
          </w:rPr>
          <w:t>&lt;password_</w:t>
        </w:r>
        <w:r w:rsidR="00E32535" w:rsidRPr="0088096E" w:rsidDel="009628CF">
          <w:rPr>
            <w:rFonts w:ascii="Tahoma" w:hAnsi="Tahoma" w:cs="Tahoma"/>
            <w:rPrChange w:id="2729" w:author="michael schneider" w:date="2013-12-03T09:17:00Z">
              <w:rPr>
                <w:rFonts w:ascii="Tahoma" w:hAnsi="Tahoma" w:cs="Tahoma"/>
              </w:rPr>
            </w:rPrChange>
          </w:rPr>
          <w:t>confirmation</w:t>
        </w:r>
        <w:r w:rsidRPr="0088096E" w:rsidDel="009628CF">
          <w:rPr>
            <w:rFonts w:ascii="Tahoma" w:hAnsi="Tahoma" w:cs="Tahoma"/>
            <w:rPrChange w:id="2730" w:author="michael schneider" w:date="2013-12-03T09:17:00Z">
              <w:rPr>
                <w:rFonts w:ascii="Tahoma" w:hAnsi="Tahoma" w:cs="Tahoma"/>
              </w:rPr>
            </w:rPrChange>
          </w:rPr>
          <w:t>&gt;</w:t>
        </w:r>
        <w:r w:rsidR="00E32535" w:rsidRPr="0088096E" w:rsidDel="009628CF">
          <w:rPr>
            <w:rFonts w:ascii="Tahoma" w:hAnsi="Tahoma" w:cs="Tahoma"/>
            <w:rPrChange w:id="2731" w:author="michael schneider" w:date="2013-12-03T09:17:00Z">
              <w:rPr>
                <w:rFonts w:ascii="Tahoma" w:hAnsi="Tahoma" w:cs="Tahoma"/>
              </w:rPr>
            </w:rPrChange>
          </w:rPr>
          <w:t xml:space="preserve"> == </w:t>
        </w:r>
        <w:r w:rsidRPr="0088096E" w:rsidDel="009628CF">
          <w:rPr>
            <w:rFonts w:ascii="Tahoma" w:hAnsi="Tahoma" w:cs="Tahoma"/>
            <w:rPrChange w:id="2732" w:author="michael schneider" w:date="2013-12-03T09:17:00Z">
              <w:rPr>
                <w:rFonts w:ascii="Tahoma" w:hAnsi="Tahoma" w:cs="Tahoma"/>
              </w:rPr>
            </w:rPrChange>
          </w:rPr>
          <w:t>&lt;new_</w:t>
        </w:r>
        <w:r w:rsidR="00E32535" w:rsidRPr="0088096E" w:rsidDel="009628CF">
          <w:rPr>
            <w:rFonts w:ascii="Tahoma" w:hAnsi="Tahoma" w:cs="Tahoma"/>
            <w:rPrChange w:id="2733" w:author="michael schneider" w:date="2013-12-03T09:17:00Z">
              <w:rPr>
                <w:rFonts w:ascii="Tahoma" w:hAnsi="Tahoma" w:cs="Tahoma"/>
              </w:rPr>
            </w:rPrChange>
          </w:rPr>
          <w:t>password</w:t>
        </w:r>
        <w:r w:rsidRPr="0088096E" w:rsidDel="009628CF">
          <w:rPr>
            <w:rFonts w:ascii="Tahoma" w:hAnsi="Tahoma" w:cs="Tahoma"/>
            <w:rPrChange w:id="2734" w:author="michael schneider" w:date="2013-12-03T09:17:00Z">
              <w:rPr>
                <w:rFonts w:ascii="Tahoma" w:hAnsi="Tahoma" w:cs="Tahoma"/>
              </w:rPr>
            </w:rPrChange>
          </w:rPr>
          <w:t>&gt;</w:t>
        </w:r>
      </w:moveFrom>
    </w:p>
    <w:p w14:paraId="791DDF0B" w14:textId="39256CE1" w:rsidR="00B13684" w:rsidRPr="0088096E" w:rsidDel="0054345A" w:rsidRDefault="00D00561" w:rsidP="00EC7913">
      <w:pPr>
        <w:pStyle w:val="Heading4"/>
        <w:numPr>
          <w:ilvl w:val="0"/>
          <w:numId w:val="0"/>
        </w:numPr>
        <w:ind w:left="1800" w:hanging="360"/>
        <w:rPr>
          <w:del w:id="2735" w:author="michael schneider" w:date="2013-12-03T12:40:00Z"/>
          <w:rFonts w:ascii="Tahoma" w:hAnsi="Tahoma" w:cs="Tahoma"/>
          <w:rPrChange w:id="2736" w:author="michael schneider" w:date="2013-12-03T09:17:00Z">
            <w:rPr>
              <w:del w:id="2737" w:author="michael schneider" w:date="2013-12-03T12:40:00Z"/>
              <w:rFonts w:ascii="Tahoma" w:hAnsi="Tahoma" w:cs="Tahoma"/>
            </w:rPr>
          </w:rPrChange>
        </w:rPr>
        <w:pPrChange w:id="2738" w:author="michael schneider" w:date="2013-12-03T13:28:00Z">
          <w:pPr>
            <w:pStyle w:val="Heading2"/>
            <w:tabs>
              <w:tab w:val="left" w:pos="2970"/>
            </w:tabs>
          </w:pPr>
        </w:pPrChange>
      </w:pPr>
      <w:moveFrom w:id="2739" w:author="michael schneider" w:date="2013-12-03T10:24:00Z">
        <w:del w:id="2740" w:author="michael schneider" w:date="2013-12-03T12:40:00Z">
          <w:r w:rsidRPr="0088096E" w:rsidDel="0054345A">
            <w:rPr>
              <w:rFonts w:ascii="Tahoma" w:hAnsi="Tahoma" w:cs="Tahoma"/>
              <w:rPrChange w:id="2741" w:author="michael schneider" w:date="2013-12-03T09:17:00Z">
                <w:rPr>
                  <w:rFonts w:ascii="Tahoma" w:hAnsi="Tahoma" w:cs="Tahoma"/>
                </w:rPr>
              </w:rPrChange>
            </w:rPr>
            <w:delText xml:space="preserve"> </w:delText>
          </w:r>
        </w:del>
      </w:moveFrom>
      <w:moveFromRangeEnd w:id="2706"/>
      <w:del w:id="2742" w:author="michael schneider" w:date="2013-12-03T12:40:00Z">
        <w:r w:rsidR="00CB44BA" w:rsidRPr="0088096E" w:rsidDel="0054345A">
          <w:rPr>
            <w:rFonts w:ascii="Tahoma" w:hAnsi="Tahoma" w:cs="Tahoma"/>
            <w:rPrChange w:id="2743" w:author="michael schneider" w:date="2013-12-03T09:17:00Z">
              <w:rPr>
                <w:rFonts w:ascii="Tahoma" w:hAnsi="Tahoma" w:cs="Tahoma"/>
              </w:rPr>
            </w:rPrChange>
          </w:rPr>
          <w:delText>The system shall display available products when a customer issues the “display available products” command.</w:delText>
        </w:r>
      </w:del>
    </w:p>
    <w:p w14:paraId="0A029D5D" w14:textId="4B3313A2" w:rsidR="00CB44BA" w:rsidRPr="0088096E" w:rsidDel="002863CE" w:rsidRDefault="00CB44BA" w:rsidP="00EC7913">
      <w:pPr>
        <w:pStyle w:val="Heading4"/>
        <w:numPr>
          <w:ilvl w:val="0"/>
          <w:numId w:val="0"/>
        </w:numPr>
        <w:ind w:left="1800" w:hanging="360"/>
        <w:rPr>
          <w:rFonts w:ascii="Tahoma" w:hAnsi="Tahoma" w:cs="Tahoma"/>
          <w:rPrChange w:id="2744" w:author="michael schneider" w:date="2013-12-03T09:17:00Z">
            <w:rPr>
              <w:rFonts w:ascii="Tahoma" w:hAnsi="Tahoma" w:cs="Tahoma"/>
            </w:rPr>
          </w:rPrChange>
        </w:rPr>
        <w:pPrChange w:id="2745" w:author="michael schneider" w:date="2013-12-03T13:28:00Z">
          <w:pPr>
            <w:pStyle w:val="Heading2"/>
            <w:tabs>
              <w:tab w:val="left" w:pos="2970"/>
            </w:tabs>
          </w:pPr>
        </w:pPrChange>
      </w:pPr>
      <w:moveFromRangeStart w:id="2746" w:author="michael schneider" w:date="2013-12-03T12:41:00Z" w:name="move373837834"/>
      <w:moveFrom w:id="2747" w:author="michael schneider" w:date="2013-12-03T12:41:00Z">
        <w:r w:rsidRPr="0088096E" w:rsidDel="002863CE">
          <w:rPr>
            <w:rFonts w:ascii="Tahoma" w:hAnsi="Tahoma" w:cs="Tahoma"/>
            <w:rPrChange w:id="2748" w:author="michael schneider" w:date="2013-12-03T09:17:00Z">
              <w:rPr>
                <w:rFonts w:ascii="Tahoma" w:hAnsi="Tahoma" w:cs="Tahoma"/>
              </w:rPr>
            </w:rPrChange>
          </w:rPr>
          <w:t>The system shall allow a Customer to purchase available products from the market.</w:t>
        </w:r>
      </w:moveFrom>
    </w:p>
    <w:p w14:paraId="215BAFB6" w14:textId="0185036C" w:rsidR="00CB44BA" w:rsidRPr="0088096E" w:rsidDel="002863CE" w:rsidRDefault="00CB44BA" w:rsidP="00EC7913">
      <w:pPr>
        <w:pStyle w:val="Heading4"/>
        <w:numPr>
          <w:ilvl w:val="0"/>
          <w:numId w:val="0"/>
        </w:numPr>
        <w:ind w:left="1800" w:hanging="360"/>
        <w:rPr>
          <w:rFonts w:ascii="Tahoma" w:hAnsi="Tahoma" w:cs="Tahoma"/>
          <w:rPrChange w:id="2749" w:author="michael schneider" w:date="2013-12-03T09:17:00Z">
            <w:rPr>
              <w:rFonts w:ascii="Tahoma" w:hAnsi="Tahoma" w:cs="Tahoma"/>
            </w:rPr>
          </w:rPrChange>
        </w:rPr>
        <w:pPrChange w:id="2750" w:author="michael schneider" w:date="2013-12-03T13:28:00Z">
          <w:pPr>
            <w:pStyle w:val="Heading3"/>
            <w:tabs>
              <w:tab w:val="left" w:pos="2970"/>
            </w:tabs>
          </w:pPr>
        </w:pPrChange>
      </w:pPr>
      <w:moveFrom w:id="2751" w:author="michael schneider" w:date="2013-12-03T12:41:00Z">
        <w:r w:rsidRPr="0088096E" w:rsidDel="002863CE">
          <w:rPr>
            <w:rFonts w:ascii="Tahoma" w:hAnsi="Tahoma" w:cs="Tahoma"/>
            <w:rPrChange w:id="2752" w:author="michael schneider" w:date="2013-12-03T09:17:00Z">
              <w:rPr>
                <w:rFonts w:ascii="Tahoma" w:hAnsi="Tahoma" w:cs="Tahoma"/>
              </w:rPr>
            </w:rPrChange>
          </w:rPr>
          <w:t>The system shall allow a Customer to add a specified quantity of product to the shopping cart.</w:t>
        </w:r>
      </w:moveFrom>
    </w:p>
    <w:p w14:paraId="55709210" w14:textId="66E10A58" w:rsidR="00CB44BA" w:rsidRPr="0088096E" w:rsidDel="002863CE" w:rsidRDefault="00CB44BA" w:rsidP="00EC7913">
      <w:pPr>
        <w:pStyle w:val="Heading4"/>
        <w:numPr>
          <w:ilvl w:val="0"/>
          <w:numId w:val="0"/>
        </w:numPr>
        <w:ind w:left="1800" w:hanging="360"/>
        <w:rPr>
          <w:rFonts w:ascii="Tahoma" w:hAnsi="Tahoma" w:cs="Tahoma"/>
          <w:rPrChange w:id="2753" w:author="michael schneider" w:date="2013-12-03T09:17:00Z">
            <w:rPr>
              <w:rFonts w:ascii="Tahoma" w:hAnsi="Tahoma" w:cs="Tahoma"/>
            </w:rPr>
          </w:rPrChange>
        </w:rPr>
        <w:pPrChange w:id="2754" w:author="michael schneider" w:date="2013-12-03T13:28:00Z">
          <w:pPr>
            <w:pStyle w:val="Heading4"/>
            <w:tabs>
              <w:tab w:val="left" w:pos="2970"/>
            </w:tabs>
          </w:pPr>
        </w:pPrChange>
      </w:pPr>
      <w:moveFrom w:id="2755" w:author="michael schneider" w:date="2013-12-03T12:41:00Z">
        <w:r w:rsidRPr="0088096E" w:rsidDel="002863CE">
          <w:rPr>
            <w:rFonts w:ascii="Tahoma" w:hAnsi="Tahoma" w:cs="Tahoma"/>
            <w:rPrChange w:id="2756" w:author="michael schneider" w:date="2013-12-03T09:17:00Z">
              <w:rPr>
                <w:rFonts w:ascii="Tahoma" w:hAnsi="Tahoma" w:cs="Tahoma"/>
              </w:rPr>
            </w:rPrChange>
          </w:rPr>
          <w:t>User interface design</w:t>
        </w:r>
      </w:moveFrom>
    </w:p>
    <w:p w14:paraId="5AA04B73" w14:textId="32ADD9F7" w:rsidR="00CB44BA" w:rsidRPr="0088096E" w:rsidDel="002863CE" w:rsidRDefault="00CB44BA" w:rsidP="00EC7913">
      <w:pPr>
        <w:pStyle w:val="Heading4"/>
        <w:numPr>
          <w:ilvl w:val="0"/>
          <w:numId w:val="0"/>
        </w:numPr>
        <w:ind w:left="1800" w:hanging="360"/>
        <w:rPr>
          <w:rFonts w:ascii="Tahoma" w:hAnsi="Tahoma" w:cs="Tahoma"/>
          <w:rPrChange w:id="2757" w:author="michael schneider" w:date="2013-12-03T09:17:00Z">
            <w:rPr>
              <w:rFonts w:ascii="Tahoma" w:hAnsi="Tahoma" w:cs="Tahoma"/>
            </w:rPr>
          </w:rPrChange>
        </w:rPr>
        <w:pPrChange w:id="2758" w:author="michael schneider" w:date="2013-12-03T13:28:00Z">
          <w:pPr>
            <w:pStyle w:val="Heading4"/>
            <w:tabs>
              <w:tab w:val="left" w:pos="2970"/>
            </w:tabs>
          </w:pPr>
        </w:pPrChange>
      </w:pPr>
      <w:moveFrom w:id="2759" w:author="michael schneider" w:date="2013-12-03T12:41:00Z">
        <w:r w:rsidRPr="0088096E" w:rsidDel="002863CE">
          <w:rPr>
            <w:rFonts w:ascii="Tahoma" w:hAnsi="Tahoma" w:cs="Tahoma"/>
            <w:rPrChange w:id="2760" w:author="michael schneider" w:date="2013-12-03T09:17:00Z">
              <w:rPr>
                <w:rFonts w:ascii="Tahoma" w:hAnsi="Tahoma" w:cs="Tahoma"/>
              </w:rPr>
            </w:rPrChange>
          </w:rPr>
          <w:t>The system shall allow the Customer to specify the quantity of product to add to the shopping cart by entering a number in the Qty field and clicking the “Add to Shopping Cart” button.</w:t>
        </w:r>
      </w:moveFrom>
    </w:p>
    <w:p w14:paraId="527B5A3C" w14:textId="528FA562" w:rsidR="00CB44BA" w:rsidRPr="0088096E" w:rsidDel="002863CE" w:rsidRDefault="00CB44BA" w:rsidP="00EC7913">
      <w:pPr>
        <w:pStyle w:val="Heading4"/>
        <w:numPr>
          <w:ilvl w:val="0"/>
          <w:numId w:val="0"/>
        </w:numPr>
        <w:ind w:left="1800" w:hanging="360"/>
        <w:rPr>
          <w:rFonts w:ascii="Tahoma" w:hAnsi="Tahoma" w:cs="Tahoma"/>
          <w:rPrChange w:id="2761" w:author="michael schneider" w:date="2013-12-03T09:17:00Z">
            <w:rPr>
              <w:rFonts w:ascii="Tahoma" w:hAnsi="Tahoma" w:cs="Tahoma"/>
            </w:rPr>
          </w:rPrChange>
        </w:rPr>
        <w:pPrChange w:id="2762" w:author="michael schneider" w:date="2013-12-03T13:28:00Z">
          <w:pPr>
            <w:pStyle w:val="Heading4"/>
            <w:tabs>
              <w:tab w:val="left" w:pos="2970"/>
            </w:tabs>
          </w:pPr>
        </w:pPrChange>
      </w:pPr>
      <w:moveFrom w:id="2763" w:author="michael schneider" w:date="2013-12-03T12:41:00Z">
        <w:r w:rsidRPr="0088096E" w:rsidDel="002863CE">
          <w:rPr>
            <w:rFonts w:ascii="Tahoma" w:hAnsi="Tahoma" w:cs="Tahoma"/>
            <w:rPrChange w:id="2764" w:author="michael schneider" w:date="2013-12-03T09:17:00Z">
              <w:rPr>
                <w:rFonts w:ascii="Tahoma" w:hAnsi="Tahoma" w:cs="Tahoma"/>
              </w:rPr>
            </w:rPrChange>
          </w:rPr>
          <w:t>&lt;Qty&gt; ::= &lt;quantity&gt;</w:t>
        </w:r>
      </w:moveFrom>
    </w:p>
    <w:p w14:paraId="6141995E" w14:textId="0EAED670" w:rsidR="00CB44BA" w:rsidRPr="0088096E" w:rsidDel="002863CE" w:rsidRDefault="00CB44BA" w:rsidP="00EC7913">
      <w:pPr>
        <w:pStyle w:val="Heading4"/>
        <w:numPr>
          <w:ilvl w:val="0"/>
          <w:numId w:val="0"/>
        </w:numPr>
        <w:ind w:left="1800" w:hanging="360"/>
        <w:rPr>
          <w:rFonts w:ascii="Tahoma" w:hAnsi="Tahoma" w:cs="Tahoma"/>
          <w:sz w:val="24"/>
          <w:rPrChange w:id="2765" w:author="michael schneider" w:date="2013-12-03T09:17:00Z">
            <w:rPr>
              <w:rFonts w:ascii="Tahoma" w:hAnsi="Tahoma" w:cs="Tahoma"/>
              <w:b/>
              <w:sz w:val="24"/>
            </w:rPr>
          </w:rPrChange>
        </w:rPr>
        <w:pPrChange w:id="2766" w:author="michael schneider" w:date="2013-12-03T13:28:00Z">
          <w:pPr>
            <w:pStyle w:val="ListParagraph"/>
            <w:tabs>
              <w:tab w:val="left" w:pos="2970"/>
            </w:tabs>
            <w:spacing w:after="200" w:line="480" w:lineRule="auto"/>
            <w:ind w:left="1440" w:firstLine="360"/>
          </w:pPr>
        </w:pPrChange>
      </w:pPr>
      <w:moveFrom w:id="2767" w:author="michael schneider" w:date="2013-12-03T12:41:00Z">
        <w:r w:rsidRPr="0088096E" w:rsidDel="002863CE">
          <w:rPr>
            <w:rFonts w:ascii="Tahoma" w:hAnsi="Tahoma" w:cs="Tahoma"/>
            <w:rPrChange w:id="2768" w:author="michael schneider" w:date="2013-12-03T09:17:00Z">
              <w:rPr>
                <w:rFonts w:ascii="Tahoma" w:hAnsi="Tahoma" w:cs="Tahoma"/>
                <w:b/>
              </w:rPr>
            </w:rPrChange>
          </w:rPr>
          <w:t xml:space="preserve">&lt;quantity&gt; ::= </w:t>
        </w:r>
        <w:r w:rsidRPr="0088096E" w:rsidDel="002863CE">
          <w:rPr>
            <w:rFonts w:ascii="Tahoma" w:hAnsi="Tahoma" w:cs="Tahoma"/>
            <w:sz w:val="24"/>
            <w:vertAlign w:val="superscript"/>
            <w:rPrChange w:id="2769" w:author="michael schneider" w:date="2013-12-03T09:17:00Z">
              <w:rPr>
                <w:rFonts w:ascii="Tahoma" w:hAnsi="Tahoma" w:cs="Tahoma"/>
                <w:b/>
                <w:sz w:val="24"/>
                <w:vertAlign w:val="superscript"/>
              </w:rPr>
            </w:rPrChange>
          </w:rPr>
          <w:t>0</w:t>
        </w:r>
        <w:r w:rsidRPr="0088096E" w:rsidDel="002863CE">
          <w:rPr>
            <w:rFonts w:ascii="Tahoma" w:hAnsi="Tahoma" w:cs="Tahoma"/>
            <w:sz w:val="24"/>
            <w:rPrChange w:id="2770" w:author="michael schneider" w:date="2013-12-03T09:17:00Z">
              <w:rPr>
                <w:rFonts w:ascii="Tahoma" w:hAnsi="Tahoma" w:cs="Tahoma"/>
                <w:b/>
                <w:sz w:val="24"/>
              </w:rPr>
            </w:rPrChange>
          </w:rPr>
          <w:t>{</w:t>
        </w:r>
        <w:r w:rsidRPr="0088096E" w:rsidDel="002863CE">
          <w:rPr>
            <w:rFonts w:ascii="Tahoma" w:hAnsi="Tahoma" w:cs="Tahoma"/>
            <w:rPrChange w:id="2771" w:author="michael schneider" w:date="2013-12-03T09:17:00Z">
              <w:rPr>
                <w:rFonts w:ascii="Tahoma" w:hAnsi="Tahoma" w:cs="Tahoma"/>
                <w:b/>
              </w:rPr>
            </w:rPrChange>
          </w:rPr>
          <w:t>integer</w:t>
        </w:r>
        <w:r w:rsidRPr="0088096E" w:rsidDel="002863CE">
          <w:rPr>
            <w:rFonts w:ascii="Tahoma" w:hAnsi="Tahoma" w:cs="Tahoma"/>
            <w:sz w:val="24"/>
            <w:rPrChange w:id="2772" w:author="michael schneider" w:date="2013-12-03T09:17:00Z">
              <w:rPr>
                <w:rFonts w:ascii="Tahoma" w:hAnsi="Tahoma" w:cs="Tahoma"/>
                <w:b/>
                <w:sz w:val="24"/>
              </w:rPr>
            </w:rPrChange>
          </w:rPr>
          <w:t>}</w:t>
        </w:r>
        <w:r w:rsidRPr="0088096E" w:rsidDel="002863CE">
          <w:rPr>
            <w:rFonts w:ascii="Tahoma" w:hAnsi="Tahoma" w:cs="Tahoma"/>
            <w:sz w:val="24"/>
            <w:vertAlign w:val="superscript"/>
            <w:rPrChange w:id="2773" w:author="michael schneider" w:date="2013-12-03T09:17:00Z">
              <w:rPr>
                <w:rFonts w:ascii="Tahoma" w:hAnsi="Tahoma" w:cs="Tahoma"/>
                <w:b/>
                <w:sz w:val="24"/>
                <w:vertAlign w:val="superscript"/>
              </w:rPr>
            </w:rPrChange>
          </w:rPr>
          <w:t>999</w:t>
        </w:r>
        <w:r w:rsidRPr="0088096E" w:rsidDel="002863CE">
          <w:rPr>
            <w:rFonts w:ascii="Tahoma" w:hAnsi="Tahoma" w:cs="Tahoma"/>
            <w:sz w:val="24"/>
            <w:rPrChange w:id="2774" w:author="michael schneider" w:date="2013-12-03T09:17:00Z">
              <w:rPr>
                <w:rFonts w:ascii="Tahoma" w:hAnsi="Tahoma" w:cs="Tahoma"/>
                <w:b/>
                <w:sz w:val="24"/>
              </w:rPr>
            </w:rPrChange>
          </w:rPr>
          <w:t xml:space="preserve"> defaults to 0</w:t>
        </w:r>
      </w:moveFrom>
    </w:p>
    <w:p w14:paraId="2CA5A8BB" w14:textId="6465488C" w:rsidR="002C6A42" w:rsidRPr="0088096E" w:rsidDel="002863CE" w:rsidRDefault="002C6A42" w:rsidP="00EC7913">
      <w:pPr>
        <w:pStyle w:val="Heading4"/>
        <w:numPr>
          <w:ilvl w:val="0"/>
          <w:numId w:val="0"/>
        </w:numPr>
        <w:ind w:left="1800" w:hanging="360"/>
        <w:rPr>
          <w:rFonts w:ascii="Tahoma" w:hAnsi="Tahoma" w:cs="Tahoma"/>
          <w:rPrChange w:id="2775" w:author="michael schneider" w:date="2013-12-03T09:17:00Z">
            <w:rPr>
              <w:rFonts w:ascii="Tahoma" w:hAnsi="Tahoma" w:cs="Tahoma"/>
            </w:rPr>
          </w:rPrChange>
        </w:rPr>
        <w:pPrChange w:id="2776" w:author="michael schneider" w:date="2013-12-03T13:28:00Z">
          <w:pPr>
            <w:pStyle w:val="Heading4"/>
            <w:tabs>
              <w:tab w:val="left" w:pos="2970"/>
            </w:tabs>
          </w:pPr>
        </w:pPrChange>
      </w:pPr>
      <w:moveFrom w:id="2777" w:author="michael schneider" w:date="2013-12-03T12:41:00Z">
        <w:r w:rsidRPr="0088096E" w:rsidDel="002863CE">
          <w:rPr>
            <w:rFonts w:ascii="Tahoma" w:hAnsi="Tahoma" w:cs="Tahoma"/>
            <w:rPrChange w:id="2778" w:author="michael schneider" w:date="2013-12-03T09:17:00Z">
              <w:rPr>
                <w:rFonts w:ascii="Tahoma" w:hAnsi="Tahoma" w:cs="Tahoma"/>
              </w:rPr>
            </w:rPrChange>
          </w:rPr>
          <w:t>Pseudo Code</w:t>
        </w:r>
      </w:moveFrom>
    </w:p>
    <w:p w14:paraId="6A46D1E4" w14:textId="4372555A" w:rsidR="00CB44BA" w:rsidRPr="0088096E" w:rsidDel="002863CE" w:rsidRDefault="002C6A42" w:rsidP="00EC7913">
      <w:pPr>
        <w:pStyle w:val="Heading4"/>
        <w:numPr>
          <w:ilvl w:val="0"/>
          <w:numId w:val="0"/>
        </w:numPr>
        <w:ind w:left="1800" w:hanging="360"/>
        <w:rPr>
          <w:rFonts w:ascii="Tahoma" w:hAnsi="Tahoma" w:cs="Tahoma"/>
          <w:b w:val="0"/>
          <w:i w:val="0"/>
          <w:rPrChange w:id="2779" w:author="michael schneider" w:date="2013-12-03T09:17:00Z">
            <w:rPr>
              <w:rFonts w:ascii="Tahoma" w:hAnsi="Tahoma" w:cs="Tahoma"/>
              <w:b w:val="0"/>
              <w:i w:val="0"/>
            </w:rPr>
          </w:rPrChange>
        </w:rPr>
        <w:pPrChange w:id="2780" w:author="michael schneider" w:date="2013-12-03T13:28:00Z">
          <w:pPr>
            <w:pStyle w:val="Heading4"/>
            <w:numPr>
              <w:ilvl w:val="0"/>
              <w:numId w:val="0"/>
            </w:numPr>
            <w:tabs>
              <w:tab w:val="left" w:pos="2970"/>
            </w:tabs>
            <w:spacing w:before="0" w:after="0" w:line="240" w:lineRule="auto"/>
            <w:contextualSpacing/>
          </w:pPr>
        </w:pPrChange>
      </w:pPr>
      <w:moveFrom w:id="2781" w:author="michael schneider" w:date="2013-12-03T12:41:00Z">
        <w:r w:rsidRPr="0088096E" w:rsidDel="002863CE">
          <w:rPr>
            <w:rFonts w:ascii="Tahoma" w:hAnsi="Tahoma" w:cs="Tahoma"/>
            <w:b w:val="0"/>
            <w:i w:val="0"/>
            <w:rPrChange w:id="2782" w:author="michael schneider" w:date="2013-12-03T09:17:00Z">
              <w:rPr>
                <w:rFonts w:ascii="Tahoma" w:hAnsi="Tahoma" w:cs="Tahoma"/>
                <w:b w:val="0"/>
                <w:i w:val="0"/>
              </w:rPr>
            </w:rPrChange>
          </w:rPr>
          <w:t>If c</w:t>
        </w:r>
        <w:r w:rsidR="00CB44BA" w:rsidRPr="0088096E" w:rsidDel="002863CE">
          <w:rPr>
            <w:rFonts w:ascii="Tahoma" w:hAnsi="Tahoma" w:cs="Tahoma"/>
            <w:b w:val="0"/>
            <w:i w:val="0"/>
            <w:rPrChange w:id="2783" w:author="michael schneider" w:date="2013-12-03T09:17:00Z">
              <w:rPr>
                <w:rFonts w:ascii="Tahoma" w:hAnsi="Tahoma" w:cs="Tahoma"/>
                <w:b w:val="0"/>
                <w:i w:val="0"/>
              </w:rPr>
            </w:rPrChange>
          </w:rPr>
          <w:t xml:space="preserve">ustomer is logged in then </w:t>
        </w:r>
      </w:moveFrom>
    </w:p>
    <w:p w14:paraId="39EF0E5E" w14:textId="144137D6" w:rsidR="00CB44BA" w:rsidRPr="0088096E" w:rsidDel="002863CE" w:rsidRDefault="00CB44BA" w:rsidP="00EC7913">
      <w:pPr>
        <w:pStyle w:val="Heading4"/>
        <w:numPr>
          <w:ilvl w:val="0"/>
          <w:numId w:val="0"/>
        </w:numPr>
        <w:ind w:left="1800" w:hanging="360"/>
        <w:rPr>
          <w:rFonts w:ascii="Tahoma" w:hAnsi="Tahoma" w:cs="Tahoma"/>
          <w:szCs w:val="22"/>
          <w:rPrChange w:id="2784" w:author="michael schneider" w:date="2013-12-03T09:17:00Z">
            <w:rPr>
              <w:rFonts w:ascii="Tahoma" w:hAnsi="Tahoma" w:cs="Tahoma"/>
              <w:sz w:val="22"/>
              <w:szCs w:val="22"/>
            </w:rPr>
          </w:rPrChange>
        </w:rPr>
        <w:pPrChange w:id="2785" w:author="michael schneider" w:date="2013-12-03T13:28:00Z">
          <w:pPr>
            <w:tabs>
              <w:tab w:val="left" w:pos="2970"/>
            </w:tabs>
            <w:spacing w:after="0" w:line="240" w:lineRule="auto"/>
            <w:ind w:left="1440" w:firstLine="720"/>
            <w:contextualSpacing/>
          </w:pPr>
        </w:pPrChange>
      </w:pPr>
      <w:moveFrom w:id="2786" w:author="michael schneider" w:date="2013-12-03T12:41:00Z">
        <w:r w:rsidRPr="0088096E" w:rsidDel="002863CE">
          <w:rPr>
            <w:rFonts w:ascii="Tahoma" w:hAnsi="Tahoma" w:cs="Tahoma"/>
            <w:szCs w:val="22"/>
            <w:rPrChange w:id="2787" w:author="michael schneider" w:date="2013-12-03T09:17:00Z">
              <w:rPr>
                <w:rFonts w:ascii="Tahoma" w:hAnsi="Tahoma" w:cs="Tahoma"/>
                <w:sz w:val="22"/>
                <w:szCs w:val="22"/>
              </w:rPr>
            </w:rPrChange>
          </w:rPr>
          <w:t>If product quantity in inventory &gt;= specified quantity Then</w:t>
        </w:r>
      </w:moveFrom>
    </w:p>
    <w:p w14:paraId="2306ED43" w14:textId="2507D3ED" w:rsidR="00CB44BA" w:rsidRPr="0088096E" w:rsidDel="002863CE" w:rsidRDefault="00CB44BA" w:rsidP="00EC7913">
      <w:pPr>
        <w:pStyle w:val="Heading4"/>
        <w:numPr>
          <w:ilvl w:val="0"/>
          <w:numId w:val="0"/>
        </w:numPr>
        <w:ind w:left="1800" w:hanging="360"/>
        <w:rPr>
          <w:rFonts w:ascii="Tahoma" w:hAnsi="Tahoma" w:cs="Tahoma"/>
          <w:rPrChange w:id="2788" w:author="michael schneider" w:date="2013-12-03T09:17:00Z">
            <w:rPr>
              <w:rFonts w:ascii="Tahoma" w:hAnsi="Tahoma" w:cs="Tahoma"/>
            </w:rPr>
          </w:rPrChange>
        </w:rPr>
        <w:pPrChange w:id="2789" w:author="michael schneider" w:date="2013-12-03T13:28:00Z">
          <w:pPr>
            <w:pStyle w:val="ListParagraph"/>
            <w:tabs>
              <w:tab w:val="left" w:pos="2970"/>
            </w:tabs>
            <w:ind w:left="2880"/>
          </w:pPr>
        </w:pPrChange>
      </w:pPr>
      <w:moveFrom w:id="2790" w:author="michael schneider" w:date="2013-12-03T12:41:00Z">
        <w:r w:rsidRPr="0088096E" w:rsidDel="002863CE">
          <w:rPr>
            <w:rFonts w:ascii="Tahoma" w:hAnsi="Tahoma" w:cs="Tahoma"/>
            <w:rPrChange w:id="2791" w:author="michael schneider" w:date="2013-12-03T09:17:00Z">
              <w:rPr>
                <w:rFonts w:ascii="Tahoma" w:hAnsi="Tahoma" w:cs="Tahoma"/>
              </w:rPr>
            </w:rPrChange>
          </w:rPr>
          <w:t>Add specified quantity to quantity in shopping cart</w:t>
        </w:r>
      </w:moveFrom>
    </w:p>
    <w:p w14:paraId="5BC8F742" w14:textId="3859F401" w:rsidR="00CB44BA" w:rsidRPr="0088096E" w:rsidDel="002863CE" w:rsidRDefault="00CB44BA" w:rsidP="00EC7913">
      <w:pPr>
        <w:pStyle w:val="Heading4"/>
        <w:numPr>
          <w:ilvl w:val="0"/>
          <w:numId w:val="0"/>
        </w:numPr>
        <w:ind w:left="1800" w:hanging="360"/>
        <w:rPr>
          <w:rFonts w:ascii="Tahoma" w:hAnsi="Tahoma" w:cs="Tahoma"/>
          <w:rPrChange w:id="2792" w:author="michael schneider" w:date="2013-12-03T09:17:00Z">
            <w:rPr>
              <w:rFonts w:ascii="Tahoma" w:hAnsi="Tahoma" w:cs="Tahoma"/>
            </w:rPr>
          </w:rPrChange>
        </w:rPr>
        <w:pPrChange w:id="2793" w:author="michael schneider" w:date="2013-12-03T13:28:00Z">
          <w:pPr>
            <w:pStyle w:val="ListParagraph"/>
            <w:tabs>
              <w:tab w:val="left" w:pos="2970"/>
            </w:tabs>
            <w:ind w:left="2880"/>
          </w:pPr>
        </w:pPrChange>
      </w:pPr>
      <w:moveFrom w:id="2794" w:author="michael schneider" w:date="2013-12-03T12:41:00Z">
        <w:r w:rsidRPr="0088096E" w:rsidDel="002863CE">
          <w:rPr>
            <w:rFonts w:ascii="Tahoma" w:hAnsi="Tahoma" w:cs="Tahoma"/>
            <w:rPrChange w:id="2795" w:author="michael schneider" w:date="2013-12-03T09:17:00Z">
              <w:rPr>
                <w:rFonts w:ascii="Tahoma" w:hAnsi="Tahoma" w:cs="Tahoma"/>
              </w:rPr>
            </w:rPrChange>
          </w:rPr>
          <w:t>Subtract specified quantity form product quantity in inventory</w:t>
        </w:r>
      </w:moveFrom>
    </w:p>
    <w:p w14:paraId="47C28999" w14:textId="0F0E2206" w:rsidR="00CB44BA" w:rsidRPr="0088096E" w:rsidDel="002863CE" w:rsidRDefault="00CB44BA" w:rsidP="00EC7913">
      <w:pPr>
        <w:pStyle w:val="Heading4"/>
        <w:numPr>
          <w:ilvl w:val="0"/>
          <w:numId w:val="0"/>
        </w:numPr>
        <w:ind w:left="1800" w:hanging="360"/>
        <w:rPr>
          <w:rFonts w:ascii="Tahoma" w:hAnsi="Tahoma" w:cs="Tahoma"/>
          <w:szCs w:val="22"/>
          <w:rPrChange w:id="2796" w:author="michael schneider" w:date="2013-12-03T09:17:00Z">
            <w:rPr>
              <w:rFonts w:ascii="Tahoma" w:hAnsi="Tahoma" w:cs="Tahoma"/>
              <w:sz w:val="22"/>
              <w:szCs w:val="22"/>
            </w:rPr>
          </w:rPrChange>
        </w:rPr>
        <w:pPrChange w:id="2797" w:author="michael schneider" w:date="2013-12-03T13:28:00Z">
          <w:pPr>
            <w:tabs>
              <w:tab w:val="left" w:pos="2970"/>
            </w:tabs>
            <w:spacing w:after="0" w:line="240" w:lineRule="auto"/>
            <w:ind w:left="1440" w:firstLine="720"/>
            <w:contextualSpacing/>
          </w:pPr>
        </w:pPrChange>
      </w:pPr>
      <w:moveFrom w:id="2798" w:author="michael schneider" w:date="2013-12-03T12:41:00Z">
        <w:r w:rsidRPr="0088096E" w:rsidDel="002863CE">
          <w:rPr>
            <w:rFonts w:ascii="Tahoma" w:hAnsi="Tahoma" w:cs="Tahoma"/>
            <w:szCs w:val="22"/>
            <w:rPrChange w:id="2799" w:author="michael schneider" w:date="2013-12-03T09:17:00Z">
              <w:rPr>
                <w:rFonts w:ascii="Tahoma" w:hAnsi="Tahoma" w:cs="Tahoma"/>
                <w:sz w:val="22"/>
                <w:szCs w:val="22"/>
              </w:rPr>
            </w:rPrChange>
          </w:rPr>
          <w:t>Else (product quantity in inventory &lt; specified quantity)</w:t>
        </w:r>
      </w:moveFrom>
    </w:p>
    <w:p w14:paraId="0D259EA2" w14:textId="2C3C068A" w:rsidR="00CB44BA" w:rsidRPr="0088096E" w:rsidDel="002863CE" w:rsidRDefault="00CB44BA" w:rsidP="00EC7913">
      <w:pPr>
        <w:pStyle w:val="Heading4"/>
        <w:numPr>
          <w:ilvl w:val="0"/>
          <w:numId w:val="0"/>
        </w:numPr>
        <w:ind w:left="1800" w:hanging="360"/>
        <w:rPr>
          <w:rFonts w:ascii="Tahoma" w:hAnsi="Tahoma" w:cs="Tahoma"/>
          <w:rPrChange w:id="2800" w:author="michael schneider" w:date="2013-12-03T09:17:00Z">
            <w:rPr>
              <w:rFonts w:ascii="Tahoma" w:hAnsi="Tahoma" w:cs="Tahoma"/>
            </w:rPr>
          </w:rPrChange>
        </w:rPr>
        <w:pPrChange w:id="2801" w:author="michael schneider" w:date="2013-12-03T13:28:00Z">
          <w:pPr>
            <w:pStyle w:val="ListParagraph"/>
            <w:tabs>
              <w:tab w:val="left" w:pos="2970"/>
            </w:tabs>
            <w:ind w:left="2880"/>
          </w:pPr>
        </w:pPrChange>
      </w:pPr>
      <w:moveFrom w:id="2802" w:author="michael schneider" w:date="2013-12-03T12:41:00Z">
        <w:r w:rsidRPr="0088096E" w:rsidDel="002863CE">
          <w:rPr>
            <w:rFonts w:ascii="Tahoma" w:hAnsi="Tahoma" w:cs="Tahoma"/>
            <w:rPrChange w:id="2803" w:author="michael schneider" w:date="2013-12-03T09:17:00Z">
              <w:rPr>
                <w:rFonts w:ascii="Tahoma" w:hAnsi="Tahoma" w:cs="Tahoma"/>
              </w:rPr>
            </w:rPrChange>
          </w:rPr>
          <w:t>System displays “Insufficient Inventory” page</w:t>
        </w:r>
      </w:moveFrom>
    </w:p>
    <w:p w14:paraId="77435D7A" w14:textId="15D3A51E" w:rsidR="00CB44BA" w:rsidRPr="0088096E" w:rsidDel="002863CE" w:rsidRDefault="00CB44BA" w:rsidP="00EC7913">
      <w:pPr>
        <w:pStyle w:val="Heading4"/>
        <w:numPr>
          <w:ilvl w:val="0"/>
          <w:numId w:val="0"/>
        </w:numPr>
        <w:ind w:left="1800" w:hanging="360"/>
        <w:rPr>
          <w:rFonts w:ascii="Tahoma" w:hAnsi="Tahoma" w:cs="Tahoma"/>
          <w:szCs w:val="22"/>
          <w:rPrChange w:id="2804" w:author="michael schneider" w:date="2013-12-03T09:17:00Z">
            <w:rPr>
              <w:rFonts w:ascii="Tahoma" w:hAnsi="Tahoma" w:cs="Tahoma"/>
              <w:sz w:val="22"/>
              <w:szCs w:val="22"/>
            </w:rPr>
          </w:rPrChange>
        </w:rPr>
        <w:pPrChange w:id="2805" w:author="michael schneider" w:date="2013-12-03T13:28:00Z">
          <w:pPr>
            <w:tabs>
              <w:tab w:val="left" w:pos="2970"/>
            </w:tabs>
            <w:spacing w:after="0" w:line="240" w:lineRule="auto"/>
            <w:ind w:left="1440" w:firstLine="720"/>
            <w:contextualSpacing/>
          </w:pPr>
        </w:pPrChange>
      </w:pPr>
      <w:moveFrom w:id="2806" w:author="michael schneider" w:date="2013-12-03T12:41:00Z">
        <w:r w:rsidRPr="0088096E" w:rsidDel="002863CE">
          <w:rPr>
            <w:rFonts w:ascii="Tahoma" w:hAnsi="Tahoma" w:cs="Tahoma"/>
            <w:szCs w:val="22"/>
            <w:rPrChange w:id="2807" w:author="michael schneider" w:date="2013-12-03T09:17:00Z">
              <w:rPr>
                <w:rFonts w:ascii="Tahoma" w:hAnsi="Tahoma" w:cs="Tahoma"/>
                <w:sz w:val="22"/>
                <w:szCs w:val="22"/>
              </w:rPr>
            </w:rPrChange>
          </w:rPr>
          <w:t xml:space="preserve">End if </w:t>
        </w:r>
      </w:moveFrom>
    </w:p>
    <w:p w14:paraId="6E660D19" w14:textId="6BA2D3D7" w:rsidR="00CB44BA" w:rsidRPr="0088096E" w:rsidDel="002863CE" w:rsidRDefault="00CB44BA" w:rsidP="00EC7913">
      <w:pPr>
        <w:pStyle w:val="Heading4"/>
        <w:numPr>
          <w:ilvl w:val="0"/>
          <w:numId w:val="0"/>
        </w:numPr>
        <w:ind w:left="1800" w:hanging="360"/>
        <w:rPr>
          <w:rFonts w:ascii="Tahoma" w:hAnsi="Tahoma" w:cs="Tahoma"/>
          <w:szCs w:val="22"/>
          <w:rPrChange w:id="2808" w:author="michael schneider" w:date="2013-12-03T09:17:00Z">
            <w:rPr>
              <w:rFonts w:ascii="Tahoma" w:hAnsi="Tahoma" w:cs="Tahoma"/>
              <w:sz w:val="22"/>
              <w:szCs w:val="22"/>
            </w:rPr>
          </w:rPrChange>
        </w:rPr>
        <w:pPrChange w:id="2809" w:author="michael schneider" w:date="2013-12-03T13:28:00Z">
          <w:pPr>
            <w:tabs>
              <w:tab w:val="left" w:pos="2970"/>
            </w:tabs>
            <w:spacing w:after="0" w:line="240" w:lineRule="auto"/>
            <w:ind w:left="720" w:firstLine="720"/>
            <w:contextualSpacing/>
          </w:pPr>
        </w:pPrChange>
      </w:pPr>
      <w:moveFrom w:id="2810" w:author="michael schneider" w:date="2013-12-03T12:41:00Z">
        <w:r w:rsidRPr="0088096E" w:rsidDel="002863CE">
          <w:rPr>
            <w:rFonts w:ascii="Tahoma" w:hAnsi="Tahoma" w:cs="Tahoma"/>
            <w:szCs w:val="22"/>
            <w:rPrChange w:id="2811" w:author="michael schneider" w:date="2013-12-03T09:17:00Z">
              <w:rPr>
                <w:rFonts w:ascii="Tahoma" w:hAnsi="Tahoma" w:cs="Tahoma"/>
                <w:sz w:val="22"/>
                <w:szCs w:val="22"/>
              </w:rPr>
            </w:rPrChange>
          </w:rPr>
          <w:t xml:space="preserve">Else </w:t>
        </w:r>
        <w:r w:rsidR="00337147" w:rsidRPr="0088096E" w:rsidDel="002863CE">
          <w:rPr>
            <w:rFonts w:ascii="Tahoma" w:hAnsi="Tahoma" w:cs="Tahoma"/>
            <w:szCs w:val="22"/>
            <w:rPrChange w:id="2812" w:author="michael schneider" w:date="2013-12-03T09:17:00Z">
              <w:rPr>
                <w:rFonts w:ascii="Tahoma" w:hAnsi="Tahoma" w:cs="Tahoma"/>
                <w:sz w:val="22"/>
                <w:szCs w:val="22"/>
              </w:rPr>
            </w:rPrChange>
          </w:rPr>
          <w:t>(Customer is not logged in)</w:t>
        </w:r>
      </w:moveFrom>
    </w:p>
    <w:p w14:paraId="5C117AFB" w14:textId="60A5C408" w:rsidR="00CB44BA" w:rsidRPr="0088096E" w:rsidDel="002863CE" w:rsidRDefault="00CB44BA" w:rsidP="00EC7913">
      <w:pPr>
        <w:pStyle w:val="Heading4"/>
        <w:numPr>
          <w:ilvl w:val="0"/>
          <w:numId w:val="0"/>
        </w:numPr>
        <w:ind w:left="1800" w:hanging="360"/>
        <w:rPr>
          <w:rFonts w:ascii="Tahoma" w:hAnsi="Tahoma" w:cs="Tahoma"/>
          <w:szCs w:val="22"/>
          <w:rPrChange w:id="2813" w:author="michael schneider" w:date="2013-12-03T09:17:00Z">
            <w:rPr>
              <w:rFonts w:ascii="Tahoma" w:hAnsi="Tahoma" w:cs="Tahoma"/>
              <w:sz w:val="22"/>
              <w:szCs w:val="22"/>
            </w:rPr>
          </w:rPrChange>
        </w:rPr>
        <w:pPrChange w:id="2814" w:author="michael schneider" w:date="2013-12-03T13:28:00Z">
          <w:pPr>
            <w:tabs>
              <w:tab w:val="left" w:pos="2970"/>
            </w:tabs>
            <w:spacing w:after="0" w:line="240" w:lineRule="auto"/>
            <w:ind w:left="1440" w:firstLine="720"/>
            <w:contextualSpacing/>
          </w:pPr>
        </w:pPrChange>
      </w:pPr>
      <w:moveFrom w:id="2815" w:author="michael schneider" w:date="2013-12-03T12:41:00Z">
        <w:r w:rsidRPr="0088096E" w:rsidDel="002863CE">
          <w:rPr>
            <w:rFonts w:ascii="Tahoma" w:hAnsi="Tahoma" w:cs="Tahoma"/>
            <w:szCs w:val="22"/>
            <w:rPrChange w:id="2816" w:author="michael schneider" w:date="2013-12-03T09:17:00Z">
              <w:rPr>
                <w:rFonts w:ascii="Tahoma" w:hAnsi="Tahoma" w:cs="Tahoma"/>
                <w:sz w:val="22"/>
                <w:szCs w:val="22"/>
              </w:rPr>
            </w:rPrChange>
          </w:rPr>
          <w:t>If Customer account exists in database then</w:t>
        </w:r>
      </w:moveFrom>
    </w:p>
    <w:p w14:paraId="25A7D59D" w14:textId="4FC1B03A" w:rsidR="00CB44BA" w:rsidRPr="0088096E" w:rsidDel="002863CE" w:rsidRDefault="00CB44BA" w:rsidP="00EC7913">
      <w:pPr>
        <w:pStyle w:val="Heading4"/>
        <w:numPr>
          <w:ilvl w:val="0"/>
          <w:numId w:val="0"/>
        </w:numPr>
        <w:ind w:left="1800" w:hanging="360"/>
        <w:rPr>
          <w:rFonts w:ascii="Tahoma" w:hAnsi="Tahoma" w:cs="Tahoma"/>
          <w:rPrChange w:id="2817" w:author="michael schneider" w:date="2013-12-03T09:17:00Z">
            <w:rPr>
              <w:rFonts w:ascii="Tahoma" w:hAnsi="Tahoma" w:cs="Tahoma"/>
            </w:rPr>
          </w:rPrChange>
        </w:rPr>
        <w:pPrChange w:id="2818" w:author="michael schneider" w:date="2013-12-03T13:28:00Z">
          <w:pPr>
            <w:pStyle w:val="ListParagraph"/>
            <w:tabs>
              <w:tab w:val="left" w:pos="2970"/>
            </w:tabs>
            <w:ind w:left="2880"/>
          </w:pPr>
        </w:pPrChange>
      </w:pPr>
      <w:moveFrom w:id="2819" w:author="michael schneider" w:date="2013-12-03T12:41:00Z">
        <w:r w:rsidRPr="0088096E" w:rsidDel="002863CE">
          <w:rPr>
            <w:rFonts w:ascii="Tahoma" w:hAnsi="Tahoma" w:cs="Tahoma"/>
            <w:rPrChange w:id="2820" w:author="michael schneider" w:date="2013-12-03T09:17:00Z">
              <w:rPr>
                <w:rFonts w:ascii="Tahoma" w:hAnsi="Tahoma" w:cs="Tahoma"/>
              </w:rPr>
            </w:rPrChange>
          </w:rPr>
          <w:t>System displays Login page (see specification 4</w:t>
        </w:r>
        <w:r w:rsidR="008831B3" w:rsidRPr="0088096E" w:rsidDel="002863CE">
          <w:rPr>
            <w:rFonts w:ascii="Tahoma" w:hAnsi="Tahoma" w:cs="Tahoma"/>
            <w:rPrChange w:id="2821" w:author="michael schneider" w:date="2013-12-03T09:17:00Z">
              <w:rPr>
                <w:rFonts w:ascii="Tahoma" w:hAnsi="Tahoma" w:cs="Tahoma"/>
              </w:rPr>
            </w:rPrChange>
          </w:rPr>
          <w:t>.4</w:t>
        </w:r>
        <w:r w:rsidRPr="0088096E" w:rsidDel="002863CE">
          <w:rPr>
            <w:rFonts w:ascii="Tahoma" w:hAnsi="Tahoma" w:cs="Tahoma"/>
            <w:rPrChange w:id="2822" w:author="michael schneider" w:date="2013-12-03T09:17:00Z">
              <w:rPr>
                <w:rFonts w:ascii="Tahoma" w:hAnsi="Tahoma" w:cs="Tahoma"/>
              </w:rPr>
            </w:rPrChange>
          </w:rPr>
          <w:t>)</w:t>
        </w:r>
      </w:moveFrom>
    </w:p>
    <w:p w14:paraId="32BAA720" w14:textId="54927D15" w:rsidR="00CB44BA" w:rsidRPr="0088096E" w:rsidDel="002863CE" w:rsidRDefault="00CB44BA" w:rsidP="00EC7913">
      <w:pPr>
        <w:pStyle w:val="Heading4"/>
        <w:numPr>
          <w:ilvl w:val="0"/>
          <w:numId w:val="0"/>
        </w:numPr>
        <w:ind w:left="1800" w:hanging="360"/>
        <w:rPr>
          <w:rFonts w:ascii="Tahoma" w:hAnsi="Tahoma" w:cs="Tahoma"/>
          <w:szCs w:val="22"/>
          <w:rPrChange w:id="2823" w:author="michael schneider" w:date="2013-12-03T09:17:00Z">
            <w:rPr>
              <w:rFonts w:ascii="Tahoma" w:hAnsi="Tahoma" w:cs="Tahoma"/>
              <w:sz w:val="22"/>
              <w:szCs w:val="22"/>
            </w:rPr>
          </w:rPrChange>
        </w:rPr>
        <w:pPrChange w:id="2824" w:author="michael schneider" w:date="2013-12-03T13:28:00Z">
          <w:pPr>
            <w:tabs>
              <w:tab w:val="left" w:pos="2970"/>
            </w:tabs>
            <w:spacing w:after="0" w:line="240" w:lineRule="auto"/>
            <w:ind w:left="1440" w:firstLine="720"/>
            <w:contextualSpacing/>
          </w:pPr>
        </w:pPrChange>
      </w:pPr>
      <w:moveFrom w:id="2825" w:author="michael schneider" w:date="2013-12-03T12:41:00Z">
        <w:r w:rsidRPr="0088096E" w:rsidDel="002863CE">
          <w:rPr>
            <w:rFonts w:ascii="Tahoma" w:hAnsi="Tahoma" w:cs="Tahoma"/>
            <w:szCs w:val="22"/>
            <w:rPrChange w:id="2826" w:author="michael schneider" w:date="2013-12-03T09:17:00Z">
              <w:rPr>
                <w:rFonts w:ascii="Tahoma" w:hAnsi="Tahoma" w:cs="Tahoma"/>
                <w:sz w:val="22"/>
                <w:szCs w:val="22"/>
              </w:rPr>
            </w:rPrChange>
          </w:rPr>
          <w:t xml:space="preserve">Else </w:t>
        </w:r>
      </w:moveFrom>
    </w:p>
    <w:p w14:paraId="3DAA4E37" w14:textId="06BFC009" w:rsidR="00CB44BA" w:rsidRPr="0088096E" w:rsidDel="002863CE" w:rsidRDefault="00CB44BA" w:rsidP="00EC7913">
      <w:pPr>
        <w:pStyle w:val="Heading4"/>
        <w:numPr>
          <w:ilvl w:val="0"/>
          <w:numId w:val="0"/>
        </w:numPr>
        <w:ind w:left="1800" w:hanging="360"/>
        <w:rPr>
          <w:rFonts w:ascii="Tahoma" w:hAnsi="Tahoma" w:cs="Tahoma"/>
          <w:szCs w:val="22"/>
          <w:rPrChange w:id="2827" w:author="michael schneider" w:date="2013-12-03T09:17:00Z">
            <w:rPr>
              <w:rFonts w:ascii="Tahoma" w:hAnsi="Tahoma" w:cs="Tahoma"/>
              <w:sz w:val="22"/>
              <w:szCs w:val="22"/>
            </w:rPr>
          </w:rPrChange>
        </w:rPr>
        <w:pPrChange w:id="2828" w:author="michael schneider" w:date="2013-12-03T13:28:00Z">
          <w:pPr>
            <w:tabs>
              <w:tab w:val="left" w:pos="2970"/>
            </w:tabs>
            <w:spacing w:after="0" w:line="240" w:lineRule="auto"/>
            <w:ind w:left="2160" w:firstLine="720"/>
            <w:contextualSpacing/>
          </w:pPr>
        </w:pPrChange>
      </w:pPr>
      <w:moveFrom w:id="2829" w:author="michael schneider" w:date="2013-12-03T12:41:00Z">
        <w:r w:rsidRPr="0088096E" w:rsidDel="002863CE">
          <w:rPr>
            <w:rFonts w:ascii="Tahoma" w:hAnsi="Tahoma" w:cs="Tahoma"/>
            <w:szCs w:val="22"/>
            <w:rPrChange w:id="2830" w:author="michael schneider" w:date="2013-12-03T09:17:00Z">
              <w:rPr>
                <w:rFonts w:ascii="Tahoma" w:hAnsi="Tahoma" w:cs="Tahoma"/>
                <w:sz w:val="22"/>
                <w:szCs w:val="22"/>
              </w:rPr>
            </w:rPrChange>
          </w:rPr>
          <w:t xml:space="preserve">System displays Create Account (see specification </w:t>
        </w:r>
        <w:r w:rsidR="008831B3" w:rsidRPr="0088096E" w:rsidDel="002863CE">
          <w:rPr>
            <w:rFonts w:ascii="Tahoma" w:hAnsi="Tahoma" w:cs="Tahoma"/>
            <w:szCs w:val="22"/>
            <w:rPrChange w:id="2831" w:author="michael schneider" w:date="2013-12-03T09:17:00Z">
              <w:rPr>
                <w:rFonts w:ascii="Tahoma" w:hAnsi="Tahoma" w:cs="Tahoma"/>
                <w:sz w:val="22"/>
                <w:szCs w:val="22"/>
              </w:rPr>
            </w:rPrChange>
          </w:rPr>
          <w:t>4.</w:t>
        </w:r>
        <w:r w:rsidRPr="0088096E" w:rsidDel="002863CE">
          <w:rPr>
            <w:rFonts w:ascii="Tahoma" w:hAnsi="Tahoma" w:cs="Tahoma"/>
            <w:szCs w:val="22"/>
            <w:rPrChange w:id="2832" w:author="michael schneider" w:date="2013-12-03T09:17:00Z">
              <w:rPr>
                <w:rFonts w:ascii="Tahoma" w:hAnsi="Tahoma" w:cs="Tahoma"/>
                <w:sz w:val="22"/>
                <w:szCs w:val="22"/>
              </w:rPr>
            </w:rPrChange>
          </w:rPr>
          <w:t>5)</w:t>
        </w:r>
      </w:moveFrom>
    </w:p>
    <w:p w14:paraId="49877AC8" w14:textId="222E6F00" w:rsidR="00CB44BA" w:rsidRPr="0088096E" w:rsidDel="002863CE" w:rsidRDefault="00CB44BA" w:rsidP="00EC7913">
      <w:pPr>
        <w:pStyle w:val="Heading4"/>
        <w:numPr>
          <w:ilvl w:val="0"/>
          <w:numId w:val="0"/>
        </w:numPr>
        <w:ind w:left="1800" w:hanging="360"/>
        <w:rPr>
          <w:rFonts w:ascii="Tahoma" w:hAnsi="Tahoma" w:cs="Tahoma"/>
          <w:szCs w:val="22"/>
          <w:rPrChange w:id="2833" w:author="michael schneider" w:date="2013-12-03T09:17:00Z">
            <w:rPr>
              <w:rFonts w:ascii="Tahoma" w:hAnsi="Tahoma" w:cs="Tahoma"/>
              <w:sz w:val="22"/>
              <w:szCs w:val="22"/>
            </w:rPr>
          </w:rPrChange>
        </w:rPr>
        <w:pPrChange w:id="2834" w:author="michael schneider" w:date="2013-12-03T13:28:00Z">
          <w:pPr>
            <w:tabs>
              <w:tab w:val="left" w:pos="2970"/>
            </w:tabs>
            <w:spacing w:after="0" w:line="240" w:lineRule="auto"/>
            <w:ind w:left="1440" w:firstLine="720"/>
            <w:contextualSpacing/>
          </w:pPr>
        </w:pPrChange>
      </w:pPr>
      <w:moveFrom w:id="2835" w:author="michael schneider" w:date="2013-12-03T12:41:00Z">
        <w:r w:rsidRPr="0088096E" w:rsidDel="002863CE">
          <w:rPr>
            <w:rFonts w:ascii="Tahoma" w:hAnsi="Tahoma" w:cs="Tahoma"/>
            <w:szCs w:val="22"/>
            <w:rPrChange w:id="2836" w:author="michael schneider" w:date="2013-12-03T09:17:00Z">
              <w:rPr>
                <w:rFonts w:ascii="Tahoma" w:hAnsi="Tahoma" w:cs="Tahoma"/>
                <w:sz w:val="22"/>
                <w:szCs w:val="22"/>
              </w:rPr>
            </w:rPrChange>
          </w:rPr>
          <w:t>End if</w:t>
        </w:r>
      </w:moveFrom>
    </w:p>
    <w:p w14:paraId="6D7E2C96" w14:textId="4428C04A" w:rsidR="00CB44BA" w:rsidRPr="0088096E" w:rsidDel="002863CE" w:rsidRDefault="001458ED" w:rsidP="00EC7913">
      <w:pPr>
        <w:pStyle w:val="Heading4"/>
        <w:numPr>
          <w:ilvl w:val="0"/>
          <w:numId w:val="0"/>
        </w:numPr>
        <w:ind w:left="1800" w:hanging="360"/>
        <w:rPr>
          <w:rFonts w:ascii="Tahoma" w:hAnsi="Tahoma" w:cs="Tahoma"/>
          <w:szCs w:val="22"/>
          <w:rPrChange w:id="2837" w:author="michael schneider" w:date="2013-12-03T09:17:00Z">
            <w:rPr>
              <w:rFonts w:ascii="Tahoma" w:hAnsi="Tahoma" w:cs="Tahoma"/>
              <w:sz w:val="22"/>
              <w:szCs w:val="22"/>
            </w:rPr>
          </w:rPrChange>
        </w:rPr>
        <w:pPrChange w:id="2838" w:author="michael schneider" w:date="2013-12-03T13:28:00Z">
          <w:pPr>
            <w:tabs>
              <w:tab w:val="left" w:pos="2970"/>
            </w:tabs>
            <w:spacing w:after="0" w:line="240" w:lineRule="auto"/>
            <w:contextualSpacing/>
          </w:pPr>
        </w:pPrChange>
      </w:pPr>
      <w:moveFrom w:id="2839" w:author="michael schneider" w:date="2013-12-03T12:41:00Z">
        <w:r w:rsidRPr="0088096E" w:rsidDel="002863CE">
          <w:rPr>
            <w:rFonts w:ascii="Tahoma" w:hAnsi="Tahoma" w:cs="Tahoma"/>
            <w:szCs w:val="22"/>
            <w:rPrChange w:id="2840"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2841" w:author="michael schneider" w:date="2013-12-03T09:17:00Z">
              <w:rPr>
                <w:rFonts w:ascii="Tahoma" w:hAnsi="Tahoma" w:cs="Tahoma"/>
                <w:sz w:val="22"/>
                <w:szCs w:val="22"/>
              </w:rPr>
            </w:rPrChange>
          </w:rPr>
          <w:t>End if</w:t>
        </w:r>
      </w:moveFrom>
    </w:p>
    <w:p w14:paraId="1C815FD8" w14:textId="6A65B118" w:rsidR="00CB44BA" w:rsidRPr="0088096E" w:rsidDel="002863CE" w:rsidRDefault="00CB44BA" w:rsidP="00EC7913">
      <w:pPr>
        <w:pStyle w:val="Heading4"/>
        <w:numPr>
          <w:ilvl w:val="0"/>
          <w:numId w:val="0"/>
        </w:numPr>
        <w:ind w:left="1800" w:hanging="360"/>
        <w:rPr>
          <w:rFonts w:ascii="Tahoma" w:hAnsi="Tahoma" w:cs="Tahoma"/>
          <w:rPrChange w:id="2842" w:author="michael schneider" w:date="2013-12-03T09:17:00Z">
            <w:rPr>
              <w:rFonts w:ascii="Tahoma" w:hAnsi="Tahoma" w:cs="Tahoma"/>
            </w:rPr>
          </w:rPrChange>
        </w:rPr>
        <w:pPrChange w:id="2843" w:author="michael schneider" w:date="2013-12-03T13:28:00Z">
          <w:pPr>
            <w:pStyle w:val="Heading3"/>
            <w:tabs>
              <w:tab w:val="left" w:pos="2970"/>
            </w:tabs>
          </w:pPr>
        </w:pPrChange>
      </w:pPr>
      <w:moveFrom w:id="2844" w:author="michael schneider" w:date="2013-12-03T12:41:00Z">
        <w:r w:rsidRPr="0088096E" w:rsidDel="002863CE">
          <w:rPr>
            <w:rFonts w:ascii="Tahoma" w:hAnsi="Tahoma" w:cs="Tahoma"/>
            <w:rPrChange w:id="2845" w:author="michael schneider" w:date="2013-12-03T09:17:00Z">
              <w:rPr>
                <w:rFonts w:ascii="Tahoma" w:hAnsi="Tahoma" w:cs="Tahoma"/>
              </w:rPr>
            </w:rPrChange>
          </w:rPr>
          <w:t>The system shall allow a Customer to View and Edit the shopping cart.</w:t>
        </w:r>
      </w:moveFrom>
    </w:p>
    <w:p w14:paraId="2A46A3EF" w14:textId="5A47DA3B" w:rsidR="00CB44BA" w:rsidRPr="0088096E" w:rsidDel="002863CE" w:rsidRDefault="00CB44BA" w:rsidP="00EC7913">
      <w:pPr>
        <w:pStyle w:val="Heading4"/>
        <w:numPr>
          <w:ilvl w:val="0"/>
          <w:numId w:val="0"/>
        </w:numPr>
        <w:ind w:left="1800" w:hanging="360"/>
        <w:rPr>
          <w:rFonts w:ascii="Tahoma" w:hAnsi="Tahoma" w:cs="Tahoma"/>
          <w:rPrChange w:id="2846" w:author="michael schneider" w:date="2013-12-03T09:17:00Z">
            <w:rPr>
              <w:rFonts w:ascii="Tahoma" w:hAnsi="Tahoma" w:cs="Tahoma"/>
            </w:rPr>
          </w:rPrChange>
        </w:rPr>
        <w:pPrChange w:id="2847" w:author="michael schneider" w:date="2013-12-03T13:28:00Z">
          <w:pPr>
            <w:pStyle w:val="Heading4"/>
            <w:tabs>
              <w:tab w:val="left" w:pos="2970"/>
            </w:tabs>
          </w:pPr>
        </w:pPrChange>
      </w:pPr>
      <w:moveFrom w:id="2848" w:author="michael schneider" w:date="2013-12-03T12:41:00Z">
        <w:r w:rsidRPr="0088096E" w:rsidDel="002863CE">
          <w:rPr>
            <w:rFonts w:ascii="Tahoma" w:hAnsi="Tahoma" w:cs="Tahoma"/>
            <w:rPrChange w:id="2849" w:author="michael schneider" w:date="2013-12-03T09:17:00Z">
              <w:rPr>
                <w:rFonts w:ascii="Tahoma" w:hAnsi="Tahoma" w:cs="Tahoma"/>
              </w:rPr>
            </w:rPrChange>
          </w:rPr>
          <w:t>User interface design</w:t>
        </w:r>
      </w:moveFrom>
    </w:p>
    <w:p w14:paraId="730BBFB8" w14:textId="118BF496" w:rsidR="00CB44BA" w:rsidRPr="0088096E" w:rsidDel="002863CE" w:rsidRDefault="00CB44BA" w:rsidP="00EC7913">
      <w:pPr>
        <w:pStyle w:val="Heading4"/>
        <w:numPr>
          <w:ilvl w:val="0"/>
          <w:numId w:val="0"/>
        </w:numPr>
        <w:ind w:left="1800" w:hanging="360"/>
        <w:rPr>
          <w:rFonts w:ascii="Tahoma" w:hAnsi="Tahoma" w:cs="Tahoma"/>
          <w:rPrChange w:id="2850" w:author="michael schneider" w:date="2013-12-03T09:17:00Z">
            <w:rPr>
              <w:rFonts w:ascii="Tahoma" w:hAnsi="Tahoma" w:cs="Tahoma"/>
            </w:rPr>
          </w:rPrChange>
        </w:rPr>
        <w:pPrChange w:id="2851" w:author="michael schneider" w:date="2013-12-03T13:28:00Z">
          <w:pPr>
            <w:pStyle w:val="Heading4"/>
            <w:tabs>
              <w:tab w:val="left" w:pos="2970"/>
            </w:tabs>
          </w:pPr>
        </w:pPrChange>
      </w:pPr>
      <w:moveFrom w:id="2852" w:author="michael schneider" w:date="2013-12-03T12:41:00Z">
        <w:r w:rsidRPr="0088096E" w:rsidDel="002863CE">
          <w:rPr>
            <w:rFonts w:ascii="Tahoma" w:hAnsi="Tahoma" w:cs="Tahoma"/>
            <w:rPrChange w:id="2853" w:author="michael schneider" w:date="2013-12-03T09:17:00Z">
              <w:rPr>
                <w:rFonts w:ascii="Tahoma" w:hAnsi="Tahoma" w:cs="Tahoma"/>
              </w:rPr>
            </w:rPrChange>
          </w:rPr>
          <w:t>The products in the Shopping Cart page shall be displayed along with the Quantity, Product Type, and Price of each product.</w:t>
        </w:r>
      </w:moveFrom>
    </w:p>
    <w:p w14:paraId="24C6E304" w14:textId="54383994" w:rsidR="00CB44BA" w:rsidRPr="0088096E" w:rsidDel="002863CE" w:rsidRDefault="00CB44BA" w:rsidP="00EC7913">
      <w:pPr>
        <w:pStyle w:val="Heading4"/>
        <w:numPr>
          <w:ilvl w:val="0"/>
          <w:numId w:val="0"/>
        </w:numPr>
        <w:ind w:left="1800" w:hanging="360"/>
        <w:rPr>
          <w:rFonts w:ascii="Tahoma" w:hAnsi="Tahoma" w:cs="Tahoma"/>
          <w:rPrChange w:id="2854" w:author="michael schneider" w:date="2013-12-03T09:17:00Z">
            <w:rPr>
              <w:rFonts w:ascii="Tahoma" w:hAnsi="Tahoma" w:cs="Tahoma"/>
              <w:b/>
            </w:rPr>
          </w:rPrChange>
        </w:rPr>
        <w:pPrChange w:id="2855" w:author="michael schneider" w:date="2013-12-03T13:28:00Z">
          <w:pPr>
            <w:pStyle w:val="Heading5"/>
            <w:tabs>
              <w:tab w:val="left" w:pos="2970"/>
            </w:tabs>
          </w:pPr>
        </w:pPrChange>
      </w:pPr>
      <w:moveFrom w:id="2856" w:author="michael schneider" w:date="2013-12-03T12:41:00Z">
        <w:r w:rsidRPr="0088096E" w:rsidDel="002863CE">
          <w:rPr>
            <w:rFonts w:ascii="Tahoma" w:hAnsi="Tahoma" w:cs="Tahoma"/>
            <w:rPrChange w:id="2857" w:author="michael schneider" w:date="2013-12-03T09:17:00Z">
              <w:rPr>
                <w:rFonts w:ascii="Tahoma" w:hAnsi="Tahoma" w:cs="Tahoma"/>
                <w:b/>
              </w:rPr>
            </w:rPrChange>
          </w:rPr>
          <w:t>&lt;Quantity&gt; ::= &lt;quantity&gt; defined in specification 9.1.3</w:t>
        </w:r>
      </w:moveFrom>
    </w:p>
    <w:p w14:paraId="7CFFDCF4" w14:textId="09B17563" w:rsidR="00CB44BA" w:rsidRPr="0088096E" w:rsidDel="002863CE" w:rsidRDefault="00CB44BA" w:rsidP="00EC7913">
      <w:pPr>
        <w:pStyle w:val="Heading4"/>
        <w:numPr>
          <w:ilvl w:val="0"/>
          <w:numId w:val="0"/>
        </w:numPr>
        <w:ind w:left="1800" w:hanging="360"/>
        <w:rPr>
          <w:rFonts w:ascii="Tahoma" w:hAnsi="Tahoma" w:cs="Tahoma"/>
          <w:rPrChange w:id="2858" w:author="michael schneider" w:date="2013-12-03T09:17:00Z">
            <w:rPr>
              <w:rFonts w:ascii="Tahoma" w:hAnsi="Tahoma" w:cs="Tahoma"/>
              <w:b/>
            </w:rPr>
          </w:rPrChange>
        </w:rPr>
        <w:pPrChange w:id="2859" w:author="michael schneider" w:date="2013-12-03T13:28:00Z">
          <w:pPr>
            <w:pStyle w:val="ListParagraph"/>
            <w:tabs>
              <w:tab w:val="left" w:pos="2970"/>
            </w:tabs>
            <w:spacing w:after="200" w:line="480" w:lineRule="auto"/>
            <w:ind w:left="2160" w:firstLine="720"/>
          </w:pPr>
        </w:pPrChange>
      </w:pPr>
      <w:moveFrom w:id="2860" w:author="michael schneider" w:date="2013-12-03T12:41:00Z">
        <w:r w:rsidRPr="0088096E" w:rsidDel="002863CE">
          <w:rPr>
            <w:rFonts w:ascii="Tahoma" w:hAnsi="Tahoma" w:cs="Tahoma"/>
            <w:rPrChange w:id="2861" w:author="michael schneider" w:date="2013-12-03T09:17:00Z">
              <w:rPr>
                <w:rFonts w:ascii="Tahoma" w:hAnsi="Tahoma" w:cs="Tahoma"/>
                <w:b/>
              </w:rPr>
            </w:rPrChange>
          </w:rPr>
          <w:t xml:space="preserve">&lt;Product Type&gt; ::= </w:t>
        </w:r>
        <w:r w:rsidRPr="0088096E" w:rsidDel="002863CE">
          <w:rPr>
            <w:rFonts w:ascii="Tahoma" w:hAnsi="Tahoma" w:cs="Tahoma"/>
            <w:vertAlign w:val="superscript"/>
            <w:rPrChange w:id="2862" w:author="michael schneider" w:date="2013-12-03T09:17:00Z">
              <w:rPr>
                <w:rFonts w:ascii="Tahoma" w:hAnsi="Tahoma" w:cs="Tahoma"/>
                <w:b/>
                <w:vertAlign w:val="superscript"/>
              </w:rPr>
            </w:rPrChange>
          </w:rPr>
          <w:t>1</w:t>
        </w:r>
        <w:r w:rsidRPr="0088096E" w:rsidDel="002863CE">
          <w:rPr>
            <w:rFonts w:ascii="Tahoma" w:hAnsi="Tahoma" w:cs="Tahoma"/>
            <w:rPrChange w:id="2863" w:author="michael schneider" w:date="2013-12-03T09:17:00Z">
              <w:rPr>
                <w:rFonts w:ascii="Tahoma" w:hAnsi="Tahoma" w:cs="Tahoma"/>
                <w:b/>
              </w:rPr>
            </w:rPrChange>
          </w:rPr>
          <w:t>{alpha_numeric}</w:t>
        </w:r>
        <w:r w:rsidRPr="0088096E" w:rsidDel="002863CE">
          <w:rPr>
            <w:rFonts w:ascii="Tahoma" w:hAnsi="Tahoma" w:cs="Tahoma"/>
            <w:vertAlign w:val="superscript"/>
            <w:rPrChange w:id="2864" w:author="michael schneider" w:date="2013-12-03T09:17:00Z">
              <w:rPr>
                <w:rFonts w:ascii="Tahoma" w:hAnsi="Tahoma" w:cs="Tahoma"/>
                <w:b/>
                <w:vertAlign w:val="superscript"/>
              </w:rPr>
            </w:rPrChange>
          </w:rPr>
          <w:t>20</w:t>
        </w:r>
      </w:moveFrom>
    </w:p>
    <w:p w14:paraId="7ECC67EF" w14:textId="77F11ED1" w:rsidR="00CB44BA" w:rsidRPr="0088096E" w:rsidDel="002863CE" w:rsidRDefault="00CB44BA" w:rsidP="00EC7913">
      <w:pPr>
        <w:pStyle w:val="Heading4"/>
        <w:numPr>
          <w:ilvl w:val="0"/>
          <w:numId w:val="0"/>
        </w:numPr>
        <w:ind w:left="1800" w:hanging="360"/>
        <w:rPr>
          <w:rFonts w:ascii="Tahoma" w:hAnsi="Tahoma" w:cs="Tahoma"/>
          <w:rPrChange w:id="2865" w:author="michael schneider" w:date="2013-12-03T09:17:00Z">
            <w:rPr>
              <w:rFonts w:ascii="Tahoma" w:hAnsi="Tahoma" w:cs="Tahoma"/>
              <w:b/>
            </w:rPr>
          </w:rPrChange>
        </w:rPr>
        <w:pPrChange w:id="2866" w:author="michael schneider" w:date="2013-12-03T13:28:00Z">
          <w:pPr>
            <w:pStyle w:val="ListParagraph"/>
            <w:tabs>
              <w:tab w:val="left" w:pos="2970"/>
            </w:tabs>
            <w:spacing w:after="200" w:line="480" w:lineRule="auto"/>
            <w:ind w:left="2160" w:firstLine="720"/>
          </w:pPr>
        </w:pPrChange>
      </w:pPr>
      <w:moveFrom w:id="2867" w:author="michael schneider" w:date="2013-12-03T12:41:00Z">
        <w:r w:rsidRPr="0088096E" w:rsidDel="002863CE">
          <w:rPr>
            <w:rFonts w:ascii="Tahoma" w:hAnsi="Tahoma" w:cs="Tahoma"/>
            <w:rPrChange w:id="2868" w:author="michael schneider" w:date="2013-12-03T09:17:00Z">
              <w:rPr>
                <w:rFonts w:ascii="Tahoma" w:hAnsi="Tahoma" w:cs="Tahoma"/>
                <w:b/>
              </w:rPr>
            </w:rPrChange>
          </w:rPr>
          <w:t>&lt;Price&gt; ::= $&lt;dollars&gt;.&lt;cents&gt;</w:t>
        </w:r>
      </w:moveFrom>
    </w:p>
    <w:p w14:paraId="02BC403A" w14:textId="1681BC78" w:rsidR="00CB44BA" w:rsidRPr="0088096E" w:rsidDel="002863CE" w:rsidRDefault="00CB44BA" w:rsidP="00EC7913">
      <w:pPr>
        <w:pStyle w:val="Heading4"/>
        <w:numPr>
          <w:ilvl w:val="0"/>
          <w:numId w:val="0"/>
        </w:numPr>
        <w:ind w:left="1800" w:hanging="360"/>
        <w:rPr>
          <w:rFonts w:ascii="Tahoma" w:hAnsi="Tahoma" w:cs="Tahoma"/>
          <w:rPrChange w:id="2869" w:author="michael schneider" w:date="2013-12-03T09:17:00Z">
            <w:rPr>
              <w:rFonts w:ascii="Tahoma" w:hAnsi="Tahoma" w:cs="Tahoma"/>
              <w:b/>
            </w:rPr>
          </w:rPrChange>
        </w:rPr>
        <w:pPrChange w:id="2870" w:author="michael schneider" w:date="2013-12-03T13:28:00Z">
          <w:pPr>
            <w:pStyle w:val="ListParagraph"/>
            <w:tabs>
              <w:tab w:val="left" w:pos="2970"/>
            </w:tabs>
            <w:spacing w:after="200" w:line="480" w:lineRule="auto"/>
            <w:ind w:left="2160" w:firstLine="720"/>
          </w:pPr>
        </w:pPrChange>
      </w:pPr>
      <w:moveFrom w:id="2871" w:author="michael schneider" w:date="2013-12-03T12:41:00Z">
        <w:r w:rsidRPr="0088096E" w:rsidDel="002863CE">
          <w:rPr>
            <w:rFonts w:ascii="Tahoma" w:hAnsi="Tahoma" w:cs="Tahoma"/>
            <w:rPrChange w:id="2872" w:author="michael schneider" w:date="2013-12-03T09:17:00Z">
              <w:rPr>
                <w:rFonts w:ascii="Tahoma" w:hAnsi="Tahoma" w:cs="Tahoma"/>
                <w:b/>
              </w:rPr>
            </w:rPrChange>
          </w:rPr>
          <w:t xml:space="preserve">&lt;dollars&gt; ::= </w:t>
        </w:r>
        <w:r w:rsidRPr="0088096E" w:rsidDel="002863CE">
          <w:rPr>
            <w:rFonts w:ascii="Tahoma" w:hAnsi="Tahoma" w:cs="Tahoma"/>
            <w:vertAlign w:val="superscript"/>
            <w:rPrChange w:id="2873" w:author="michael schneider" w:date="2013-12-03T09:17:00Z">
              <w:rPr>
                <w:rFonts w:ascii="Tahoma" w:hAnsi="Tahoma" w:cs="Tahoma"/>
                <w:b/>
                <w:vertAlign w:val="superscript"/>
              </w:rPr>
            </w:rPrChange>
          </w:rPr>
          <w:t>0</w:t>
        </w:r>
        <w:r w:rsidRPr="0088096E" w:rsidDel="002863CE">
          <w:rPr>
            <w:rFonts w:ascii="Tahoma" w:hAnsi="Tahoma" w:cs="Tahoma"/>
            <w:rPrChange w:id="2874" w:author="michael schneider" w:date="2013-12-03T09:17:00Z">
              <w:rPr>
                <w:rFonts w:ascii="Tahoma" w:hAnsi="Tahoma" w:cs="Tahoma"/>
                <w:b/>
              </w:rPr>
            </w:rPrChange>
          </w:rPr>
          <w:t>{integer}</w:t>
        </w:r>
        <w:r w:rsidRPr="0088096E" w:rsidDel="002863CE">
          <w:rPr>
            <w:rFonts w:ascii="Tahoma" w:hAnsi="Tahoma" w:cs="Tahoma"/>
            <w:vertAlign w:val="superscript"/>
            <w:rPrChange w:id="2875" w:author="michael schneider" w:date="2013-12-03T09:17:00Z">
              <w:rPr>
                <w:rFonts w:ascii="Tahoma" w:hAnsi="Tahoma" w:cs="Tahoma"/>
                <w:b/>
                <w:vertAlign w:val="superscript"/>
              </w:rPr>
            </w:rPrChange>
          </w:rPr>
          <w:t>999</w:t>
        </w:r>
        <w:r w:rsidRPr="0088096E" w:rsidDel="002863CE">
          <w:rPr>
            <w:rFonts w:ascii="Tahoma" w:hAnsi="Tahoma" w:cs="Tahoma"/>
            <w:rPrChange w:id="2876" w:author="michael schneider" w:date="2013-12-03T09:17:00Z">
              <w:rPr>
                <w:rFonts w:ascii="Tahoma" w:hAnsi="Tahoma" w:cs="Tahoma"/>
                <w:b/>
              </w:rPr>
            </w:rPrChange>
          </w:rPr>
          <w:t xml:space="preserve"> defaults to 0</w:t>
        </w:r>
      </w:moveFrom>
    </w:p>
    <w:p w14:paraId="0AF8A30D" w14:textId="0A28063D" w:rsidR="00CB44BA" w:rsidRPr="0088096E" w:rsidDel="002863CE" w:rsidRDefault="00CB44BA" w:rsidP="00EC7913">
      <w:pPr>
        <w:pStyle w:val="Heading4"/>
        <w:numPr>
          <w:ilvl w:val="0"/>
          <w:numId w:val="0"/>
        </w:numPr>
        <w:ind w:left="1800" w:hanging="360"/>
        <w:rPr>
          <w:rFonts w:ascii="Tahoma" w:hAnsi="Tahoma" w:cs="Tahoma"/>
          <w:rPrChange w:id="2877" w:author="michael schneider" w:date="2013-12-03T09:17:00Z">
            <w:rPr>
              <w:rFonts w:ascii="Tahoma" w:hAnsi="Tahoma" w:cs="Tahoma"/>
              <w:b/>
            </w:rPr>
          </w:rPrChange>
        </w:rPr>
        <w:pPrChange w:id="2878" w:author="michael schneider" w:date="2013-12-03T13:28:00Z">
          <w:pPr>
            <w:pStyle w:val="ListParagraph"/>
            <w:tabs>
              <w:tab w:val="left" w:pos="2970"/>
            </w:tabs>
            <w:spacing w:after="200" w:line="480" w:lineRule="auto"/>
            <w:ind w:left="2160" w:firstLine="720"/>
          </w:pPr>
        </w:pPrChange>
      </w:pPr>
      <w:moveFrom w:id="2879" w:author="michael schneider" w:date="2013-12-03T12:41:00Z">
        <w:r w:rsidRPr="0088096E" w:rsidDel="002863CE">
          <w:rPr>
            <w:rFonts w:ascii="Tahoma" w:hAnsi="Tahoma" w:cs="Tahoma"/>
            <w:rPrChange w:id="2880" w:author="michael schneider" w:date="2013-12-03T09:17:00Z">
              <w:rPr>
                <w:rFonts w:ascii="Tahoma" w:hAnsi="Tahoma" w:cs="Tahoma"/>
                <w:b/>
              </w:rPr>
            </w:rPrChange>
          </w:rPr>
          <w:t xml:space="preserve">&lt;cents&gt; ::= &lt;digit&gt;&lt;digit&gt; </w:t>
        </w:r>
      </w:moveFrom>
    </w:p>
    <w:p w14:paraId="7F93E31E" w14:textId="7C818DBA" w:rsidR="00CB44BA" w:rsidRPr="0088096E" w:rsidDel="002863CE" w:rsidRDefault="00CB44BA" w:rsidP="00EC7913">
      <w:pPr>
        <w:pStyle w:val="Heading4"/>
        <w:numPr>
          <w:ilvl w:val="0"/>
          <w:numId w:val="0"/>
        </w:numPr>
        <w:ind w:left="1800" w:hanging="360"/>
        <w:rPr>
          <w:rFonts w:ascii="Tahoma" w:hAnsi="Tahoma" w:cs="Tahoma"/>
          <w:rPrChange w:id="2881" w:author="michael schneider" w:date="2013-12-03T09:17:00Z">
            <w:rPr>
              <w:rFonts w:ascii="Tahoma" w:hAnsi="Tahoma" w:cs="Tahoma"/>
              <w:b/>
            </w:rPr>
          </w:rPrChange>
        </w:rPr>
        <w:pPrChange w:id="2882" w:author="michael schneider" w:date="2013-12-03T13:28:00Z">
          <w:pPr>
            <w:pStyle w:val="ListParagraph"/>
            <w:tabs>
              <w:tab w:val="left" w:pos="2970"/>
            </w:tabs>
            <w:spacing w:after="200" w:line="480" w:lineRule="auto"/>
            <w:ind w:left="2160" w:firstLine="720"/>
          </w:pPr>
        </w:pPrChange>
      </w:pPr>
      <w:moveFrom w:id="2883" w:author="michael schneider" w:date="2013-12-03T12:41:00Z">
        <w:r w:rsidRPr="0088096E" w:rsidDel="002863CE">
          <w:rPr>
            <w:rFonts w:ascii="Tahoma" w:hAnsi="Tahoma" w:cs="Tahoma"/>
            <w:rPrChange w:id="2884" w:author="michael schneider" w:date="2013-12-03T09:17:00Z">
              <w:rPr>
                <w:rFonts w:ascii="Tahoma" w:hAnsi="Tahoma" w:cs="Tahoma"/>
                <w:b/>
              </w:rPr>
            </w:rPrChange>
          </w:rPr>
          <w:t xml:space="preserve">&lt;digit&gt; ::= </w:t>
        </w:r>
        <w:r w:rsidRPr="0088096E" w:rsidDel="002863CE">
          <w:rPr>
            <w:rFonts w:ascii="Tahoma" w:hAnsi="Tahoma" w:cs="Tahoma"/>
            <w:vertAlign w:val="superscript"/>
            <w:rPrChange w:id="2885" w:author="michael schneider" w:date="2013-12-03T09:17:00Z">
              <w:rPr>
                <w:rFonts w:ascii="Tahoma" w:hAnsi="Tahoma" w:cs="Tahoma"/>
                <w:b/>
                <w:vertAlign w:val="superscript"/>
              </w:rPr>
            </w:rPrChange>
          </w:rPr>
          <w:t>0</w:t>
        </w:r>
        <w:r w:rsidRPr="0088096E" w:rsidDel="002863CE">
          <w:rPr>
            <w:rFonts w:ascii="Tahoma" w:hAnsi="Tahoma" w:cs="Tahoma"/>
            <w:rPrChange w:id="2886" w:author="michael schneider" w:date="2013-12-03T09:17:00Z">
              <w:rPr>
                <w:rFonts w:ascii="Tahoma" w:hAnsi="Tahoma" w:cs="Tahoma"/>
                <w:b/>
              </w:rPr>
            </w:rPrChange>
          </w:rPr>
          <w:t>{integer}</w:t>
        </w:r>
        <w:r w:rsidRPr="0088096E" w:rsidDel="002863CE">
          <w:rPr>
            <w:rFonts w:ascii="Tahoma" w:hAnsi="Tahoma" w:cs="Tahoma"/>
            <w:vertAlign w:val="superscript"/>
            <w:rPrChange w:id="2887" w:author="michael schneider" w:date="2013-12-03T09:17:00Z">
              <w:rPr>
                <w:rFonts w:ascii="Tahoma" w:hAnsi="Tahoma" w:cs="Tahoma"/>
                <w:b/>
                <w:vertAlign w:val="superscript"/>
              </w:rPr>
            </w:rPrChange>
          </w:rPr>
          <w:t xml:space="preserve">9 </w:t>
        </w:r>
        <w:r w:rsidRPr="0088096E" w:rsidDel="002863CE">
          <w:rPr>
            <w:rFonts w:ascii="Tahoma" w:hAnsi="Tahoma" w:cs="Tahoma"/>
            <w:rPrChange w:id="2888" w:author="michael schneider" w:date="2013-12-03T09:17:00Z">
              <w:rPr>
                <w:rFonts w:ascii="Tahoma" w:hAnsi="Tahoma" w:cs="Tahoma"/>
                <w:b/>
              </w:rPr>
            </w:rPrChange>
          </w:rPr>
          <w:t>defaults to 0</w:t>
        </w:r>
      </w:moveFrom>
    </w:p>
    <w:p w14:paraId="677CEBF9" w14:textId="11270418" w:rsidR="002C6A42" w:rsidRPr="0088096E" w:rsidDel="002863CE" w:rsidRDefault="002C6A42" w:rsidP="00EC7913">
      <w:pPr>
        <w:pStyle w:val="Heading4"/>
        <w:numPr>
          <w:ilvl w:val="0"/>
          <w:numId w:val="0"/>
        </w:numPr>
        <w:ind w:left="1800" w:hanging="360"/>
        <w:rPr>
          <w:rFonts w:ascii="Tahoma" w:hAnsi="Tahoma" w:cs="Tahoma"/>
          <w:rPrChange w:id="2889" w:author="michael schneider" w:date="2013-12-03T09:17:00Z">
            <w:rPr>
              <w:rFonts w:ascii="Tahoma" w:hAnsi="Tahoma" w:cs="Tahoma"/>
            </w:rPr>
          </w:rPrChange>
        </w:rPr>
        <w:pPrChange w:id="2890" w:author="michael schneider" w:date="2013-12-03T13:28:00Z">
          <w:pPr>
            <w:pStyle w:val="Heading4"/>
            <w:tabs>
              <w:tab w:val="left" w:pos="2970"/>
            </w:tabs>
          </w:pPr>
        </w:pPrChange>
      </w:pPr>
      <w:moveFrom w:id="2891" w:author="michael schneider" w:date="2013-12-03T12:41:00Z">
        <w:r w:rsidRPr="0088096E" w:rsidDel="002863CE">
          <w:rPr>
            <w:rFonts w:ascii="Tahoma" w:hAnsi="Tahoma" w:cs="Tahoma"/>
            <w:rPrChange w:id="2892" w:author="michael schneider" w:date="2013-12-03T09:17:00Z">
              <w:rPr>
                <w:rFonts w:ascii="Tahoma" w:hAnsi="Tahoma" w:cs="Tahoma"/>
              </w:rPr>
            </w:rPrChange>
          </w:rPr>
          <w:t>PseudoCode</w:t>
        </w:r>
      </w:moveFrom>
    </w:p>
    <w:p w14:paraId="3E75AAB7" w14:textId="4A7D5965" w:rsidR="002C6A42" w:rsidRPr="0088096E" w:rsidDel="002863CE" w:rsidRDefault="00CB44BA" w:rsidP="00EC7913">
      <w:pPr>
        <w:pStyle w:val="Heading4"/>
        <w:numPr>
          <w:ilvl w:val="0"/>
          <w:numId w:val="0"/>
        </w:numPr>
        <w:ind w:left="1800" w:hanging="360"/>
        <w:rPr>
          <w:rFonts w:ascii="Tahoma" w:hAnsi="Tahoma" w:cs="Tahoma"/>
          <w:b w:val="0"/>
          <w:i w:val="0"/>
          <w:szCs w:val="22"/>
          <w:rPrChange w:id="2893" w:author="michael schneider" w:date="2013-12-03T09:17:00Z">
            <w:rPr>
              <w:rFonts w:ascii="Tahoma" w:hAnsi="Tahoma" w:cs="Tahoma"/>
              <w:b w:val="0"/>
              <w:i w:val="0"/>
              <w:szCs w:val="22"/>
            </w:rPr>
          </w:rPrChange>
        </w:rPr>
        <w:pPrChange w:id="2894" w:author="michael schneider" w:date="2013-12-03T13:28:00Z">
          <w:pPr>
            <w:pStyle w:val="Heading4"/>
            <w:numPr>
              <w:ilvl w:val="0"/>
              <w:numId w:val="0"/>
            </w:numPr>
            <w:tabs>
              <w:tab w:val="left" w:pos="2970"/>
            </w:tabs>
            <w:spacing w:before="0" w:after="0" w:line="240" w:lineRule="auto"/>
            <w:ind w:left="1440" w:firstLine="0"/>
          </w:pPr>
        </w:pPrChange>
      </w:pPr>
      <w:moveFrom w:id="2895" w:author="michael schneider" w:date="2013-12-03T12:41:00Z">
        <w:r w:rsidRPr="0088096E" w:rsidDel="002863CE">
          <w:rPr>
            <w:rFonts w:ascii="Tahoma" w:hAnsi="Tahoma" w:cs="Tahoma"/>
            <w:b w:val="0"/>
            <w:i w:val="0"/>
            <w:szCs w:val="22"/>
            <w:rPrChange w:id="2896" w:author="michael schneider" w:date="2013-12-03T09:17:00Z">
              <w:rPr>
                <w:rFonts w:ascii="Tahoma" w:hAnsi="Tahoma" w:cs="Tahoma"/>
                <w:b w:val="0"/>
                <w:i w:val="0"/>
                <w:szCs w:val="22"/>
              </w:rPr>
            </w:rPrChange>
          </w:rPr>
          <w:t>If the Customer clicks the “Shopping Cart’ button then</w:t>
        </w:r>
        <w:r w:rsidR="002C6A42" w:rsidRPr="0088096E" w:rsidDel="002863CE">
          <w:rPr>
            <w:rFonts w:ascii="Tahoma" w:hAnsi="Tahoma" w:cs="Tahoma"/>
            <w:b w:val="0"/>
            <w:i w:val="0"/>
            <w:szCs w:val="22"/>
            <w:rPrChange w:id="2897" w:author="michael schneider" w:date="2013-12-03T09:17:00Z">
              <w:rPr>
                <w:rFonts w:ascii="Tahoma" w:hAnsi="Tahoma" w:cs="Tahoma"/>
                <w:b w:val="0"/>
                <w:i w:val="0"/>
                <w:szCs w:val="22"/>
              </w:rPr>
            </w:rPrChange>
          </w:rPr>
          <w:t xml:space="preserve"> </w:t>
        </w:r>
      </w:moveFrom>
    </w:p>
    <w:p w14:paraId="4323009A" w14:textId="09B40181" w:rsidR="00CB44BA" w:rsidRPr="0088096E" w:rsidDel="002863CE" w:rsidRDefault="002C6A42" w:rsidP="00EC7913">
      <w:pPr>
        <w:pStyle w:val="Heading4"/>
        <w:numPr>
          <w:ilvl w:val="0"/>
          <w:numId w:val="0"/>
        </w:numPr>
        <w:ind w:left="1800" w:hanging="360"/>
        <w:rPr>
          <w:rFonts w:ascii="Tahoma" w:hAnsi="Tahoma" w:cs="Tahoma"/>
          <w:b w:val="0"/>
          <w:i w:val="0"/>
          <w:szCs w:val="22"/>
          <w:rPrChange w:id="2898" w:author="michael schneider" w:date="2013-12-03T09:17:00Z">
            <w:rPr>
              <w:rFonts w:ascii="Tahoma" w:hAnsi="Tahoma" w:cs="Tahoma"/>
              <w:b w:val="0"/>
              <w:i w:val="0"/>
              <w:szCs w:val="22"/>
            </w:rPr>
          </w:rPrChange>
        </w:rPr>
        <w:pPrChange w:id="2899" w:author="michael schneider" w:date="2013-12-03T13:28:00Z">
          <w:pPr>
            <w:pStyle w:val="Heading4"/>
            <w:numPr>
              <w:ilvl w:val="0"/>
              <w:numId w:val="0"/>
            </w:numPr>
            <w:tabs>
              <w:tab w:val="left" w:pos="2970"/>
            </w:tabs>
            <w:spacing w:before="0" w:after="0" w:line="240" w:lineRule="auto"/>
            <w:ind w:firstLine="360"/>
          </w:pPr>
        </w:pPrChange>
      </w:pPr>
      <w:moveFrom w:id="2900" w:author="michael schneider" w:date="2013-12-03T12:41:00Z">
        <w:r w:rsidRPr="0088096E" w:rsidDel="002863CE">
          <w:rPr>
            <w:rFonts w:ascii="Tahoma" w:hAnsi="Tahoma" w:cs="Tahoma"/>
            <w:b w:val="0"/>
            <w:i w:val="0"/>
            <w:szCs w:val="22"/>
            <w:rPrChange w:id="2901" w:author="michael schneider" w:date="2013-12-03T09:17:00Z">
              <w:rPr>
                <w:rFonts w:ascii="Tahoma" w:hAnsi="Tahoma" w:cs="Tahoma"/>
                <w:b w:val="0"/>
                <w:i w:val="0"/>
                <w:szCs w:val="22"/>
              </w:rPr>
            </w:rPrChange>
          </w:rPr>
          <w:t>S</w:t>
        </w:r>
        <w:r w:rsidR="00CB44BA" w:rsidRPr="0088096E" w:rsidDel="002863CE">
          <w:rPr>
            <w:rFonts w:ascii="Tahoma" w:hAnsi="Tahoma" w:cs="Tahoma"/>
            <w:b w:val="0"/>
            <w:i w:val="0"/>
            <w:szCs w:val="22"/>
            <w:rPrChange w:id="2902" w:author="michael schneider" w:date="2013-12-03T09:17:00Z">
              <w:rPr>
                <w:rFonts w:ascii="Tahoma" w:hAnsi="Tahoma" w:cs="Tahoma"/>
                <w:b w:val="0"/>
                <w:i w:val="0"/>
                <w:szCs w:val="22"/>
              </w:rPr>
            </w:rPrChange>
          </w:rPr>
          <w:t>ystem displays the Shopping Cart page</w:t>
        </w:r>
      </w:moveFrom>
    </w:p>
    <w:p w14:paraId="30DAF0C8" w14:textId="79F8A106" w:rsidR="00CB44BA" w:rsidRPr="0088096E" w:rsidDel="002863CE" w:rsidRDefault="001D30E3" w:rsidP="00EC7913">
      <w:pPr>
        <w:pStyle w:val="Heading4"/>
        <w:numPr>
          <w:ilvl w:val="0"/>
          <w:numId w:val="0"/>
        </w:numPr>
        <w:ind w:left="1800" w:hanging="360"/>
        <w:rPr>
          <w:rFonts w:ascii="Tahoma" w:hAnsi="Tahoma" w:cs="Tahoma"/>
          <w:szCs w:val="22"/>
          <w:rPrChange w:id="2903" w:author="michael schneider" w:date="2013-12-03T09:17:00Z">
            <w:rPr>
              <w:rFonts w:ascii="Tahoma" w:hAnsi="Tahoma" w:cs="Tahoma"/>
              <w:sz w:val="22"/>
              <w:szCs w:val="22"/>
            </w:rPr>
          </w:rPrChange>
        </w:rPr>
        <w:pPrChange w:id="2904" w:author="michael schneider" w:date="2013-12-03T13:28:00Z">
          <w:pPr>
            <w:tabs>
              <w:tab w:val="left" w:pos="2970"/>
            </w:tabs>
            <w:spacing w:after="0" w:line="240" w:lineRule="auto"/>
          </w:pPr>
        </w:pPrChange>
      </w:pPr>
      <w:moveFrom w:id="2905" w:author="michael schneider" w:date="2013-12-03T12:41:00Z">
        <w:r w:rsidRPr="0088096E" w:rsidDel="002863CE">
          <w:rPr>
            <w:rFonts w:ascii="Tahoma" w:hAnsi="Tahoma" w:cs="Tahoma"/>
            <w:szCs w:val="22"/>
            <w:rPrChange w:id="2906" w:author="michael schneider" w:date="2013-12-03T09:17:00Z">
              <w:rPr>
                <w:rFonts w:ascii="Tahoma" w:hAnsi="Tahoma" w:cs="Tahoma"/>
                <w:sz w:val="22"/>
                <w:szCs w:val="22"/>
              </w:rPr>
            </w:rPrChange>
          </w:rPr>
          <w:t xml:space="preserve">                     E</w:t>
        </w:r>
        <w:r w:rsidR="00CB44BA" w:rsidRPr="0088096E" w:rsidDel="002863CE">
          <w:rPr>
            <w:rFonts w:ascii="Tahoma" w:hAnsi="Tahoma" w:cs="Tahoma"/>
            <w:szCs w:val="22"/>
            <w:rPrChange w:id="2907" w:author="michael schneider" w:date="2013-12-03T09:17:00Z">
              <w:rPr>
                <w:rFonts w:ascii="Tahoma" w:hAnsi="Tahoma" w:cs="Tahoma"/>
                <w:sz w:val="22"/>
                <w:szCs w:val="22"/>
              </w:rPr>
            </w:rPrChange>
          </w:rPr>
          <w:t>nd If</w:t>
        </w:r>
      </w:moveFrom>
    </w:p>
    <w:p w14:paraId="5A540484" w14:textId="524655AB" w:rsidR="00CB44BA" w:rsidRPr="0088096E" w:rsidDel="002863CE" w:rsidRDefault="00CB44BA" w:rsidP="00EC7913">
      <w:pPr>
        <w:pStyle w:val="Heading4"/>
        <w:numPr>
          <w:ilvl w:val="0"/>
          <w:numId w:val="0"/>
        </w:numPr>
        <w:ind w:left="1800" w:hanging="360"/>
        <w:rPr>
          <w:rFonts w:ascii="Tahoma" w:hAnsi="Tahoma" w:cs="Tahoma"/>
          <w:rPrChange w:id="2908" w:author="michael schneider" w:date="2013-12-03T09:17:00Z">
            <w:rPr>
              <w:rFonts w:ascii="Tahoma" w:hAnsi="Tahoma" w:cs="Tahoma"/>
            </w:rPr>
          </w:rPrChange>
        </w:rPr>
        <w:pPrChange w:id="2909" w:author="michael schneider" w:date="2013-12-03T13:28:00Z">
          <w:pPr>
            <w:pStyle w:val="ListParagraph"/>
            <w:tabs>
              <w:tab w:val="left" w:pos="2970"/>
            </w:tabs>
            <w:spacing w:after="200"/>
            <w:ind w:left="1440"/>
          </w:pPr>
        </w:pPrChange>
      </w:pPr>
      <w:moveFrom w:id="2910" w:author="michael schneider" w:date="2013-12-03T12:41:00Z">
        <w:r w:rsidRPr="0088096E" w:rsidDel="002863CE">
          <w:rPr>
            <w:rFonts w:ascii="Tahoma" w:hAnsi="Tahoma" w:cs="Tahoma"/>
            <w:rPrChange w:id="2911" w:author="michael schneider" w:date="2013-12-03T09:17:00Z">
              <w:rPr>
                <w:rFonts w:ascii="Tahoma" w:hAnsi="Tahoma" w:cs="Tahoma"/>
              </w:rPr>
            </w:rPrChange>
          </w:rPr>
          <w:t>If the Customer clicks the checkbox beside a product displayed on the Shopping Cart page and clicks the “Remove” button Then</w:t>
        </w:r>
      </w:moveFrom>
    </w:p>
    <w:p w14:paraId="643E3051" w14:textId="22403CD4" w:rsidR="00CB44BA" w:rsidRPr="0088096E" w:rsidDel="002863CE" w:rsidRDefault="00CB44BA" w:rsidP="00EC7913">
      <w:pPr>
        <w:pStyle w:val="Heading4"/>
        <w:numPr>
          <w:ilvl w:val="0"/>
          <w:numId w:val="0"/>
        </w:numPr>
        <w:ind w:left="1800" w:hanging="360"/>
        <w:rPr>
          <w:rFonts w:ascii="Tahoma" w:hAnsi="Tahoma" w:cs="Tahoma"/>
          <w:rPrChange w:id="2912" w:author="michael schneider" w:date="2013-12-03T09:17:00Z">
            <w:rPr>
              <w:rFonts w:ascii="Tahoma" w:hAnsi="Tahoma" w:cs="Tahoma"/>
            </w:rPr>
          </w:rPrChange>
        </w:rPr>
        <w:pPrChange w:id="2913" w:author="michael schneider" w:date="2013-12-03T13:28:00Z">
          <w:pPr>
            <w:pStyle w:val="ListParagraph"/>
            <w:tabs>
              <w:tab w:val="left" w:pos="2970"/>
            </w:tabs>
            <w:spacing w:after="200"/>
            <w:ind w:left="2160"/>
          </w:pPr>
        </w:pPrChange>
      </w:pPr>
      <w:moveFrom w:id="2914" w:author="michael schneider" w:date="2013-12-03T12:41:00Z">
        <w:r w:rsidRPr="0088096E" w:rsidDel="002863CE">
          <w:rPr>
            <w:rFonts w:ascii="Tahoma" w:hAnsi="Tahoma" w:cs="Tahoma"/>
            <w:rPrChange w:id="2915" w:author="michael schneider" w:date="2013-12-03T09:17:00Z">
              <w:rPr>
                <w:rFonts w:ascii="Tahoma" w:hAnsi="Tahoma" w:cs="Tahoma"/>
              </w:rPr>
            </w:rPrChange>
          </w:rPr>
          <w:t>The Quantity, Product Type, and Price for that product is no longer displayed on the Shopping Cart page</w:t>
        </w:r>
      </w:moveFrom>
    </w:p>
    <w:p w14:paraId="40D070A3" w14:textId="156A6790" w:rsidR="00CB44BA" w:rsidRPr="0088096E" w:rsidDel="002863CE" w:rsidRDefault="00CB44BA" w:rsidP="00EC7913">
      <w:pPr>
        <w:pStyle w:val="Heading4"/>
        <w:numPr>
          <w:ilvl w:val="0"/>
          <w:numId w:val="0"/>
        </w:numPr>
        <w:ind w:left="1800" w:hanging="360"/>
        <w:rPr>
          <w:rFonts w:ascii="Tahoma" w:hAnsi="Tahoma" w:cs="Tahoma"/>
          <w:rPrChange w:id="2916" w:author="michael schneider" w:date="2013-12-03T09:17:00Z">
            <w:rPr>
              <w:rFonts w:ascii="Tahoma" w:hAnsi="Tahoma" w:cs="Tahoma"/>
            </w:rPr>
          </w:rPrChange>
        </w:rPr>
        <w:pPrChange w:id="2917" w:author="michael schneider" w:date="2013-12-03T13:28:00Z">
          <w:pPr>
            <w:pStyle w:val="ListParagraph"/>
            <w:tabs>
              <w:tab w:val="left" w:pos="2970"/>
            </w:tabs>
            <w:spacing w:after="200"/>
            <w:ind w:left="2160"/>
          </w:pPr>
        </w:pPrChange>
      </w:pPr>
      <w:moveFrom w:id="2918" w:author="michael schneider" w:date="2013-12-03T12:41:00Z">
        <w:r w:rsidRPr="0088096E" w:rsidDel="002863CE">
          <w:rPr>
            <w:rFonts w:ascii="Tahoma" w:hAnsi="Tahoma" w:cs="Tahoma"/>
            <w:rPrChange w:id="2919" w:author="michael schneider" w:date="2013-12-03T09:17:00Z">
              <w:rPr>
                <w:rFonts w:ascii="Tahoma" w:hAnsi="Tahoma" w:cs="Tahoma"/>
              </w:rPr>
            </w:rPrChange>
          </w:rPr>
          <w:t>The quantity of product in the Shopping Cart is reduced by the quantity of product that was removed from the Shopping Cart</w:t>
        </w:r>
      </w:moveFrom>
    </w:p>
    <w:p w14:paraId="7CC3826A" w14:textId="2A1FA0F5" w:rsidR="001D30E3" w:rsidRPr="0088096E" w:rsidDel="002863CE" w:rsidRDefault="00CB44BA" w:rsidP="00EC7913">
      <w:pPr>
        <w:pStyle w:val="Heading4"/>
        <w:numPr>
          <w:ilvl w:val="0"/>
          <w:numId w:val="0"/>
        </w:numPr>
        <w:ind w:left="1800" w:hanging="360"/>
        <w:rPr>
          <w:rFonts w:ascii="Tahoma" w:hAnsi="Tahoma" w:cs="Tahoma"/>
          <w:rPrChange w:id="2920" w:author="michael schneider" w:date="2013-12-03T09:17:00Z">
            <w:rPr>
              <w:rFonts w:ascii="Tahoma" w:hAnsi="Tahoma" w:cs="Tahoma"/>
            </w:rPr>
          </w:rPrChange>
        </w:rPr>
        <w:pPrChange w:id="2921" w:author="michael schneider" w:date="2013-12-03T13:28:00Z">
          <w:pPr>
            <w:pStyle w:val="ListParagraph"/>
            <w:tabs>
              <w:tab w:val="left" w:pos="2970"/>
            </w:tabs>
            <w:spacing w:after="200"/>
            <w:ind w:left="2160"/>
          </w:pPr>
        </w:pPrChange>
      </w:pPr>
      <w:moveFrom w:id="2922" w:author="michael schneider" w:date="2013-12-03T12:41:00Z">
        <w:r w:rsidRPr="0088096E" w:rsidDel="002863CE">
          <w:rPr>
            <w:rFonts w:ascii="Tahoma" w:hAnsi="Tahoma" w:cs="Tahoma"/>
            <w:rPrChange w:id="2923" w:author="michael schneider" w:date="2013-12-03T09:17:00Z">
              <w:rPr>
                <w:rFonts w:ascii="Tahoma" w:hAnsi="Tahoma" w:cs="Tahoma"/>
              </w:rPr>
            </w:rPrChange>
          </w:rPr>
          <w:t>The quantity of that product in inventory is increased by the quantity of product that was</w:t>
        </w:r>
        <w:r w:rsidR="001D30E3" w:rsidRPr="0088096E" w:rsidDel="002863CE">
          <w:rPr>
            <w:rFonts w:ascii="Tahoma" w:hAnsi="Tahoma" w:cs="Tahoma"/>
            <w:rPrChange w:id="2924" w:author="michael schneider" w:date="2013-12-03T09:17:00Z">
              <w:rPr>
                <w:rFonts w:ascii="Tahoma" w:hAnsi="Tahoma" w:cs="Tahoma"/>
              </w:rPr>
            </w:rPrChange>
          </w:rPr>
          <w:t xml:space="preserve"> removed from the Shopping Cart</w:t>
        </w:r>
      </w:moveFrom>
    </w:p>
    <w:p w14:paraId="56422858" w14:textId="21A035DF" w:rsidR="00CB44BA" w:rsidRPr="0088096E" w:rsidDel="002863CE" w:rsidRDefault="001D30E3" w:rsidP="00EC7913">
      <w:pPr>
        <w:pStyle w:val="Heading4"/>
        <w:numPr>
          <w:ilvl w:val="0"/>
          <w:numId w:val="0"/>
        </w:numPr>
        <w:ind w:left="1800" w:hanging="360"/>
        <w:rPr>
          <w:rFonts w:ascii="Tahoma" w:hAnsi="Tahoma" w:cs="Tahoma"/>
          <w:rPrChange w:id="2925" w:author="michael schneider" w:date="2013-12-03T09:17:00Z">
            <w:rPr>
              <w:rFonts w:ascii="Tahoma" w:hAnsi="Tahoma" w:cs="Tahoma"/>
            </w:rPr>
          </w:rPrChange>
        </w:rPr>
        <w:pPrChange w:id="2926" w:author="michael schneider" w:date="2013-12-03T13:28:00Z">
          <w:pPr>
            <w:tabs>
              <w:tab w:val="left" w:pos="2970"/>
            </w:tabs>
            <w:spacing w:after="200"/>
          </w:pPr>
        </w:pPrChange>
      </w:pPr>
      <w:moveFrom w:id="2927" w:author="michael schneider" w:date="2013-12-03T12:41:00Z">
        <w:r w:rsidRPr="0088096E" w:rsidDel="002863CE">
          <w:rPr>
            <w:rFonts w:ascii="Tahoma" w:hAnsi="Tahoma" w:cs="Tahoma"/>
            <w:rPrChange w:id="2928" w:author="michael schneider" w:date="2013-12-03T09:17:00Z">
              <w:rPr>
                <w:rFonts w:ascii="Tahoma" w:hAnsi="Tahoma" w:cs="Tahoma"/>
              </w:rPr>
            </w:rPrChange>
          </w:rPr>
          <w:t xml:space="preserve">                    </w:t>
        </w:r>
        <w:r w:rsidR="00CB44BA" w:rsidRPr="0088096E" w:rsidDel="002863CE">
          <w:rPr>
            <w:rFonts w:ascii="Tahoma" w:hAnsi="Tahoma" w:cs="Tahoma"/>
            <w:rPrChange w:id="2929" w:author="michael schneider" w:date="2013-12-03T09:17:00Z">
              <w:rPr>
                <w:rFonts w:ascii="Tahoma" w:hAnsi="Tahoma" w:cs="Tahoma"/>
              </w:rPr>
            </w:rPrChange>
          </w:rPr>
          <w:t>End If</w:t>
        </w:r>
      </w:moveFrom>
    </w:p>
    <w:p w14:paraId="698ECF3C" w14:textId="2B4C410D" w:rsidR="001D30E3" w:rsidRPr="0088096E" w:rsidDel="002863CE" w:rsidRDefault="001D30E3" w:rsidP="00EC7913">
      <w:pPr>
        <w:pStyle w:val="Heading4"/>
        <w:numPr>
          <w:ilvl w:val="0"/>
          <w:numId w:val="0"/>
        </w:numPr>
        <w:ind w:left="1800" w:hanging="360"/>
        <w:rPr>
          <w:rFonts w:ascii="Tahoma" w:hAnsi="Tahoma" w:cs="Tahoma"/>
          <w:rPrChange w:id="2930" w:author="michael schneider" w:date="2013-12-03T09:17:00Z">
            <w:rPr>
              <w:rFonts w:ascii="Tahoma" w:hAnsi="Tahoma" w:cs="Tahoma"/>
            </w:rPr>
          </w:rPrChange>
        </w:rPr>
        <w:pPrChange w:id="2931" w:author="michael schneider" w:date="2013-12-03T13:28:00Z">
          <w:pPr>
            <w:tabs>
              <w:tab w:val="left" w:pos="2970"/>
            </w:tabs>
            <w:spacing w:after="0" w:line="240" w:lineRule="auto"/>
          </w:pPr>
        </w:pPrChange>
      </w:pPr>
      <w:moveFrom w:id="2932" w:author="michael schneider" w:date="2013-12-03T12:41:00Z">
        <w:r w:rsidRPr="0088096E" w:rsidDel="002863CE">
          <w:rPr>
            <w:rFonts w:ascii="Tahoma" w:hAnsi="Tahoma" w:cs="Tahoma"/>
            <w:rPrChange w:id="2933" w:author="michael schneider" w:date="2013-12-03T09:17:00Z">
              <w:rPr>
                <w:rFonts w:ascii="Tahoma" w:hAnsi="Tahoma" w:cs="Tahoma"/>
              </w:rPr>
            </w:rPrChange>
          </w:rPr>
          <w:t xml:space="preserve">                    </w:t>
        </w:r>
        <w:r w:rsidR="00CB44BA" w:rsidRPr="0088096E" w:rsidDel="002863CE">
          <w:rPr>
            <w:rFonts w:ascii="Tahoma" w:hAnsi="Tahoma" w:cs="Tahoma"/>
            <w:rPrChange w:id="2934" w:author="michael schneider" w:date="2013-12-03T09:17:00Z">
              <w:rPr>
                <w:rFonts w:ascii="Tahoma" w:hAnsi="Tahoma" w:cs="Tahoma"/>
              </w:rPr>
            </w:rPrChange>
          </w:rPr>
          <w:t xml:space="preserve">If the Customer clicks the </w:t>
        </w:r>
        <w:r w:rsidRPr="0088096E" w:rsidDel="002863CE">
          <w:rPr>
            <w:rFonts w:ascii="Tahoma" w:hAnsi="Tahoma" w:cs="Tahoma"/>
            <w:rPrChange w:id="2935" w:author="michael schneider" w:date="2013-12-03T09:17:00Z">
              <w:rPr>
                <w:rFonts w:ascii="Tahoma" w:hAnsi="Tahoma" w:cs="Tahoma"/>
              </w:rPr>
            </w:rPrChange>
          </w:rPr>
          <w:t>“Continue Shopping” button then</w:t>
        </w:r>
      </w:moveFrom>
    </w:p>
    <w:p w14:paraId="30C0CFC0" w14:textId="1A34BE5A" w:rsidR="00CB44BA" w:rsidRPr="0088096E" w:rsidDel="002863CE" w:rsidRDefault="001D30E3" w:rsidP="00EC7913">
      <w:pPr>
        <w:pStyle w:val="Heading4"/>
        <w:numPr>
          <w:ilvl w:val="0"/>
          <w:numId w:val="0"/>
        </w:numPr>
        <w:ind w:left="1800" w:hanging="360"/>
        <w:rPr>
          <w:rFonts w:ascii="Tahoma" w:hAnsi="Tahoma" w:cs="Tahoma"/>
          <w:rPrChange w:id="2936" w:author="michael schneider" w:date="2013-12-03T09:17:00Z">
            <w:rPr>
              <w:rFonts w:ascii="Tahoma" w:hAnsi="Tahoma" w:cs="Tahoma"/>
            </w:rPr>
          </w:rPrChange>
        </w:rPr>
        <w:pPrChange w:id="2937" w:author="michael schneider" w:date="2013-12-03T13:28:00Z">
          <w:pPr>
            <w:tabs>
              <w:tab w:val="left" w:pos="2970"/>
            </w:tabs>
            <w:spacing w:after="0" w:line="240" w:lineRule="auto"/>
          </w:pPr>
        </w:pPrChange>
      </w:pPr>
      <w:moveFrom w:id="2938" w:author="michael schneider" w:date="2013-12-03T12:41:00Z">
        <w:r w:rsidRPr="0088096E" w:rsidDel="002863CE">
          <w:rPr>
            <w:rFonts w:ascii="Tahoma" w:hAnsi="Tahoma" w:cs="Tahoma"/>
            <w:rPrChange w:id="2939" w:author="michael schneider" w:date="2013-12-03T09:17:00Z">
              <w:rPr>
                <w:rFonts w:ascii="Tahoma" w:hAnsi="Tahoma" w:cs="Tahoma"/>
              </w:rPr>
            </w:rPrChange>
          </w:rPr>
          <w:t xml:space="preserve">                        s</w:t>
        </w:r>
        <w:r w:rsidR="00CB44BA" w:rsidRPr="0088096E" w:rsidDel="002863CE">
          <w:rPr>
            <w:rFonts w:ascii="Tahoma" w:hAnsi="Tahoma" w:cs="Tahoma"/>
            <w:rPrChange w:id="2940" w:author="michael schneider" w:date="2013-12-03T09:17:00Z">
              <w:rPr>
                <w:rFonts w:ascii="Tahoma" w:hAnsi="Tahoma" w:cs="Tahoma"/>
              </w:rPr>
            </w:rPrChange>
          </w:rPr>
          <w:t>ystem displays the “View Available Prod</w:t>
        </w:r>
        <w:r w:rsidR="008831B3" w:rsidRPr="0088096E" w:rsidDel="002863CE">
          <w:rPr>
            <w:rFonts w:ascii="Tahoma" w:hAnsi="Tahoma" w:cs="Tahoma"/>
            <w:rPrChange w:id="2941" w:author="michael schneider" w:date="2013-12-03T09:17:00Z">
              <w:rPr>
                <w:rFonts w:ascii="Tahoma" w:hAnsi="Tahoma" w:cs="Tahoma"/>
              </w:rPr>
            </w:rPrChange>
          </w:rPr>
          <w:t>ucts” page (see specification 4.8)</w:t>
        </w:r>
      </w:moveFrom>
    </w:p>
    <w:p w14:paraId="6FEEBAD6" w14:textId="74775244" w:rsidR="00CB44BA" w:rsidRPr="0088096E" w:rsidDel="002863CE" w:rsidRDefault="00CB44BA" w:rsidP="00EC7913">
      <w:pPr>
        <w:pStyle w:val="Heading4"/>
        <w:numPr>
          <w:ilvl w:val="0"/>
          <w:numId w:val="0"/>
        </w:numPr>
        <w:ind w:left="1800" w:hanging="360"/>
        <w:rPr>
          <w:rFonts w:ascii="Tahoma" w:hAnsi="Tahoma" w:cs="Tahoma"/>
          <w:rPrChange w:id="2942" w:author="michael schneider" w:date="2013-12-03T09:17:00Z">
            <w:rPr>
              <w:rFonts w:ascii="Tahoma" w:hAnsi="Tahoma" w:cs="Tahoma"/>
            </w:rPr>
          </w:rPrChange>
        </w:rPr>
        <w:pPrChange w:id="2943" w:author="michael schneider" w:date="2013-12-03T13:28:00Z">
          <w:pPr>
            <w:pStyle w:val="Heading3"/>
            <w:tabs>
              <w:tab w:val="left" w:pos="2970"/>
            </w:tabs>
          </w:pPr>
        </w:pPrChange>
      </w:pPr>
      <w:moveFrom w:id="2944" w:author="michael schneider" w:date="2013-12-03T12:41:00Z">
        <w:r w:rsidRPr="0088096E" w:rsidDel="002863CE">
          <w:rPr>
            <w:rFonts w:ascii="Tahoma" w:hAnsi="Tahoma" w:cs="Tahoma"/>
            <w:rPrChange w:id="2945" w:author="michael schneider" w:date="2013-12-03T09:17:00Z">
              <w:rPr>
                <w:rFonts w:ascii="Tahoma" w:hAnsi="Tahoma" w:cs="Tahoma"/>
              </w:rPr>
            </w:rPrChange>
          </w:rPr>
          <w:t>The system shall allow a Customer to purchase the products in the shopping cart by clicking the Checkout button on the Shopping Cart page.</w:t>
        </w:r>
      </w:moveFrom>
    </w:p>
    <w:p w14:paraId="34828586" w14:textId="209BF729" w:rsidR="00CB44BA" w:rsidRPr="0088096E" w:rsidDel="002863CE" w:rsidRDefault="00CB44BA" w:rsidP="00EC7913">
      <w:pPr>
        <w:pStyle w:val="Heading4"/>
        <w:numPr>
          <w:ilvl w:val="0"/>
          <w:numId w:val="0"/>
        </w:numPr>
        <w:ind w:left="1800" w:hanging="360"/>
        <w:rPr>
          <w:rFonts w:ascii="Tahoma" w:hAnsi="Tahoma" w:cs="Tahoma"/>
          <w:rPrChange w:id="2946" w:author="michael schneider" w:date="2013-12-03T09:17:00Z">
            <w:rPr>
              <w:rFonts w:ascii="Tahoma" w:hAnsi="Tahoma" w:cs="Tahoma"/>
            </w:rPr>
          </w:rPrChange>
        </w:rPr>
        <w:pPrChange w:id="2947" w:author="michael schneider" w:date="2013-12-03T13:28:00Z">
          <w:pPr>
            <w:pStyle w:val="Heading4"/>
            <w:tabs>
              <w:tab w:val="left" w:pos="2970"/>
            </w:tabs>
          </w:pPr>
        </w:pPrChange>
      </w:pPr>
      <w:moveFrom w:id="2948" w:author="michael schneider" w:date="2013-12-03T12:41:00Z">
        <w:r w:rsidRPr="0088096E" w:rsidDel="002863CE">
          <w:rPr>
            <w:rFonts w:ascii="Tahoma" w:hAnsi="Tahoma" w:cs="Tahoma"/>
            <w:rPrChange w:id="2949" w:author="michael schneider" w:date="2013-12-03T09:17:00Z">
              <w:rPr>
                <w:rFonts w:ascii="Tahoma" w:hAnsi="Tahoma" w:cs="Tahoma"/>
              </w:rPr>
            </w:rPrChange>
          </w:rPr>
          <w:t>User interface design</w:t>
        </w:r>
      </w:moveFrom>
    </w:p>
    <w:p w14:paraId="0E49412C" w14:textId="4BD521E2" w:rsidR="00CB44BA" w:rsidRPr="0088096E" w:rsidDel="002863CE" w:rsidRDefault="00CB44BA" w:rsidP="00EC7913">
      <w:pPr>
        <w:pStyle w:val="Heading4"/>
        <w:numPr>
          <w:ilvl w:val="0"/>
          <w:numId w:val="0"/>
        </w:numPr>
        <w:ind w:left="1800" w:hanging="360"/>
        <w:rPr>
          <w:rFonts w:ascii="Tahoma" w:hAnsi="Tahoma" w:cs="Tahoma"/>
          <w:rPrChange w:id="2950" w:author="michael schneider" w:date="2013-12-03T09:17:00Z">
            <w:rPr>
              <w:rFonts w:ascii="Tahoma" w:hAnsi="Tahoma" w:cs="Tahoma"/>
            </w:rPr>
          </w:rPrChange>
        </w:rPr>
        <w:pPrChange w:id="2951" w:author="michael schneider" w:date="2013-12-03T13:28:00Z">
          <w:pPr>
            <w:pStyle w:val="Heading4"/>
            <w:tabs>
              <w:tab w:val="left" w:pos="2970"/>
            </w:tabs>
          </w:pPr>
        </w:pPrChange>
      </w:pPr>
      <w:moveFrom w:id="2952" w:author="michael schneider" w:date="2013-12-03T12:41:00Z">
        <w:r w:rsidRPr="0088096E" w:rsidDel="002863CE">
          <w:rPr>
            <w:rFonts w:ascii="Tahoma" w:hAnsi="Tahoma" w:cs="Tahoma"/>
            <w:rPrChange w:id="2953" w:author="michael schneider" w:date="2013-12-03T09:17:00Z">
              <w:rPr>
                <w:rFonts w:ascii="Tahoma" w:hAnsi="Tahoma" w:cs="Tahoma"/>
              </w:rPr>
            </w:rPrChange>
          </w:rPr>
          <w:t xml:space="preserve">&lt;Product Type&gt; defined in specification </w:t>
        </w:r>
        <w:r w:rsidR="00D00DD6" w:rsidRPr="0088096E" w:rsidDel="002863CE">
          <w:rPr>
            <w:rFonts w:ascii="Tahoma" w:hAnsi="Tahoma" w:cs="Tahoma"/>
            <w:rPrChange w:id="2954" w:author="michael schneider" w:date="2013-12-03T09:17:00Z">
              <w:rPr>
                <w:rFonts w:ascii="Tahoma" w:hAnsi="Tahoma" w:cs="Tahoma"/>
              </w:rPr>
            </w:rPrChange>
          </w:rPr>
          <w:t>4.</w:t>
        </w:r>
        <w:r w:rsidRPr="0088096E" w:rsidDel="002863CE">
          <w:rPr>
            <w:rFonts w:ascii="Tahoma" w:hAnsi="Tahoma" w:cs="Tahoma"/>
            <w:rPrChange w:id="2955" w:author="michael schneider" w:date="2013-12-03T09:17:00Z">
              <w:rPr>
                <w:rFonts w:ascii="Tahoma" w:hAnsi="Tahoma" w:cs="Tahoma"/>
              </w:rPr>
            </w:rPrChange>
          </w:rPr>
          <w:t>9.2.2.1</w:t>
        </w:r>
      </w:moveFrom>
    </w:p>
    <w:p w14:paraId="2B55E025" w14:textId="172E5470" w:rsidR="00CB44BA" w:rsidRPr="0088096E" w:rsidDel="002863CE" w:rsidRDefault="00CB44BA" w:rsidP="00EC7913">
      <w:pPr>
        <w:pStyle w:val="Heading4"/>
        <w:numPr>
          <w:ilvl w:val="0"/>
          <w:numId w:val="0"/>
        </w:numPr>
        <w:ind w:left="1800" w:hanging="360"/>
        <w:rPr>
          <w:rFonts w:ascii="Tahoma" w:hAnsi="Tahoma" w:cs="Tahoma"/>
          <w:rPrChange w:id="2956" w:author="michael schneider" w:date="2013-12-03T09:17:00Z">
            <w:rPr>
              <w:rFonts w:ascii="Tahoma" w:hAnsi="Tahoma" w:cs="Tahoma"/>
              <w:b/>
            </w:rPr>
          </w:rPrChange>
        </w:rPr>
        <w:pPrChange w:id="2957" w:author="michael schneider" w:date="2013-12-03T13:28:00Z">
          <w:pPr>
            <w:pStyle w:val="ListParagraph"/>
            <w:tabs>
              <w:tab w:val="left" w:pos="2970"/>
            </w:tabs>
            <w:spacing w:after="200" w:line="480" w:lineRule="auto"/>
            <w:ind w:left="1440" w:firstLine="720"/>
          </w:pPr>
        </w:pPrChange>
      </w:pPr>
      <w:moveFrom w:id="2958" w:author="michael schneider" w:date="2013-12-03T12:41:00Z">
        <w:r w:rsidRPr="0088096E" w:rsidDel="002863CE">
          <w:rPr>
            <w:rFonts w:ascii="Tahoma" w:hAnsi="Tahoma" w:cs="Tahoma"/>
            <w:rPrChange w:id="2959" w:author="michael schneider" w:date="2013-12-03T09:17:00Z">
              <w:rPr>
                <w:rFonts w:ascii="Tahoma" w:hAnsi="Tahoma" w:cs="Tahoma"/>
                <w:b/>
              </w:rPr>
            </w:rPrChange>
          </w:rPr>
          <w:t xml:space="preserve">&lt;Quantity&gt; defined in specification </w:t>
        </w:r>
        <w:r w:rsidR="00D00DD6" w:rsidRPr="0088096E" w:rsidDel="002863CE">
          <w:rPr>
            <w:rFonts w:ascii="Tahoma" w:hAnsi="Tahoma" w:cs="Tahoma"/>
            <w:rPrChange w:id="2960" w:author="michael schneider" w:date="2013-12-03T09:17:00Z">
              <w:rPr>
                <w:rFonts w:ascii="Tahoma" w:hAnsi="Tahoma" w:cs="Tahoma"/>
                <w:b/>
              </w:rPr>
            </w:rPrChange>
          </w:rPr>
          <w:t>4.</w:t>
        </w:r>
        <w:r w:rsidRPr="0088096E" w:rsidDel="002863CE">
          <w:rPr>
            <w:rFonts w:ascii="Tahoma" w:hAnsi="Tahoma" w:cs="Tahoma"/>
            <w:rPrChange w:id="2961" w:author="michael schneider" w:date="2013-12-03T09:17:00Z">
              <w:rPr>
                <w:rFonts w:ascii="Tahoma" w:hAnsi="Tahoma" w:cs="Tahoma"/>
                <w:b/>
              </w:rPr>
            </w:rPrChange>
          </w:rPr>
          <w:t>9.1.3</w:t>
        </w:r>
      </w:moveFrom>
    </w:p>
    <w:p w14:paraId="1884B6E6" w14:textId="195BD62A" w:rsidR="00CB44BA" w:rsidRPr="0088096E" w:rsidDel="002863CE" w:rsidRDefault="00CB44BA" w:rsidP="00EC7913">
      <w:pPr>
        <w:pStyle w:val="Heading4"/>
        <w:numPr>
          <w:ilvl w:val="0"/>
          <w:numId w:val="0"/>
        </w:numPr>
        <w:ind w:left="1800" w:hanging="360"/>
        <w:rPr>
          <w:rFonts w:ascii="Tahoma" w:hAnsi="Tahoma" w:cs="Tahoma"/>
          <w:rPrChange w:id="2962" w:author="michael schneider" w:date="2013-12-03T09:17:00Z">
            <w:rPr>
              <w:rFonts w:ascii="Tahoma" w:hAnsi="Tahoma" w:cs="Tahoma"/>
              <w:b/>
            </w:rPr>
          </w:rPrChange>
        </w:rPr>
        <w:pPrChange w:id="2963" w:author="michael schneider" w:date="2013-12-03T13:28:00Z">
          <w:pPr>
            <w:pStyle w:val="ListParagraph"/>
            <w:tabs>
              <w:tab w:val="left" w:pos="2970"/>
            </w:tabs>
            <w:spacing w:after="200" w:line="480" w:lineRule="auto"/>
            <w:ind w:left="2160"/>
          </w:pPr>
        </w:pPrChange>
      </w:pPr>
      <w:moveFrom w:id="2964" w:author="michael schneider" w:date="2013-12-03T12:41:00Z">
        <w:r w:rsidRPr="0088096E" w:rsidDel="002863CE">
          <w:rPr>
            <w:rFonts w:ascii="Tahoma" w:hAnsi="Tahoma" w:cs="Tahoma"/>
            <w:rPrChange w:id="2965" w:author="michael schneider" w:date="2013-12-03T09:17:00Z">
              <w:rPr>
                <w:rFonts w:ascii="Tahoma" w:hAnsi="Tahoma" w:cs="Tahoma"/>
                <w:b/>
              </w:rPr>
            </w:rPrChange>
          </w:rPr>
          <w:t xml:space="preserve">&lt;Price&gt; defined in specification </w:t>
        </w:r>
        <w:r w:rsidR="00D00DD6" w:rsidRPr="0088096E" w:rsidDel="002863CE">
          <w:rPr>
            <w:rFonts w:ascii="Tahoma" w:hAnsi="Tahoma" w:cs="Tahoma"/>
            <w:rPrChange w:id="2966" w:author="michael schneider" w:date="2013-12-03T09:17:00Z">
              <w:rPr>
                <w:rFonts w:ascii="Tahoma" w:hAnsi="Tahoma" w:cs="Tahoma"/>
                <w:b/>
              </w:rPr>
            </w:rPrChange>
          </w:rPr>
          <w:t>4.</w:t>
        </w:r>
        <w:r w:rsidRPr="0088096E" w:rsidDel="002863CE">
          <w:rPr>
            <w:rFonts w:ascii="Tahoma" w:hAnsi="Tahoma" w:cs="Tahoma"/>
            <w:rPrChange w:id="2967" w:author="michael schneider" w:date="2013-12-03T09:17:00Z">
              <w:rPr>
                <w:rFonts w:ascii="Tahoma" w:hAnsi="Tahoma" w:cs="Tahoma"/>
                <w:b/>
              </w:rPr>
            </w:rPrChange>
          </w:rPr>
          <w:t>9.2.2.1</w:t>
        </w:r>
      </w:moveFrom>
    </w:p>
    <w:p w14:paraId="7FA22F65" w14:textId="7E36D85D" w:rsidR="00CB44BA" w:rsidRPr="0088096E" w:rsidDel="002863CE" w:rsidRDefault="00CB44BA" w:rsidP="00EC7913">
      <w:pPr>
        <w:pStyle w:val="Heading4"/>
        <w:numPr>
          <w:ilvl w:val="0"/>
          <w:numId w:val="0"/>
        </w:numPr>
        <w:ind w:left="1800" w:hanging="360"/>
        <w:rPr>
          <w:rFonts w:ascii="Tahoma" w:hAnsi="Tahoma" w:cs="Tahoma"/>
          <w:rPrChange w:id="2968" w:author="michael schneider" w:date="2013-12-03T09:17:00Z">
            <w:rPr>
              <w:rFonts w:ascii="Tahoma" w:hAnsi="Tahoma" w:cs="Tahoma"/>
              <w:b/>
            </w:rPr>
          </w:rPrChange>
        </w:rPr>
        <w:pPrChange w:id="2969" w:author="michael schneider" w:date="2013-12-03T13:28:00Z">
          <w:pPr>
            <w:pStyle w:val="ListParagraph"/>
            <w:tabs>
              <w:tab w:val="left" w:pos="2970"/>
            </w:tabs>
            <w:spacing w:after="200" w:line="480" w:lineRule="auto"/>
            <w:ind w:left="2160"/>
          </w:pPr>
        </w:pPrChange>
      </w:pPr>
      <w:moveFrom w:id="2970" w:author="michael schneider" w:date="2013-12-03T12:41:00Z">
        <w:r w:rsidRPr="0088096E" w:rsidDel="002863CE">
          <w:rPr>
            <w:rFonts w:ascii="Tahoma" w:hAnsi="Tahoma" w:cs="Tahoma"/>
            <w:rPrChange w:id="2971" w:author="michael schneider" w:date="2013-12-03T09:17:00Z">
              <w:rPr>
                <w:rFonts w:ascii="Tahoma" w:hAnsi="Tahoma" w:cs="Tahoma"/>
                <w:b/>
              </w:rPr>
            </w:rPrChange>
          </w:rPr>
          <w:t xml:space="preserve">&lt;Subtotal&gt; ::= </w:t>
        </w:r>
        <w:r w:rsidR="00D00DD6" w:rsidRPr="0088096E" w:rsidDel="002863CE">
          <w:rPr>
            <w:rFonts w:ascii="Tahoma" w:hAnsi="Tahoma" w:cs="Tahoma"/>
            <w:rPrChange w:id="2972" w:author="michael schneider" w:date="2013-12-03T09:17:00Z">
              <w:rPr>
                <w:rFonts w:ascii="Tahoma" w:hAnsi="Tahoma" w:cs="Tahoma"/>
                <w:b/>
              </w:rPr>
            </w:rPrChange>
          </w:rPr>
          <w:t xml:space="preserve">Sum(&lt;Price&gt;, </w:t>
        </w:r>
        <w:r w:rsidRPr="0088096E" w:rsidDel="002863CE">
          <w:rPr>
            <w:rFonts w:ascii="Tahoma" w:hAnsi="Tahoma" w:cs="Tahoma"/>
            <w:rPrChange w:id="2973" w:author="michael schneider" w:date="2013-12-03T09:17:00Z">
              <w:rPr>
                <w:rFonts w:ascii="Tahoma" w:hAnsi="Tahoma" w:cs="Tahoma"/>
                <w:b/>
              </w:rPr>
            </w:rPrChange>
          </w:rPr>
          <w:t>&lt;Price&gt;</w:t>
        </w:r>
        <w:r w:rsidR="00D00DD6" w:rsidRPr="0088096E" w:rsidDel="002863CE">
          <w:rPr>
            <w:rFonts w:ascii="Tahoma" w:hAnsi="Tahoma" w:cs="Tahoma"/>
            <w:rPrChange w:id="2974" w:author="michael schneider" w:date="2013-12-03T09:17:00Z">
              <w:rPr>
                <w:rFonts w:ascii="Tahoma" w:hAnsi="Tahoma" w:cs="Tahoma"/>
                <w:b/>
              </w:rPr>
            </w:rPrChange>
          </w:rPr>
          <w:t>,</w:t>
        </w:r>
        <w:r w:rsidRPr="0088096E" w:rsidDel="002863CE">
          <w:rPr>
            <w:rFonts w:ascii="Tahoma" w:hAnsi="Tahoma" w:cs="Tahoma"/>
            <w:rPrChange w:id="2975" w:author="michael schneider" w:date="2013-12-03T09:17:00Z">
              <w:rPr>
                <w:rFonts w:ascii="Tahoma" w:hAnsi="Tahoma" w:cs="Tahoma"/>
                <w:b/>
              </w:rPr>
            </w:rPrChange>
          </w:rPr>
          <w:t xml:space="preserve"> … &lt;Price&gt;</w:t>
        </w:r>
        <w:r w:rsidR="00D00DD6" w:rsidRPr="0088096E" w:rsidDel="002863CE">
          <w:rPr>
            <w:rFonts w:ascii="Tahoma" w:hAnsi="Tahoma" w:cs="Tahoma"/>
            <w:rPrChange w:id="2976" w:author="michael schneider" w:date="2013-12-03T09:17:00Z">
              <w:rPr>
                <w:rFonts w:ascii="Tahoma" w:hAnsi="Tahoma" w:cs="Tahoma"/>
                <w:b/>
              </w:rPr>
            </w:rPrChange>
          </w:rPr>
          <w:t>)</w:t>
        </w:r>
        <w:r w:rsidRPr="0088096E" w:rsidDel="002863CE">
          <w:rPr>
            <w:rFonts w:ascii="Tahoma" w:hAnsi="Tahoma" w:cs="Tahoma"/>
            <w:rPrChange w:id="2977" w:author="michael schneider" w:date="2013-12-03T09:17:00Z">
              <w:rPr>
                <w:rFonts w:ascii="Tahoma" w:hAnsi="Tahoma" w:cs="Tahoma"/>
                <w:b/>
              </w:rPr>
            </w:rPrChange>
          </w:rPr>
          <w:t xml:space="preserve"> the sum of the prices for all products in Shopping Cart</w:t>
        </w:r>
      </w:moveFrom>
    </w:p>
    <w:p w14:paraId="0C012F14" w14:textId="19175F00" w:rsidR="00CB44BA" w:rsidRPr="0088096E" w:rsidDel="002863CE" w:rsidRDefault="00CB44BA" w:rsidP="00EC7913">
      <w:pPr>
        <w:pStyle w:val="Heading4"/>
        <w:numPr>
          <w:ilvl w:val="0"/>
          <w:numId w:val="0"/>
        </w:numPr>
        <w:ind w:left="1800" w:hanging="360"/>
        <w:rPr>
          <w:rFonts w:ascii="Tahoma" w:hAnsi="Tahoma" w:cs="Tahoma"/>
          <w:rPrChange w:id="2978" w:author="michael schneider" w:date="2013-12-03T09:17:00Z">
            <w:rPr>
              <w:rFonts w:ascii="Tahoma" w:hAnsi="Tahoma" w:cs="Tahoma"/>
              <w:b/>
            </w:rPr>
          </w:rPrChange>
        </w:rPr>
        <w:pPrChange w:id="2979" w:author="michael schneider" w:date="2013-12-03T13:28:00Z">
          <w:pPr>
            <w:pStyle w:val="ListParagraph"/>
            <w:tabs>
              <w:tab w:val="left" w:pos="2970"/>
            </w:tabs>
            <w:spacing w:after="200" w:line="480" w:lineRule="auto"/>
            <w:ind w:left="1440" w:firstLine="720"/>
          </w:pPr>
        </w:pPrChange>
      </w:pPr>
      <w:moveFrom w:id="2980" w:author="michael schneider" w:date="2013-12-03T12:41:00Z">
        <w:r w:rsidRPr="0088096E" w:rsidDel="002863CE">
          <w:rPr>
            <w:rFonts w:ascii="Tahoma" w:hAnsi="Tahoma" w:cs="Tahoma"/>
            <w:rPrChange w:id="2981" w:author="michael schneider" w:date="2013-12-03T09:17:00Z">
              <w:rPr>
                <w:rFonts w:ascii="Tahoma" w:hAnsi="Tahoma" w:cs="Tahoma"/>
                <w:b/>
              </w:rPr>
            </w:rPrChange>
          </w:rPr>
          <w:t>&lt;Tax&gt; ::= &lt;Subtotal&gt; * Tennessee Sales Tax Rate</w:t>
        </w:r>
      </w:moveFrom>
    </w:p>
    <w:p w14:paraId="2477CFA2" w14:textId="30A4362D" w:rsidR="00CB44BA" w:rsidRPr="0088096E" w:rsidDel="002863CE" w:rsidRDefault="00CB44BA" w:rsidP="00EC7913">
      <w:pPr>
        <w:pStyle w:val="Heading4"/>
        <w:numPr>
          <w:ilvl w:val="0"/>
          <w:numId w:val="0"/>
        </w:numPr>
        <w:ind w:left="1800" w:hanging="360"/>
        <w:rPr>
          <w:rFonts w:ascii="Tahoma" w:hAnsi="Tahoma" w:cs="Tahoma"/>
          <w:rPrChange w:id="2982" w:author="michael schneider" w:date="2013-12-03T09:17:00Z">
            <w:rPr>
              <w:rFonts w:ascii="Tahoma" w:hAnsi="Tahoma" w:cs="Tahoma"/>
              <w:b/>
            </w:rPr>
          </w:rPrChange>
        </w:rPr>
        <w:pPrChange w:id="2983" w:author="michael schneider" w:date="2013-12-03T13:28:00Z">
          <w:pPr>
            <w:pStyle w:val="ListParagraph"/>
            <w:tabs>
              <w:tab w:val="left" w:pos="2970"/>
            </w:tabs>
            <w:spacing w:after="200" w:line="480" w:lineRule="auto"/>
            <w:ind w:left="1440" w:firstLine="720"/>
          </w:pPr>
        </w:pPrChange>
      </w:pPr>
      <w:moveFrom w:id="2984" w:author="michael schneider" w:date="2013-12-03T12:41:00Z">
        <w:r w:rsidRPr="0088096E" w:rsidDel="002863CE">
          <w:rPr>
            <w:rFonts w:ascii="Tahoma" w:hAnsi="Tahoma" w:cs="Tahoma"/>
            <w:rPrChange w:id="2985" w:author="michael schneider" w:date="2013-12-03T09:17:00Z">
              <w:rPr>
                <w:rFonts w:ascii="Tahoma" w:hAnsi="Tahoma" w:cs="Tahoma"/>
                <w:b/>
              </w:rPr>
            </w:rPrChange>
          </w:rPr>
          <w:t xml:space="preserve">&lt;Total&gt; ::= &lt;Subtotal&gt; + &lt;Tax&gt; </w:t>
        </w:r>
      </w:moveFrom>
    </w:p>
    <w:p w14:paraId="23654AA0" w14:textId="26BF3883" w:rsidR="00BF15F7" w:rsidRPr="0088096E" w:rsidDel="002863CE" w:rsidRDefault="00BF15F7" w:rsidP="00EC7913">
      <w:pPr>
        <w:pStyle w:val="Heading4"/>
        <w:numPr>
          <w:ilvl w:val="0"/>
          <w:numId w:val="0"/>
        </w:numPr>
        <w:ind w:left="1800" w:hanging="360"/>
        <w:rPr>
          <w:rFonts w:ascii="Tahoma" w:hAnsi="Tahoma" w:cs="Tahoma"/>
          <w:rPrChange w:id="2986" w:author="michael schneider" w:date="2013-12-03T09:17:00Z">
            <w:rPr>
              <w:rFonts w:ascii="Tahoma" w:hAnsi="Tahoma" w:cs="Tahoma"/>
            </w:rPr>
          </w:rPrChange>
        </w:rPr>
        <w:pPrChange w:id="2987" w:author="michael schneider" w:date="2013-12-03T13:28:00Z">
          <w:pPr>
            <w:pStyle w:val="Heading4"/>
            <w:tabs>
              <w:tab w:val="left" w:pos="2970"/>
            </w:tabs>
          </w:pPr>
        </w:pPrChange>
      </w:pPr>
      <w:moveFrom w:id="2988" w:author="michael schneider" w:date="2013-12-03T12:41:00Z">
        <w:r w:rsidRPr="0088096E" w:rsidDel="002863CE">
          <w:rPr>
            <w:rFonts w:ascii="Tahoma" w:hAnsi="Tahoma" w:cs="Tahoma"/>
            <w:rPrChange w:id="2989" w:author="michael schneider" w:date="2013-12-03T09:17:00Z">
              <w:rPr>
                <w:rFonts w:ascii="Tahoma" w:hAnsi="Tahoma" w:cs="Tahoma"/>
              </w:rPr>
            </w:rPrChange>
          </w:rPr>
          <w:t>Pseudo Code</w:t>
        </w:r>
      </w:moveFrom>
    </w:p>
    <w:p w14:paraId="7FECAE9E" w14:textId="254E5B2D" w:rsidR="00CB44BA" w:rsidRPr="0088096E" w:rsidDel="002863CE" w:rsidRDefault="00CB44BA" w:rsidP="00EC7913">
      <w:pPr>
        <w:pStyle w:val="Heading4"/>
        <w:numPr>
          <w:ilvl w:val="0"/>
          <w:numId w:val="0"/>
        </w:numPr>
        <w:ind w:left="1800" w:hanging="360"/>
        <w:rPr>
          <w:rFonts w:ascii="Tahoma" w:hAnsi="Tahoma" w:cs="Tahoma"/>
          <w:b w:val="0"/>
          <w:i w:val="0"/>
          <w:szCs w:val="22"/>
          <w:rPrChange w:id="2990" w:author="michael schneider" w:date="2013-12-03T09:17:00Z">
            <w:rPr>
              <w:rFonts w:ascii="Tahoma" w:hAnsi="Tahoma" w:cs="Tahoma"/>
              <w:b w:val="0"/>
              <w:i w:val="0"/>
              <w:szCs w:val="22"/>
            </w:rPr>
          </w:rPrChange>
        </w:rPr>
        <w:pPrChange w:id="2991" w:author="michael schneider" w:date="2013-12-03T13:28:00Z">
          <w:pPr>
            <w:pStyle w:val="Heading4"/>
            <w:numPr>
              <w:ilvl w:val="0"/>
              <w:numId w:val="0"/>
            </w:numPr>
            <w:tabs>
              <w:tab w:val="left" w:pos="2970"/>
            </w:tabs>
            <w:spacing w:before="0" w:after="0" w:line="240" w:lineRule="auto"/>
            <w:ind w:left="1440" w:firstLine="0"/>
          </w:pPr>
        </w:pPrChange>
      </w:pPr>
      <w:moveFrom w:id="2992" w:author="michael schneider" w:date="2013-12-03T12:41:00Z">
        <w:r w:rsidRPr="0088096E" w:rsidDel="002863CE">
          <w:rPr>
            <w:rFonts w:ascii="Tahoma" w:hAnsi="Tahoma" w:cs="Tahoma"/>
            <w:b w:val="0"/>
            <w:i w:val="0"/>
            <w:szCs w:val="22"/>
            <w:rPrChange w:id="2993" w:author="michael schneider" w:date="2013-12-03T09:17:00Z">
              <w:rPr>
                <w:rFonts w:ascii="Tahoma" w:hAnsi="Tahoma" w:cs="Tahoma"/>
                <w:b w:val="0"/>
                <w:i w:val="0"/>
                <w:szCs w:val="22"/>
              </w:rPr>
            </w:rPrChange>
          </w:rPr>
          <w:t>If the Customer clicks the “Checkout” button on the Shopping Cart page Then</w:t>
        </w:r>
      </w:moveFrom>
    </w:p>
    <w:p w14:paraId="685B3D85" w14:textId="4A0C80D3" w:rsidR="00CB44BA" w:rsidRPr="0088096E" w:rsidDel="002863CE" w:rsidRDefault="00CB44BA" w:rsidP="00EC7913">
      <w:pPr>
        <w:pStyle w:val="Heading4"/>
        <w:numPr>
          <w:ilvl w:val="0"/>
          <w:numId w:val="0"/>
        </w:numPr>
        <w:ind w:left="1800" w:hanging="360"/>
        <w:rPr>
          <w:rFonts w:ascii="Tahoma" w:hAnsi="Tahoma" w:cs="Tahoma"/>
          <w:rPrChange w:id="2994" w:author="michael schneider" w:date="2013-12-03T09:17:00Z">
            <w:rPr>
              <w:rFonts w:ascii="Tahoma" w:hAnsi="Tahoma" w:cs="Tahoma"/>
            </w:rPr>
          </w:rPrChange>
        </w:rPr>
        <w:pPrChange w:id="2995" w:author="michael schneider" w:date="2013-12-03T13:28:00Z">
          <w:pPr>
            <w:pStyle w:val="ListParagraph"/>
            <w:tabs>
              <w:tab w:val="left" w:pos="2970"/>
            </w:tabs>
            <w:ind w:left="2160"/>
          </w:pPr>
        </w:pPrChange>
      </w:pPr>
      <w:moveFrom w:id="2996" w:author="michael schneider" w:date="2013-12-03T12:41:00Z">
        <w:r w:rsidRPr="0088096E" w:rsidDel="002863CE">
          <w:rPr>
            <w:rFonts w:ascii="Tahoma" w:hAnsi="Tahoma" w:cs="Tahoma"/>
            <w:rPrChange w:id="2997" w:author="michael schneider" w:date="2013-12-03T09:17:00Z">
              <w:rPr>
                <w:rFonts w:ascii="Tahoma" w:hAnsi="Tahoma" w:cs="Tahoma"/>
              </w:rPr>
            </w:rPrChange>
          </w:rPr>
          <w:t>System displays the Checkout page</w:t>
        </w:r>
      </w:moveFrom>
    </w:p>
    <w:p w14:paraId="0F540D8E" w14:textId="1EF997B9" w:rsidR="00BF15F7" w:rsidRPr="0088096E" w:rsidDel="002863CE" w:rsidRDefault="00447ED4" w:rsidP="00EC7913">
      <w:pPr>
        <w:pStyle w:val="Heading4"/>
        <w:numPr>
          <w:ilvl w:val="0"/>
          <w:numId w:val="0"/>
        </w:numPr>
        <w:ind w:left="1800" w:hanging="360"/>
        <w:rPr>
          <w:rFonts w:ascii="Tahoma" w:hAnsi="Tahoma" w:cs="Tahoma"/>
          <w:szCs w:val="22"/>
          <w:rPrChange w:id="2998" w:author="michael schneider" w:date="2013-12-03T09:17:00Z">
            <w:rPr>
              <w:rFonts w:ascii="Tahoma" w:hAnsi="Tahoma" w:cs="Tahoma"/>
              <w:sz w:val="22"/>
              <w:szCs w:val="22"/>
            </w:rPr>
          </w:rPrChange>
        </w:rPr>
        <w:pPrChange w:id="2999" w:author="michael schneider" w:date="2013-12-03T13:28:00Z">
          <w:pPr>
            <w:tabs>
              <w:tab w:val="left" w:pos="2970"/>
            </w:tabs>
            <w:spacing w:after="0" w:line="240" w:lineRule="auto"/>
          </w:pPr>
        </w:pPrChange>
      </w:pPr>
      <w:moveFrom w:id="3000" w:author="michael schneider" w:date="2013-12-03T12:41:00Z">
        <w:r w:rsidRPr="0088096E" w:rsidDel="002863CE">
          <w:rPr>
            <w:rFonts w:ascii="Tahoma" w:hAnsi="Tahoma" w:cs="Tahoma"/>
            <w:szCs w:val="22"/>
            <w:rPrChange w:id="3001" w:author="michael schneider" w:date="2013-12-03T09:17:00Z">
              <w:rPr>
                <w:rFonts w:ascii="Tahoma" w:hAnsi="Tahoma" w:cs="Tahoma"/>
                <w:sz w:val="22"/>
                <w:szCs w:val="22"/>
              </w:rPr>
            </w:rPrChange>
          </w:rPr>
          <w:t xml:space="preserve">                     E</w:t>
        </w:r>
        <w:r w:rsidR="00CB44BA" w:rsidRPr="0088096E" w:rsidDel="002863CE">
          <w:rPr>
            <w:rFonts w:ascii="Tahoma" w:hAnsi="Tahoma" w:cs="Tahoma"/>
            <w:szCs w:val="22"/>
            <w:rPrChange w:id="3002" w:author="michael schneider" w:date="2013-12-03T09:17:00Z">
              <w:rPr>
                <w:rFonts w:ascii="Tahoma" w:hAnsi="Tahoma" w:cs="Tahoma"/>
                <w:sz w:val="22"/>
                <w:szCs w:val="22"/>
              </w:rPr>
            </w:rPrChange>
          </w:rPr>
          <w:t>nd If</w:t>
        </w:r>
      </w:moveFrom>
    </w:p>
    <w:p w14:paraId="2698CC31" w14:textId="3BF42C58" w:rsidR="00CB44BA" w:rsidRPr="0088096E" w:rsidDel="002863CE" w:rsidRDefault="00447ED4" w:rsidP="00EC7913">
      <w:pPr>
        <w:pStyle w:val="Heading4"/>
        <w:numPr>
          <w:ilvl w:val="0"/>
          <w:numId w:val="0"/>
        </w:numPr>
        <w:ind w:left="1800" w:hanging="360"/>
        <w:rPr>
          <w:rFonts w:ascii="Tahoma" w:hAnsi="Tahoma" w:cs="Tahoma"/>
          <w:szCs w:val="22"/>
          <w:rPrChange w:id="3003" w:author="michael schneider" w:date="2013-12-03T09:17:00Z">
            <w:rPr>
              <w:rFonts w:ascii="Tahoma" w:hAnsi="Tahoma" w:cs="Tahoma"/>
              <w:sz w:val="22"/>
              <w:szCs w:val="22"/>
            </w:rPr>
          </w:rPrChange>
        </w:rPr>
        <w:pPrChange w:id="3004" w:author="michael schneider" w:date="2013-12-03T13:28:00Z">
          <w:pPr>
            <w:tabs>
              <w:tab w:val="left" w:pos="2970"/>
            </w:tabs>
            <w:spacing w:after="0" w:line="240" w:lineRule="auto"/>
          </w:pPr>
        </w:pPrChange>
      </w:pPr>
      <w:moveFrom w:id="3005" w:author="michael schneider" w:date="2013-12-03T12:41:00Z">
        <w:r w:rsidRPr="0088096E" w:rsidDel="002863CE">
          <w:rPr>
            <w:rFonts w:ascii="Tahoma" w:hAnsi="Tahoma" w:cs="Tahoma"/>
            <w:szCs w:val="22"/>
            <w:rPrChange w:id="3006"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07" w:author="michael schneider" w:date="2013-12-03T09:17:00Z">
              <w:rPr>
                <w:rFonts w:ascii="Tahoma" w:hAnsi="Tahoma" w:cs="Tahoma"/>
                <w:sz w:val="22"/>
                <w:szCs w:val="22"/>
              </w:rPr>
            </w:rPrChange>
          </w:rPr>
          <w:t>If the Customer clicks the “Submit Order” button on the Checkout page Then</w:t>
        </w:r>
      </w:moveFrom>
    </w:p>
    <w:p w14:paraId="4EDE31D7" w14:textId="7D37DBB6" w:rsidR="00CB44BA" w:rsidRPr="0088096E" w:rsidDel="002863CE" w:rsidRDefault="00CB44BA" w:rsidP="00EC7913">
      <w:pPr>
        <w:pStyle w:val="Heading4"/>
        <w:numPr>
          <w:ilvl w:val="0"/>
          <w:numId w:val="0"/>
        </w:numPr>
        <w:ind w:left="1800" w:hanging="360"/>
        <w:rPr>
          <w:rFonts w:ascii="Tahoma" w:hAnsi="Tahoma" w:cs="Tahoma"/>
          <w:szCs w:val="22"/>
          <w:rPrChange w:id="3008" w:author="michael schneider" w:date="2013-12-03T09:17:00Z">
            <w:rPr>
              <w:rFonts w:ascii="Tahoma" w:hAnsi="Tahoma" w:cs="Tahoma"/>
              <w:sz w:val="22"/>
              <w:szCs w:val="22"/>
            </w:rPr>
          </w:rPrChange>
        </w:rPr>
        <w:pPrChange w:id="3009" w:author="michael schneider" w:date="2013-12-03T13:28:00Z">
          <w:pPr>
            <w:tabs>
              <w:tab w:val="left" w:pos="2970"/>
            </w:tabs>
            <w:spacing w:after="0" w:line="240" w:lineRule="auto"/>
            <w:ind w:left="2160"/>
          </w:pPr>
        </w:pPrChange>
      </w:pPr>
      <w:moveFrom w:id="3010" w:author="michael schneider" w:date="2013-12-03T12:41:00Z">
        <w:r w:rsidRPr="0088096E" w:rsidDel="002863CE">
          <w:rPr>
            <w:rFonts w:ascii="Tahoma" w:hAnsi="Tahoma" w:cs="Tahoma"/>
            <w:szCs w:val="22"/>
            <w:rPrChange w:id="3011" w:author="michael schneider" w:date="2013-12-03T09:17:00Z">
              <w:rPr>
                <w:rFonts w:ascii="Tahoma" w:hAnsi="Tahoma" w:cs="Tahoma"/>
                <w:sz w:val="22"/>
                <w:szCs w:val="22"/>
              </w:rPr>
            </w:rPrChange>
          </w:rPr>
          <w:t>System displays the receipt page (the receipt page contains the same information displayed on the Checkout page)</w:t>
        </w:r>
      </w:moveFrom>
    </w:p>
    <w:p w14:paraId="3D2AEE3B" w14:textId="62F4D11F" w:rsidR="00CB44BA" w:rsidRPr="0088096E" w:rsidDel="002863CE" w:rsidRDefault="00CB44BA" w:rsidP="00EC7913">
      <w:pPr>
        <w:pStyle w:val="Heading4"/>
        <w:numPr>
          <w:ilvl w:val="0"/>
          <w:numId w:val="0"/>
        </w:numPr>
        <w:ind w:left="1800" w:hanging="360"/>
        <w:rPr>
          <w:rFonts w:ascii="Tahoma" w:hAnsi="Tahoma" w:cs="Tahoma"/>
          <w:szCs w:val="22"/>
          <w:rPrChange w:id="3012" w:author="michael schneider" w:date="2013-12-03T09:17:00Z">
            <w:rPr>
              <w:rFonts w:ascii="Tahoma" w:hAnsi="Tahoma" w:cs="Tahoma"/>
              <w:sz w:val="22"/>
              <w:szCs w:val="22"/>
            </w:rPr>
          </w:rPrChange>
        </w:rPr>
        <w:pPrChange w:id="3013" w:author="michael schneider" w:date="2013-12-03T13:28:00Z">
          <w:pPr>
            <w:tabs>
              <w:tab w:val="left" w:pos="2970"/>
            </w:tabs>
            <w:spacing w:after="0" w:line="240" w:lineRule="auto"/>
            <w:ind w:left="2160"/>
          </w:pPr>
        </w:pPrChange>
      </w:pPr>
      <w:moveFrom w:id="3014" w:author="michael schneider" w:date="2013-12-03T12:41:00Z">
        <w:r w:rsidRPr="0088096E" w:rsidDel="002863CE">
          <w:rPr>
            <w:rFonts w:ascii="Tahoma" w:hAnsi="Tahoma" w:cs="Tahoma"/>
            <w:szCs w:val="22"/>
            <w:rPrChange w:id="3015" w:author="michael schneider" w:date="2013-12-03T09:17:00Z">
              <w:rPr>
                <w:rFonts w:ascii="Tahoma" w:hAnsi="Tahoma" w:cs="Tahoma"/>
                <w:sz w:val="22"/>
                <w:szCs w:val="22"/>
              </w:rPr>
            </w:rPrChange>
          </w:rPr>
          <w:t>If the Customer clicks the “OK” button from the Receipt page then</w:t>
        </w:r>
      </w:moveFrom>
    </w:p>
    <w:p w14:paraId="33022134" w14:textId="650783C7" w:rsidR="00CB44BA" w:rsidRPr="0088096E" w:rsidDel="002863CE" w:rsidRDefault="00CB44BA" w:rsidP="00EC7913">
      <w:pPr>
        <w:pStyle w:val="Heading4"/>
        <w:numPr>
          <w:ilvl w:val="0"/>
          <w:numId w:val="0"/>
        </w:numPr>
        <w:ind w:left="1800" w:hanging="360"/>
        <w:rPr>
          <w:rFonts w:ascii="Tahoma" w:hAnsi="Tahoma" w:cs="Tahoma"/>
          <w:szCs w:val="22"/>
          <w:rPrChange w:id="3016" w:author="michael schneider" w:date="2013-12-03T09:17:00Z">
            <w:rPr>
              <w:rFonts w:ascii="Tahoma" w:hAnsi="Tahoma" w:cs="Tahoma"/>
              <w:sz w:val="22"/>
              <w:szCs w:val="22"/>
            </w:rPr>
          </w:rPrChange>
        </w:rPr>
        <w:pPrChange w:id="3017" w:author="michael schneider" w:date="2013-12-03T13:28:00Z">
          <w:pPr>
            <w:tabs>
              <w:tab w:val="left" w:pos="2970"/>
            </w:tabs>
            <w:spacing w:after="0" w:line="240" w:lineRule="auto"/>
            <w:ind w:left="2160"/>
          </w:pPr>
        </w:pPrChange>
      </w:pPr>
      <w:moveFrom w:id="3018" w:author="michael schneider" w:date="2013-12-03T12:41:00Z">
        <w:r w:rsidRPr="0088096E" w:rsidDel="002863CE">
          <w:rPr>
            <w:rFonts w:ascii="Tahoma" w:hAnsi="Tahoma" w:cs="Tahoma"/>
            <w:szCs w:val="22"/>
            <w:rPrChange w:id="3019" w:author="michael schneider" w:date="2013-12-03T09:17:00Z">
              <w:rPr>
                <w:rFonts w:ascii="Tahoma" w:hAnsi="Tahoma" w:cs="Tahoma"/>
                <w:sz w:val="22"/>
                <w:szCs w:val="22"/>
              </w:rPr>
            </w:rPrChange>
          </w:rPr>
          <w:tab/>
          <w:t>The receipt is emailed to the Customer</w:t>
        </w:r>
      </w:moveFrom>
    </w:p>
    <w:p w14:paraId="73C0A493" w14:textId="6C574A3F" w:rsidR="00CB44BA" w:rsidRPr="0088096E" w:rsidDel="002863CE" w:rsidRDefault="00CB44BA" w:rsidP="00EC7913">
      <w:pPr>
        <w:pStyle w:val="Heading4"/>
        <w:numPr>
          <w:ilvl w:val="0"/>
          <w:numId w:val="0"/>
        </w:numPr>
        <w:ind w:left="1800" w:hanging="360"/>
        <w:rPr>
          <w:rFonts w:ascii="Tahoma" w:hAnsi="Tahoma" w:cs="Tahoma"/>
          <w:szCs w:val="22"/>
          <w:rPrChange w:id="3020" w:author="michael schneider" w:date="2013-12-03T09:17:00Z">
            <w:rPr>
              <w:rFonts w:ascii="Tahoma" w:hAnsi="Tahoma" w:cs="Tahoma"/>
              <w:sz w:val="22"/>
              <w:szCs w:val="22"/>
            </w:rPr>
          </w:rPrChange>
        </w:rPr>
        <w:pPrChange w:id="3021" w:author="michael schneider" w:date="2013-12-03T13:28:00Z">
          <w:pPr>
            <w:tabs>
              <w:tab w:val="left" w:pos="2970"/>
            </w:tabs>
            <w:spacing w:after="0" w:line="240" w:lineRule="auto"/>
            <w:ind w:left="2160"/>
          </w:pPr>
        </w:pPrChange>
      </w:pPr>
      <w:moveFrom w:id="3022" w:author="michael schneider" w:date="2013-12-03T12:41:00Z">
        <w:r w:rsidRPr="0088096E" w:rsidDel="002863CE">
          <w:rPr>
            <w:rFonts w:ascii="Tahoma" w:hAnsi="Tahoma" w:cs="Tahoma"/>
            <w:szCs w:val="22"/>
            <w:rPrChange w:id="3023" w:author="michael schneider" w:date="2013-12-03T09:17:00Z">
              <w:rPr>
                <w:rFonts w:ascii="Tahoma" w:hAnsi="Tahoma" w:cs="Tahoma"/>
                <w:sz w:val="22"/>
                <w:szCs w:val="22"/>
              </w:rPr>
            </w:rPrChange>
          </w:rPr>
          <w:tab/>
          <w:t>System displays the View Available Products page</w:t>
        </w:r>
      </w:moveFrom>
    </w:p>
    <w:p w14:paraId="40768FB1" w14:textId="6BC854BC" w:rsidR="00CB44BA" w:rsidRPr="0088096E" w:rsidDel="002863CE" w:rsidRDefault="00CB44BA" w:rsidP="00EC7913">
      <w:pPr>
        <w:pStyle w:val="Heading4"/>
        <w:numPr>
          <w:ilvl w:val="0"/>
          <w:numId w:val="0"/>
        </w:numPr>
        <w:ind w:left="1800" w:hanging="360"/>
        <w:rPr>
          <w:rFonts w:ascii="Tahoma" w:hAnsi="Tahoma" w:cs="Tahoma"/>
          <w:szCs w:val="22"/>
          <w:rPrChange w:id="3024" w:author="michael schneider" w:date="2013-12-03T09:17:00Z">
            <w:rPr>
              <w:rFonts w:ascii="Tahoma" w:hAnsi="Tahoma" w:cs="Tahoma"/>
              <w:sz w:val="22"/>
              <w:szCs w:val="22"/>
            </w:rPr>
          </w:rPrChange>
        </w:rPr>
        <w:pPrChange w:id="3025" w:author="michael schneider" w:date="2013-12-03T13:28:00Z">
          <w:pPr>
            <w:tabs>
              <w:tab w:val="left" w:pos="2970"/>
            </w:tabs>
            <w:spacing w:after="0" w:line="240" w:lineRule="auto"/>
            <w:ind w:left="2160"/>
          </w:pPr>
        </w:pPrChange>
      </w:pPr>
      <w:moveFrom w:id="3026" w:author="michael schneider" w:date="2013-12-03T12:41:00Z">
        <w:r w:rsidRPr="0088096E" w:rsidDel="002863CE">
          <w:rPr>
            <w:rFonts w:ascii="Tahoma" w:hAnsi="Tahoma" w:cs="Tahoma"/>
            <w:szCs w:val="22"/>
            <w:rPrChange w:id="3027" w:author="michael schneider" w:date="2013-12-03T09:17:00Z">
              <w:rPr>
                <w:rFonts w:ascii="Tahoma" w:hAnsi="Tahoma" w:cs="Tahoma"/>
                <w:sz w:val="22"/>
                <w:szCs w:val="22"/>
              </w:rPr>
            </w:rPrChange>
          </w:rPr>
          <w:t>End If</w:t>
        </w:r>
      </w:moveFrom>
    </w:p>
    <w:p w14:paraId="1F734F8C" w14:textId="38CE0159" w:rsidR="00CB44BA" w:rsidRPr="0088096E" w:rsidDel="002863CE" w:rsidRDefault="00447ED4" w:rsidP="00EC7913">
      <w:pPr>
        <w:pStyle w:val="Heading4"/>
        <w:numPr>
          <w:ilvl w:val="0"/>
          <w:numId w:val="0"/>
        </w:numPr>
        <w:ind w:left="1800" w:hanging="360"/>
        <w:rPr>
          <w:rFonts w:ascii="Tahoma" w:hAnsi="Tahoma" w:cs="Tahoma"/>
          <w:szCs w:val="22"/>
          <w:rPrChange w:id="3028" w:author="michael schneider" w:date="2013-12-03T09:17:00Z">
            <w:rPr>
              <w:rFonts w:ascii="Tahoma" w:hAnsi="Tahoma" w:cs="Tahoma"/>
              <w:sz w:val="22"/>
              <w:szCs w:val="22"/>
            </w:rPr>
          </w:rPrChange>
        </w:rPr>
        <w:pPrChange w:id="3029" w:author="michael schneider" w:date="2013-12-03T13:28:00Z">
          <w:pPr>
            <w:tabs>
              <w:tab w:val="left" w:pos="2970"/>
            </w:tabs>
            <w:spacing w:after="0" w:line="240" w:lineRule="auto"/>
          </w:pPr>
        </w:pPrChange>
      </w:pPr>
      <w:moveFrom w:id="3030" w:author="michael schneider" w:date="2013-12-03T12:41:00Z">
        <w:r w:rsidRPr="0088096E" w:rsidDel="002863CE">
          <w:rPr>
            <w:rFonts w:ascii="Tahoma" w:hAnsi="Tahoma" w:cs="Tahoma"/>
            <w:szCs w:val="22"/>
            <w:rPrChange w:id="3031"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32" w:author="michael schneider" w:date="2013-12-03T09:17:00Z">
              <w:rPr>
                <w:rFonts w:ascii="Tahoma" w:hAnsi="Tahoma" w:cs="Tahoma"/>
                <w:sz w:val="22"/>
                <w:szCs w:val="22"/>
              </w:rPr>
            </w:rPrChange>
          </w:rPr>
          <w:t>End If</w:t>
        </w:r>
      </w:moveFrom>
    </w:p>
    <w:p w14:paraId="25BF63F6" w14:textId="447516B4" w:rsidR="00CB44BA" w:rsidRPr="0088096E" w:rsidDel="002863CE" w:rsidRDefault="00447ED4" w:rsidP="00EC7913">
      <w:pPr>
        <w:pStyle w:val="Heading4"/>
        <w:numPr>
          <w:ilvl w:val="0"/>
          <w:numId w:val="0"/>
        </w:numPr>
        <w:ind w:left="1800" w:hanging="360"/>
        <w:rPr>
          <w:rFonts w:ascii="Tahoma" w:hAnsi="Tahoma" w:cs="Tahoma"/>
          <w:szCs w:val="22"/>
          <w:rPrChange w:id="3033" w:author="michael schneider" w:date="2013-12-03T09:17:00Z">
            <w:rPr>
              <w:rFonts w:ascii="Tahoma" w:hAnsi="Tahoma" w:cs="Tahoma"/>
              <w:sz w:val="22"/>
              <w:szCs w:val="22"/>
            </w:rPr>
          </w:rPrChange>
        </w:rPr>
        <w:pPrChange w:id="3034" w:author="michael schneider" w:date="2013-12-03T13:28:00Z">
          <w:pPr>
            <w:tabs>
              <w:tab w:val="left" w:pos="2970"/>
            </w:tabs>
            <w:spacing w:after="0" w:line="240" w:lineRule="auto"/>
          </w:pPr>
        </w:pPrChange>
      </w:pPr>
      <w:moveFrom w:id="3035" w:author="michael schneider" w:date="2013-12-03T12:41:00Z">
        <w:r w:rsidRPr="0088096E" w:rsidDel="002863CE">
          <w:rPr>
            <w:rFonts w:ascii="Tahoma" w:hAnsi="Tahoma" w:cs="Tahoma"/>
            <w:szCs w:val="22"/>
            <w:rPrChange w:id="3036"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37" w:author="michael schneider" w:date="2013-12-03T09:17:00Z">
              <w:rPr>
                <w:rFonts w:ascii="Tahoma" w:hAnsi="Tahoma" w:cs="Tahoma"/>
                <w:sz w:val="22"/>
                <w:szCs w:val="22"/>
              </w:rPr>
            </w:rPrChange>
          </w:rPr>
          <w:t>If the Customer clicks the “Cancel Purchase” button from the Checkout page then</w:t>
        </w:r>
      </w:moveFrom>
    </w:p>
    <w:p w14:paraId="3A6A8D63" w14:textId="5AF4C35E" w:rsidR="00CB44BA" w:rsidRPr="0088096E" w:rsidDel="002863CE" w:rsidRDefault="00CB44BA" w:rsidP="00EC7913">
      <w:pPr>
        <w:pStyle w:val="Heading4"/>
        <w:numPr>
          <w:ilvl w:val="0"/>
          <w:numId w:val="0"/>
        </w:numPr>
        <w:ind w:left="1800" w:hanging="360"/>
        <w:rPr>
          <w:rFonts w:ascii="Tahoma" w:hAnsi="Tahoma" w:cs="Tahoma"/>
          <w:szCs w:val="22"/>
          <w:rPrChange w:id="3038" w:author="michael schneider" w:date="2013-12-03T09:17:00Z">
            <w:rPr>
              <w:rFonts w:ascii="Tahoma" w:hAnsi="Tahoma" w:cs="Tahoma"/>
              <w:sz w:val="22"/>
              <w:szCs w:val="22"/>
            </w:rPr>
          </w:rPrChange>
        </w:rPr>
        <w:pPrChange w:id="3039" w:author="michael schneider" w:date="2013-12-03T13:28:00Z">
          <w:pPr>
            <w:tabs>
              <w:tab w:val="left" w:pos="2970"/>
            </w:tabs>
            <w:spacing w:after="0" w:line="240" w:lineRule="auto"/>
          </w:pPr>
        </w:pPrChange>
      </w:pPr>
      <w:moveFrom w:id="3040" w:author="michael schneider" w:date="2013-12-03T12:41:00Z">
        <w:r w:rsidRPr="0088096E" w:rsidDel="002863CE">
          <w:rPr>
            <w:rFonts w:ascii="Tahoma" w:hAnsi="Tahoma" w:cs="Tahoma"/>
            <w:szCs w:val="22"/>
            <w:rPrChange w:id="3041" w:author="michael schneider" w:date="2013-12-03T09:17:00Z">
              <w:rPr>
                <w:rFonts w:ascii="Tahoma" w:hAnsi="Tahoma" w:cs="Tahoma"/>
                <w:sz w:val="22"/>
                <w:szCs w:val="22"/>
              </w:rPr>
            </w:rPrChange>
          </w:rPr>
          <w:tab/>
          <w:t>System displays the Shopping Cart page</w:t>
        </w:r>
      </w:moveFrom>
    </w:p>
    <w:p w14:paraId="24BEF193" w14:textId="0FA7DD6E" w:rsidR="00CB44BA" w:rsidRPr="0088096E" w:rsidDel="002863CE" w:rsidRDefault="00447ED4" w:rsidP="00EC7913">
      <w:pPr>
        <w:pStyle w:val="Heading4"/>
        <w:numPr>
          <w:ilvl w:val="0"/>
          <w:numId w:val="0"/>
        </w:numPr>
        <w:ind w:left="1800" w:hanging="360"/>
        <w:rPr>
          <w:rFonts w:ascii="Tahoma" w:hAnsi="Tahoma" w:cs="Tahoma"/>
          <w:szCs w:val="22"/>
          <w:rPrChange w:id="3042" w:author="michael schneider" w:date="2013-12-03T09:17:00Z">
            <w:rPr>
              <w:rFonts w:ascii="Tahoma" w:hAnsi="Tahoma" w:cs="Tahoma"/>
              <w:sz w:val="22"/>
              <w:szCs w:val="22"/>
            </w:rPr>
          </w:rPrChange>
        </w:rPr>
        <w:pPrChange w:id="3043" w:author="michael schneider" w:date="2013-12-03T13:28:00Z">
          <w:pPr>
            <w:tabs>
              <w:tab w:val="left" w:pos="2970"/>
            </w:tabs>
            <w:spacing w:after="0" w:line="240" w:lineRule="auto"/>
          </w:pPr>
        </w:pPrChange>
      </w:pPr>
      <w:moveFrom w:id="3044" w:author="michael schneider" w:date="2013-12-03T12:41:00Z">
        <w:r w:rsidRPr="0088096E" w:rsidDel="002863CE">
          <w:rPr>
            <w:rFonts w:ascii="Tahoma" w:hAnsi="Tahoma" w:cs="Tahoma"/>
            <w:szCs w:val="22"/>
            <w:rPrChange w:id="3045"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46" w:author="michael schneider" w:date="2013-12-03T09:17:00Z">
              <w:rPr>
                <w:rFonts w:ascii="Tahoma" w:hAnsi="Tahoma" w:cs="Tahoma"/>
                <w:sz w:val="22"/>
                <w:szCs w:val="22"/>
              </w:rPr>
            </w:rPrChange>
          </w:rPr>
          <w:t>End If</w:t>
        </w:r>
      </w:moveFrom>
    </w:p>
    <w:p w14:paraId="5B1A0D0B" w14:textId="3D638A6F" w:rsidR="00447ED4" w:rsidRPr="0088096E" w:rsidDel="002863CE" w:rsidRDefault="00447ED4" w:rsidP="00EC7913">
      <w:pPr>
        <w:pStyle w:val="Heading4"/>
        <w:numPr>
          <w:ilvl w:val="0"/>
          <w:numId w:val="0"/>
        </w:numPr>
        <w:ind w:left="1800" w:hanging="360"/>
        <w:rPr>
          <w:rFonts w:ascii="Tahoma" w:hAnsi="Tahoma" w:cs="Tahoma"/>
          <w:szCs w:val="22"/>
          <w:rPrChange w:id="3047" w:author="michael schneider" w:date="2013-12-03T09:17:00Z">
            <w:rPr>
              <w:rFonts w:ascii="Tahoma" w:hAnsi="Tahoma" w:cs="Tahoma"/>
              <w:sz w:val="22"/>
              <w:szCs w:val="22"/>
            </w:rPr>
          </w:rPrChange>
        </w:rPr>
        <w:pPrChange w:id="3048" w:author="michael schneider" w:date="2013-12-03T13:28:00Z">
          <w:pPr>
            <w:tabs>
              <w:tab w:val="left" w:pos="2970"/>
            </w:tabs>
            <w:spacing w:after="0" w:line="240" w:lineRule="auto"/>
          </w:pPr>
        </w:pPrChange>
      </w:pPr>
      <w:moveFrom w:id="3049" w:author="michael schneider" w:date="2013-12-03T12:41:00Z">
        <w:r w:rsidRPr="0088096E" w:rsidDel="002863CE">
          <w:rPr>
            <w:rFonts w:ascii="Tahoma" w:hAnsi="Tahoma" w:cs="Tahoma"/>
            <w:szCs w:val="22"/>
            <w:rPrChange w:id="3050"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51" w:author="michael schneider" w:date="2013-12-03T09:17:00Z">
              <w:rPr>
                <w:rFonts w:ascii="Tahoma" w:hAnsi="Tahoma" w:cs="Tahoma"/>
                <w:sz w:val="22"/>
                <w:szCs w:val="22"/>
              </w:rPr>
            </w:rPrChange>
          </w:rPr>
          <w:t>If the Customer clicks the “Update A</w:t>
        </w:r>
        <w:r w:rsidRPr="0088096E" w:rsidDel="002863CE">
          <w:rPr>
            <w:rFonts w:ascii="Tahoma" w:hAnsi="Tahoma" w:cs="Tahoma"/>
            <w:szCs w:val="22"/>
            <w:rPrChange w:id="3052" w:author="michael schneider" w:date="2013-12-03T09:17:00Z">
              <w:rPr>
                <w:rFonts w:ascii="Tahoma" w:hAnsi="Tahoma" w:cs="Tahoma"/>
                <w:sz w:val="22"/>
                <w:szCs w:val="22"/>
              </w:rPr>
            </w:rPrChange>
          </w:rPr>
          <w:t>ccount Information” button then</w:t>
        </w:r>
      </w:moveFrom>
    </w:p>
    <w:p w14:paraId="3F79D1D3" w14:textId="2194CAFA" w:rsidR="00CB44BA" w:rsidRPr="0088096E" w:rsidDel="002863CE" w:rsidRDefault="00447ED4" w:rsidP="00EC7913">
      <w:pPr>
        <w:pStyle w:val="Heading4"/>
        <w:numPr>
          <w:ilvl w:val="0"/>
          <w:numId w:val="0"/>
        </w:numPr>
        <w:ind w:left="1800" w:hanging="360"/>
        <w:rPr>
          <w:rFonts w:ascii="Tahoma" w:hAnsi="Tahoma" w:cs="Tahoma"/>
          <w:szCs w:val="22"/>
          <w:rPrChange w:id="3053" w:author="michael schneider" w:date="2013-12-03T09:17:00Z">
            <w:rPr>
              <w:rFonts w:ascii="Tahoma" w:hAnsi="Tahoma" w:cs="Tahoma"/>
              <w:sz w:val="22"/>
              <w:szCs w:val="22"/>
            </w:rPr>
          </w:rPrChange>
        </w:rPr>
        <w:pPrChange w:id="3054" w:author="michael schneider" w:date="2013-12-03T13:28:00Z">
          <w:pPr>
            <w:tabs>
              <w:tab w:val="left" w:pos="2970"/>
            </w:tabs>
            <w:spacing w:after="0" w:line="240" w:lineRule="auto"/>
          </w:pPr>
        </w:pPrChange>
      </w:pPr>
      <w:moveFrom w:id="3055" w:author="michael schneider" w:date="2013-12-03T12:41:00Z">
        <w:r w:rsidRPr="0088096E" w:rsidDel="002863CE">
          <w:rPr>
            <w:rFonts w:ascii="Tahoma" w:hAnsi="Tahoma" w:cs="Tahoma"/>
            <w:szCs w:val="22"/>
            <w:rPrChange w:id="3056"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57" w:author="michael schneider" w:date="2013-12-03T09:17:00Z">
              <w:rPr>
                <w:rFonts w:ascii="Tahoma" w:hAnsi="Tahoma" w:cs="Tahoma"/>
                <w:sz w:val="22"/>
                <w:szCs w:val="22"/>
              </w:rPr>
            </w:rPrChange>
          </w:rPr>
          <w:t xml:space="preserve">System displays the Update Account Information page (see specification </w:t>
        </w:r>
        <w:r w:rsidR="00BF15F7" w:rsidRPr="0088096E" w:rsidDel="002863CE">
          <w:rPr>
            <w:rFonts w:ascii="Tahoma" w:hAnsi="Tahoma" w:cs="Tahoma"/>
            <w:szCs w:val="22"/>
            <w:rPrChange w:id="3058" w:author="michael schneider" w:date="2013-12-03T09:17:00Z">
              <w:rPr>
                <w:rFonts w:ascii="Tahoma" w:hAnsi="Tahoma" w:cs="Tahoma"/>
                <w:sz w:val="22"/>
                <w:szCs w:val="22"/>
              </w:rPr>
            </w:rPrChange>
          </w:rPr>
          <w:t>4.</w:t>
        </w:r>
        <w:r w:rsidR="00CB44BA" w:rsidRPr="0088096E" w:rsidDel="002863CE">
          <w:rPr>
            <w:rFonts w:ascii="Tahoma" w:hAnsi="Tahoma" w:cs="Tahoma"/>
            <w:szCs w:val="22"/>
            <w:rPrChange w:id="3059" w:author="michael schneider" w:date="2013-12-03T09:17:00Z">
              <w:rPr>
                <w:rFonts w:ascii="Tahoma" w:hAnsi="Tahoma" w:cs="Tahoma"/>
                <w:sz w:val="22"/>
                <w:szCs w:val="22"/>
              </w:rPr>
            </w:rPrChange>
          </w:rPr>
          <w:t>6)</w:t>
        </w:r>
      </w:moveFrom>
    </w:p>
    <w:p w14:paraId="3F735F59" w14:textId="5E2B52A1" w:rsidR="00CB44BA" w:rsidRPr="0088096E" w:rsidDel="002863CE" w:rsidRDefault="00447ED4" w:rsidP="00EC7913">
      <w:pPr>
        <w:pStyle w:val="Heading4"/>
        <w:numPr>
          <w:ilvl w:val="0"/>
          <w:numId w:val="0"/>
        </w:numPr>
        <w:ind w:left="1800" w:hanging="360"/>
        <w:rPr>
          <w:rFonts w:ascii="Tahoma" w:hAnsi="Tahoma" w:cs="Tahoma"/>
          <w:szCs w:val="22"/>
          <w:rPrChange w:id="3060" w:author="michael schneider" w:date="2013-12-03T09:17:00Z">
            <w:rPr>
              <w:rFonts w:ascii="Tahoma" w:hAnsi="Tahoma" w:cs="Tahoma"/>
              <w:sz w:val="22"/>
              <w:szCs w:val="22"/>
            </w:rPr>
          </w:rPrChange>
        </w:rPr>
        <w:pPrChange w:id="3061" w:author="michael schneider" w:date="2013-12-03T13:28:00Z">
          <w:pPr>
            <w:tabs>
              <w:tab w:val="left" w:pos="2970"/>
            </w:tabs>
            <w:spacing w:after="0" w:line="240" w:lineRule="auto"/>
          </w:pPr>
        </w:pPrChange>
      </w:pPr>
      <w:moveFrom w:id="3062" w:author="michael schneider" w:date="2013-12-03T12:41:00Z">
        <w:r w:rsidRPr="0088096E" w:rsidDel="002863CE">
          <w:rPr>
            <w:rFonts w:ascii="Tahoma" w:hAnsi="Tahoma" w:cs="Tahoma"/>
            <w:szCs w:val="22"/>
            <w:rPrChange w:id="3063" w:author="michael schneider" w:date="2013-12-03T09:17:00Z">
              <w:rPr>
                <w:rFonts w:ascii="Tahoma" w:hAnsi="Tahoma" w:cs="Tahoma"/>
                <w:sz w:val="22"/>
                <w:szCs w:val="22"/>
              </w:rPr>
            </w:rPrChange>
          </w:rPr>
          <w:t xml:space="preserve">                     </w:t>
        </w:r>
        <w:r w:rsidR="00CB44BA" w:rsidRPr="0088096E" w:rsidDel="002863CE">
          <w:rPr>
            <w:rFonts w:ascii="Tahoma" w:hAnsi="Tahoma" w:cs="Tahoma"/>
            <w:szCs w:val="22"/>
            <w:rPrChange w:id="3064" w:author="michael schneider" w:date="2013-12-03T09:17:00Z">
              <w:rPr>
                <w:rFonts w:ascii="Tahoma" w:hAnsi="Tahoma" w:cs="Tahoma"/>
                <w:sz w:val="22"/>
                <w:szCs w:val="22"/>
              </w:rPr>
            </w:rPrChange>
          </w:rPr>
          <w:t>End If</w:t>
        </w:r>
      </w:moveFrom>
    </w:p>
    <w:p w14:paraId="481DAF0D" w14:textId="56172ABB" w:rsidR="00A369C2" w:rsidRPr="0088096E" w:rsidDel="008621AE" w:rsidRDefault="00A369C2" w:rsidP="00EC7913">
      <w:pPr>
        <w:pStyle w:val="Heading4"/>
        <w:numPr>
          <w:ilvl w:val="0"/>
          <w:numId w:val="0"/>
        </w:numPr>
        <w:ind w:left="1800" w:hanging="360"/>
        <w:rPr>
          <w:rFonts w:ascii="Tahoma" w:hAnsi="Tahoma" w:cs="Tahoma"/>
          <w:rPrChange w:id="3065" w:author="michael schneider" w:date="2013-12-03T09:17:00Z">
            <w:rPr>
              <w:rFonts w:ascii="Tahoma" w:hAnsi="Tahoma" w:cs="Tahoma"/>
            </w:rPr>
          </w:rPrChange>
        </w:rPr>
        <w:pPrChange w:id="3066" w:author="michael schneider" w:date="2013-12-03T13:28:00Z">
          <w:pPr>
            <w:pStyle w:val="Heading2"/>
            <w:tabs>
              <w:tab w:val="left" w:pos="2970"/>
            </w:tabs>
          </w:pPr>
        </w:pPrChange>
      </w:pPr>
      <w:moveFromRangeStart w:id="3067" w:author="michael schneider" w:date="2013-12-03T12:58:00Z" w:name="move373838833"/>
      <w:moveFromRangeEnd w:id="2746"/>
      <w:moveFrom w:id="3068" w:author="michael schneider" w:date="2013-12-03T12:58:00Z">
        <w:r w:rsidRPr="0088096E" w:rsidDel="008621AE">
          <w:rPr>
            <w:rFonts w:ascii="Tahoma" w:hAnsi="Tahoma" w:cs="Tahoma"/>
            <w:rPrChange w:id="3069" w:author="michael schneider" w:date="2013-12-03T09:17:00Z">
              <w:rPr>
                <w:rFonts w:ascii="Tahoma" w:hAnsi="Tahoma" w:cs="Tahoma"/>
              </w:rPr>
            </w:rPrChange>
          </w:rPr>
          <w:t>The system shall allow a customer to search for a specific product when a customer sends a product query to the system.</w:t>
        </w:r>
      </w:moveFrom>
    </w:p>
    <w:p w14:paraId="35D157C5" w14:textId="46FB8AA5" w:rsidR="00A369C2" w:rsidRPr="0088096E" w:rsidDel="008621AE" w:rsidRDefault="00A369C2" w:rsidP="00EC7913">
      <w:pPr>
        <w:pStyle w:val="Heading4"/>
        <w:numPr>
          <w:ilvl w:val="0"/>
          <w:numId w:val="0"/>
        </w:numPr>
        <w:ind w:left="1800" w:hanging="360"/>
        <w:rPr>
          <w:rFonts w:ascii="Tahoma" w:hAnsi="Tahoma" w:cs="Tahoma"/>
          <w:rPrChange w:id="3070" w:author="michael schneider" w:date="2013-12-03T09:17:00Z">
            <w:rPr>
              <w:rFonts w:ascii="Tahoma" w:hAnsi="Tahoma" w:cs="Tahoma"/>
            </w:rPr>
          </w:rPrChange>
        </w:rPr>
        <w:pPrChange w:id="3071" w:author="michael schneider" w:date="2013-12-03T13:28:00Z">
          <w:pPr>
            <w:pStyle w:val="Heading3"/>
            <w:tabs>
              <w:tab w:val="left" w:pos="2970"/>
            </w:tabs>
          </w:pPr>
        </w:pPrChange>
      </w:pPr>
      <w:moveFrom w:id="3072" w:author="michael schneider" w:date="2013-12-03T12:58:00Z">
        <w:r w:rsidRPr="0088096E" w:rsidDel="008621AE">
          <w:rPr>
            <w:rFonts w:ascii="Tahoma" w:hAnsi="Tahoma" w:cs="Tahoma"/>
            <w:rPrChange w:id="3073" w:author="michael schneider" w:date="2013-12-03T09:17:00Z">
              <w:rPr>
                <w:rFonts w:ascii="Tahoma" w:hAnsi="Tahoma" w:cs="Tahoma"/>
              </w:rPr>
            </w:rPrChange>
          </w:rPr>
          <w:t xml:space="preserve">&lt;product_search&gt; ::= </w:t>
        </w:r>
        <w:r w:rsidRPr="0088096E" w:rsidDel="008621AE">
          <w:rPr>
            <w:rFonts w:ascii="Tahoma" w:hAnsi="Tahoma" w:cs="Tahoma"/>
            <w:vertAlign w:val="superscript"/>
            <w:rPrChange w:id="3074" w:author="michael schneider" w:date="2013-12-03T09:17:00Z">
              <w:rPr>
                <w:rFonts w:ascii="Tahoma" w:hAnsi="Tahoma" w:cs="Tahoma"/>
                <w:vertAlign w:val="superscript"/>
              </w:rPr>
            </w:rPrChange>
          </w:rPr>
          <w:t>1</w:t>
        </w:r>
        <w:r w:rsidRPr="0088096E" w:rsidDel="008621AE">
          <w:rPr>
            <w:rFonts w:ascii="Tahoma" w:hAnsi="Tahoma" w:cs="Tahoma"/>
            <w:rPrChange w:id="3075" w:author="michael schneider" w:date="2013-12-03T09:17:00Z">
              <w:rPr>
                <w:rFonts w:ascii="Tahoma" w:hAnsi="Tahoma" w:cs="Tahoma"/>
              </w:rPr>
            </w:rPrChange>
          </w:rPr>
          <w:t>{alpha_numeric}</w:t>
        </w:r>
        <w:r w:rsidRPr="0088096E" w:rsidDel="008621AE">
          <w:rPr>
            <w:rFonts w:ascii="Tahoma" w:hAnsi="Tahoma" w:cs="Tahoma"/>
            <w:vertAlign w:val="superscript"/>
            <w:rPrChange w:id="3076" w:author="michael schneider" w:date="2013-12-03T09:17:00Z">
              <w:rPr>
                <w:rFonts w:ascii="Tahoma" w:hAnsi="Tahoma" w:cs="Tahoma"/>
                <w:vertAlign w:val="superscript"/>
              </w:rPr>
            </w:rPrChange>
          </w:rPr>
          <w:t>25</w:t>
        </w:r>
        <w:r w:rsidRPr="0088096E" w:rsidDel="008621AE">
          <w:rPr>
            <w:rFonts w:ascii="Tahoma" w:hAnsi="Tahoma" w:cs="Tahoma"/>
            <w:rPrChange w:id="3077" w:author="michael schneider" w:date="2013-12-03T09:17:00Z">
              <w:rPr>
                <w:rFonts w:ascii="Tahoma" w:hAnsi="Tahoma" w:cs="Tahoma"/>
              </w:rPr>
            </w:rPrChange>
          </w:rPr>
          <w:t xml:space="preserve"> </w:t>
        </w:r>
      </w:moveFrom>
    </w:p>
    <w:p w14:paraId="3B20F66F" w14:textId="7399D917" w:rsidR="00A369C2" w:rsidRPr="0088096E" w:rsidDel="008621AE" w:rsidRDefault="00A369C2" w:rsidP="00EC7913">
      <w:pPr>
        <w:pStyle w:val="Heading4"/>
        <w:numPr>
          <w:ilvl w:val="0"/>
          <w:numId w:val="0"/>
        </w:numPr>
        <w:ind w:left="1800" w:hanging="360"/>
        <w:rPr>
          <w:rFonts w:ascii="Tahoma" w:hAnsi="Tahoma" w:cs="Tahoma"/>
          <w:rPrChange w:id="3078" w:author="michael schneider" w:date="2013-12-03T09:17:00Z">
            <w:rPr>
              <w:rFonts w:ascii="Tahoma" w:hAnsi="Tahoma" w:cs="Tahoma"/>
            </w:rPr>
          </w:rPrChange>
        </w:rPr>
        <w:pPrChange w:id="3079" w:author="michael schneider" w:date="2013-12-03T13:28:00Z">
          <w:pPr>
            <w:pStyle w:val="Heading3"/>
            <w:tabs>
              <w:tab w:val="left" w:pos="2970"/>
            </w:tabs>
          </w:pPr>
        </w:pPrChange>
      </w:pPr>
      <w:moveFrom w:id="3080" w:author="michael schneider" w:date="2013-12-03T12:58:00Z">
        <w:r w:rsidRPr="0088096E" w:rsidDel="008621AE">
          <w:rPr>
            <w:rFonts w:ascii="Tahoma" w:hAnsi="Tahoma" w:cs="Tahoma"/>
            <w:noProof/>
            <w:rPrChange w:id="3081" w:author="michael schneider" w:date="2013-12-03T09:17:00Z">
              <w:rPr>
                <w:rFonts w:ascii="Tahoma" w:hAnsi="Tahoma" w:cs="Tahoma"/>
                <w:noProof/>
              </w:rPr>
            </w:rPrChange>
          </w:rPr>
          <w:drawing>
            <wp:anchor distT="0" distB="0" distL="114300" distR="114300" simplePos="0" relativeHeight="251658240" behindDoc="1" locked="0" layoutInCell="1" allowOverlap="1" wp14:anchorId="3E64EBFF" wp14:editId="40BE79F7">
              <wp:simplePos x="0" y="0"/>
              <wp:positionH relativeFrom="column">
                <wp:posOffset>843915</wp:posOffset>
              </wp:positionH>
              <wp:positionV relativeFrom="paragraph">
                <wp:posOffset>314325</wp:posOffset>
              </wp:positionV>
              <wp:extent cx="5944235" cy="6535420"/>
              <wp:effectExtent l="0" t="0" r="0" b="0"/>
              <wp:wrapTight wrapText="bothSides">
                <wp:wrapPolygon edited="0">
                  <wp:start x="0" y="0"/>
                  <wp:lineTo x="0" y="21533"/>
                  <wp:lineTo x="21528" y="21533"/>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6535420"/>
                      </a:xfrm>
                      <a:prstGeom prst="rect">
                        <a:avLst/>
                      </a:prstGeom>
                      <a:noFill/>
                    </pic:spPr>
                  </pic:pic>
                </a:graphicData>
              </a:graphic>
            </wp:anchor>
          </w:drawing>
        </w:r>
        <w:r w:rsidRPr="0088096E" w:rsidDel="008621AE">
          <w:rPr>
            <w:rFonts w:ascii="Tahoma" w:hAnsi="Tahoma" w:cs="Tahoma"/>
            <w:rPrChange w:id="3082" w:author="michael schneider" w:date="2013-12-03T09:17:00Z">
              <w:rPr>
                <w:rFonts w:ascii="Tahoma" w:hAnsi="Tahoma" w:cs="Tahoma"/>
              </w:rPr>
            </w:rPrChange>
          </w:rPr>
          <w:t>Activity Diagram</w:t>
        </w:r>
      </w:moveFrom>
    </w:p>
    <w:moveFromRangeEnd w:id="3067"/>
    <w:p w14:paraId="7A9AE04E" w14:textId="77777777" w:rsidR="00A369C2" w:rsidRPr="0088096E" w:rsidRDefault="00A369C2" w:rsidP="00EC7913">
      <w:pPr>
        <w:pStyle w:val="Heading4"/>
        <w:numPr>
          <w:ilvl w:val="0"/>
          <w:numId w:val="0"/>
        </w:numPr>
        <w:ind w:left="1800" w:hanging="360"/>
        <w:rPr>
          <w:rFonts w:ascii="Tahoma" w:hAnsi="Tahoma" w:cs="Tahoma"/>
          <w:rPrChange w:id="3083" w:author="michael schneider" w:date="2013-12-03T09:17:00Z">
            <w:rPr>
              <w:rFonts w:ascii="Tahoma" w:hAnsi="Tahoma" w:cs="Tahoma"/>
            </w:rPr>
          </w:rPrChange>
        </w:rPr>
        <w:pPrChange w:id="3084" w:author="michael schneider" w:date="2013-12-03T13:28:00Z">
          <w:pPr>
            <w:pStyle w:val="Heading3"/>
            <w:numPr>
              <w:ilvl w:val="0"/>
              <w:numId w:val="0"/>
            </w:numPr>
            <w:tabs>
              <w:tab w:val="left" w:pos="2970"/>
            </w:tabs>
            <w:ind w:firstLine="0"/>
          </w:pPr>
        </w:pPrChange>
      </w:pPr>
    </w:p>
    <w:p w14:paraId="229C0454" w14:textId="242B9C0A" w:rsidR="00A369C2" w:rsidRPr="0088096E" w:rsidDel="00826F46" w:rsidRDefault="00A369C2" w:rsidP="00EC7913">
      <w:pPr>
        <w:pStyle w:val="Heading3"/>
        <w:ind w:left="1890" w:hanging="810"/>
        <w:rPr>
          <w:del w:id="3085" w:author="michael schneider" w:date="2013-12-03T13:02:00Z"/>
          <w:rPrChange w:id="3086" w:author="michael schneider" w:date="2013-12-03T09:17:00Z">
            <w:rPr>
              <w:del w:id="3087" w:author="michael schneider" w:date="2013-12-03T13:02:00Z"/>
              <w:rFonts w:ascii="Tahoma" w:hAnsi="Tahoma" w:cs="Tahoma"/>
            </w:rPr>
          </w:rPrChange>
        </w:rPr>
        <w:pPrChange w:id="3088" w:author="michael schneider" w:date="2013-12-03T13:27:00Z">
          <w:pPr>
            <w:pStyle w:val="Heading3"/>
            <w:numPr>
              <w:ilvl w:val="0"/>
              <w:numId w:val="0"/>
            </w:numPr>
            <w:tabs>
              <w:tab w:val="left" w:pos="2970"/>
            </w:tabs>
            <w:ind w:firstLine="0"/>
          </w:pPr>
        </w:pPrChange>
      </w:pPr>
    </w:p>
    <w:p w14:paraId="565EC4E2" w14:textId="08F572AC" w:rsidR="00CB44BA" w:rsidRPr="0088096E" w:rsidDel="00826F46" w:rsidRDefault="003C08E9" w:rsidP="00EC7913">
      <w:pPr>
        <w:pStyle w:val="Heading3"/>
        <w:ind w:left="1890" w:hanging="810"/>
        <w:rPr>
          <w:del w:id="3089" w:author="michael schneider" w:date="2013-12-03T13:02:00Z"/>
          <w:highlight w:val="yellow"/>
          <w:rPrChange w:id="3090" w:author="michael schneider" w:date="2013-12-03T09:17:00Z">
            <w:rPr>
              <w:del w:id="3091" w:author="michael schneider" w:date="2013-12-03T13:02:00Z"/>
              <w:rFonts w:ascii="Tahoma" w:hAnsi="Tahoma" w:cs="Tahoma"/>
              <w:highlight w:val="yellow"/>
            </w:rPr>
          </w:rPrChange>
        </w:rPr>
        <w:pPrChange w:id="3092" w:author="michael schneider" w:date="2013-12-03T13:27:00Z">
          <w:pPr>
            <w:pStyle w:val="Heading2"/>
            <w:tabs>
              <w:tab w:val="left" w:pos="2970"/>
            </w:tabs>
          </w:pPr>
        </w:pPrChange>
      </w:pPr>
      <w:del w:id="3093" w:author="michael schneider" w:date="2013-12-03T13:02:00Z">
        <w:r w:rsidRPr="0088096E" w:rsidDel="00826F46">
          <w:rPr>
            <w:highlight w:val="yellow"/>
            <w:rPrChange w:id="3094" w:author="michael schneider" w:date="2013-12-03T09:17:00Z">
              <w:rPr>
                <w:rFonts w:ascii="Tahoma" w:hAnsi="Tahoma" w:cs="Tahoma"/>
                <w:highlight w:val="yellow"/>
              </w:rPr>
            </w:rPrChange>
          </w:rPr>
          <w:delText>TBD</w:delText>
        </w:r>
      </w:del>
    </w:p>
    <w:p w14:paraId="0CB3FF0D" w14:textId="24A889F3" w:rsidR="003C08E9" w:rsidRPr="0088096E" w:rsidDel="00826F46" w:rsidRDefault="003C08E9" w:rsidP="00EC7913">
      <w:pPr>
        <w:pStyle w:val="Heading3"/>
        <w:ind w:left="1890" w:hanging="810"/>
        <w:rPr>
          <w:del w:id="3095" w:author="michael schneider" w:date="2013-12-03T13:02:00Z"/>
          <w:highlight w:val="yellow"/>
          <w:rPrChange w:id="3096" w:author="michael schneider" w:date="2013-12-03T09:17:00Z">
            <w:rPr>
              <w:del w:id="3097" w:author="michael schneider" w:date="2013-12-03T13:02:00Z"/>
              <w:rFonts w:ascii="Tahoma" w:hAnsi="Tahoma" w:cs="Tahoma"/>
              <w:highlight w:val="yellow"/>
            </w:rPr>
          </w:rPrChange>
        </w:rPr>
        <w:pPrChange w:id="3098" w:author="michael schneider" w:date="2013-12-03T13:27:00Z">
          <w:pPr>
            <w:pStyle w:val="Heading2"/>
            <w:tabs>
              <w:tab w:val="left" w:pos="2970"/>
            </w:tabs>
          </w:pPr>
        </w:pPrChange>
      </w:pPr>
      <w:del w:id="3099" w:author="michael schneider" w:date="2013-12-03T13:02:00Z">
        <w:r w:rsidRPr="0088096E" w:rsidDel="00826F46">
          <w:rPr>
            <w:highlight w:val="yellow"/>
            <w:rPrChange w:id="3100" w:author="michael schneider" w:date="2013-12-03T09:17:00Z">
              <w:rPr>
                <w:rFonts w:ascii="Tahoma" w:hAnsi="Tahoma" w:cs="Tahoma"/>
                <w:highlight w:val="yellow"/>
              </w:rPr>
            </w:rPrChange>
          </w:rPr>
          <w:delText>TBD</w:delText>
        </w:r>
      </w:del>
    </w:p>
    <w:p w14:paraId="704C4D3E" w14:textId="1EAAB40C" w:rsidR="003C08E9" w:rsidRPr="0088096E" w:rsidDel="00826F46" w:rsidRDefault="003C08E9" w:rsidP="00EC7913">
      <w:pPr>
        <w:pStyle w:val="Heading3"/>
        <w:ind w:left="1890" w:hanging="810"/>
        <w:rPr>
          <w:del w:id="3101" w:author="michael schneider" w:date="2013-12-03T13:02:00Z"/>
          <w:highlight w:val="yellow"/>
          <w:rPrChange w:id="3102" w:author="michael schneider" w:date="2013-12-03T09:17:00Z">
            <w:rPr>
              <w:del w:id="3103" w:author="michael schneider" w:date="2013-12-03T13:02:00Z"/>
              <w:rFonts w:ascii="Tahoma" w:hAnsi="Tahoma" w:cs="Tahoma"/>
              <w:highlight w:val="yellow"/>
            </w:rPr>
          </w:rPrChange>
        </w:rPr>
        <w:pPrChange w:id="3104" w:author="michael schneider" w:date="2013-12-03T13:27:00Z">
          <w:pPr>
            <w:pStyle w:val="Heading2"/>
            <w:tabs>
              <w:tab w:val="left" w:pos="2970"/>
            </w:tabs>
          </w:pPr>
        </w:pPrChange>
      </w:pPr>
      <w:del w:id="3105" w:author="michael schneider" w:date="2013-12-03T13:02:00Z">
        <w:r w:rsidRPr="0088096E" w:rsidDel="00826F46">
          <w:rPr>
            <w:highlight w:val="yellow"/>
            <w:rPrChange w:id="3106" w:author="michael schneider" w:date="2013-12-03T09:17:00Z">
              <w:rPr>
                <w:rFonts w:ascii="Tahoma" w:hAnsi="Tahoma" w:cs="Tahoma"/>
                <w:highlight w:val="yellow"/>
              </w:rPr>
            </w:rPrChange>
          </w:rPr>
          <w:delText>TBD</w:delText>
        </w:r>
      </w:del>
    </w:p>
    <w:p w14:paraId="3A3C3437" w14:textId="77F2FD75" w:rsidR="003C08E9" w:rsidRPr="0088096E" w:rsidDel="00826F46" w:rsidRDefault="003C08E9" w:rsidP="00EC7913">
      <w:pPr>
        <w:pStyle w:val="Heading3"/>
        <w:ind w:left="1890" w:hanging="810"/>
        <w:rPr>
          <w:del w:id="3107" w:author="michael schneider" w:date="2013-12-03T13:02:00Z"/>
          <w:highlight w:val="yellow"/>
          <w:rPrChange w:id="3108" w:author="michael schneider" w:date="2013-12-03T09:17:00Z">
            <w:rPr>
              <w:del w:id="3109" w:author="michael schneider" w:date="2013-12-03T13:02:00Z"/>
              <w:rFonts w:ascii="Tahoma" w:hAnsi="Tahoma" w:cs="Tahoma"/>
              <w:highlight w:val="yellow"/>
            </w:rPr>
          </w:rPrChange>
        </w:rPr>
        <w:pPrChange w:id="3110" w:author="michael schneider" w:date="2013-12-03T13:27:00Z">
          <w:pPr>
            <w:pStyle w:val="Heading2"/>
            <w:tabs>
              <w:tab w:val="left" w:pos="2970"/>
            </w:tabs>
          </w:pPr>
        </w:pPrChange>
      </w:pPr>
      <w:del w:id="3111" w:author="michael schneider" w:date="2013-12-03T13:02:00Z">
        <w:r w:rsidRPr="0088096E" w:rsidDel="00826F46">
          <w:rPr>
            <w:highlight w:val="yellow"/>
            <w:rPrChange w:id="3112" w:author="michael schneider" w:date="2013-12-03T09:17:00Z">
              <w:rPr>
                <w:rFonts w:ascii="Tahoma" w:hAnsi="Tahoma" w:cs="Tahoma"/>
                <w:highlight w:val="yellow"/>
              </w:rPr>
            </w:rPrChange>
          </w:rPr>
          <w:delText>TBD</w:delText>
        </w:r>
      </w:del>
    </w:p>
    <w:p w14:paraId="32AC0304" w14:textId="77D0797A" w:rsidR="003C08E9" w:rsidRPr="0088096E" w:rsidDel="00E32700" w:rsidRDefault="003C08E9" w:rsidP="00EC7913">
      <w:pPr>
        <w:pStyle w:val="Heading3"/>
        <w:ind w:left="1890" w:hanging="810"/>
        <w:rPr>
          <w:rPrChange w:id="3113" w:author="michael schneider" w:date="2013-12-03T09:17:00Z">
            <w:rPr>
              <w:rFonts w:ascii="Tahoma" w:hAnsi="Tahoma" w:cs="Tahoma"/>
            </w:rPr>
          </w:rPrChange>
        </w:rPr>
        <w:pPrChange w:id="3114" w:author="michael schneider" w:date="2013-12-03T13:27:00Z">
          <w:pPr>
            <w:pStyle w:val="Heading2"/>
            <w:tabs>
              <w:tab w:val="left" w:pos="2970"/>
            </w:tabs>
          </w:pPr>
        </w:pPrChange>
      </w:pPr>
      <w:moveFromRangeStart w:id="3115" w:author="michael schneider" w:date="2013-12-03T13:00:00Z" w:name="move373838962"/>
      <w:moveFrom w:id="3116" w:author="michael schneider" w:date="2013-12-03T13:00:00Z">
        <w:r w:rsidRPr="0088096E" w:rsidDel="00E32700">
          <w:rPr>
            <w:rPrChange w:id="3117" w:author="michael schneider" w:date="2013-12-03T09:17:00Z">
              <w:rPr>
                <w:rFonts w:ascii="Tahoma" w:hAnsi="Tahoma" w:cs="Tahoma"/>
              </w:rPr>
            </w:rPrChange>
          </w:rPr>
          <w:t>The system shall allow a user to view information on becoming a volunteer by visiting the View Volunteer Information webpage.</w:t>
        </w:r>
      </w:moveFrom>
    </w:p>
    <w:p w14:paraId="0BFC6C8D" w14:textId="13D12746" w:rsidR="003C08E9" w:rsidRPr="0088096E" w:rsidDel="00E32700" w:rsidRDefault="003C08E9" w:rsidP="00EC7913">
      <w:pPr>
        <w:pStyle w:val="Heading3"/>
        <w:ind w:left="1890" w:hanging="810"/>
        <w:rPr>
          <w:rPrChange w:id="3118" w:author="michael schneider" w:date="2013-12-03T09:17:00Z">
            <w:rPr>
              <w:rFonts w:ascii="Tahoma" w:hAnsi="Tahoma" w:cs="Tahoma"/>
            </w:rPr>
          </w:rPrChange>
        </w:rPr>
        <w:pPrChange w:id="3119" w:author="michael schneider" w:date="2013-12-03T13:27:00Z">
          <w:pPr>
            <w:pStyle w:val="Heading3"/>
            <w:tabs>
              <w:tab w:val="left" w:pos="2970"/>
            </w:tabs>
          </w:pPr>
        </w:pPrChange>
      </w:pPr>
      <w:moveFrom w:id="3120" w:author="michael schneider" w:date="2013-12-03T13:00:00Z">
        <w:r w:rsidRPr="0088096E" w:rsidDel="00E32700">
          <w:rPr>
            <w:rPrChange w:id="3121" w:author="michael schneider" w:date="2013-12-03T09:17:00Z">
              <w:rPr>
                <w:rFonts w:ascii="Tahoma" w:hAnsi="Tahoma" w:cs="Tahoma"/>
              </w:rPr>
            </w:rPrChange>
          </w:rPr>
          <w:t>User Interface Design</w:t>
        </w:r>
      </w:moveFrom>
    </w:p>
    <w:p w14:paraId="6DDD0442" w14:textId="59DC55E9" w:rsidR="003C08E9" w:rsidRPr="0088096E" w:rsidDel="00E32700" w:rsidRDefault="003C08E9" w:rsidP="00EC7913">
      <w:pPr>
        <w:pStyle w:val="Heading3"/>
        <w:ind w:left="1890" w:hanging="810"/>
        <w:rPr>
          <w:rPrChange w:id="3122" w:author="michael schneider" w:date="2013-12-03T09:17:00Z">
            <w:rPr>
              <w:rFonts w:ascii="Tahoma" w:hAnsi="Tahoma" w:cs="Tahoma"/>
            </w:rPr>
          </w:rPrChange>
        </w:rPr>
        <w:pPrChange w:id="3123" w:author="michael schneider" w:date="2013-12-03T13:27:00Z">
          <w:pPr>
            <w:pStyle w:val="Heading4"/>
            <w:tabs>
              <w:tab w:val="left" w:pos="2970"/>
            </w:tabs>
          </w:pPr>
        </w:pPrChange>
      </w:pPr>
      <w:moveFrom w:id="3124" w:author="michael schneider" w:date="2013-12-03T13:00:00Z">
        <w:r w:rsidRPr="0088096E" w:rsidDel="00E32700">
          <w:rPr>
            <w:rPrChange w:id="3125" w:author="michael schneider" w:date="2013-12-03T09:17:00Z">
              <w:rPr>
                <w:rFonts w:ascii="Tahoma" w:hAnsi="Tahoma" w:cs="Tahoma"/>
              </w:rPr>
            </w:rPrChange>
          </w:rPr>
          <w:t>&lt;TODO&gt;</w:t>
        </w:r>
      </w:moveFrom>
    </w:p>
    <w:p w14:paraId="52F94A2B" w14:textId="37C9E6C7" w:rsidR="003C08E9" w:rsidRPr="0088096E" w:rsidDel="00E32700" w:rsidRDefault="003C08E9" w:rsidP="00EC7913">
      <w:pPr>
        <w:pStyle w:val="Heading3"/>
        <w:ind w:left="1890" w:hanging="810"/>
        <w:rPr>
          <w:rPrChange w:id="3126" w:author="michael schneider" w:date="2013-12-03T09:17:00Z">
            <w:rPr>
              <w:rFonts w:ascii="Tahoma" w:hAnsi="Tahoma" w:cs="Tahoma"/>
            </w:rPr>
          </w:rPrChange>
        </w:rPr>
        <w:pPrChange w:id="3127" w:author="michael schneider" w:date="2013-12-03T13:27:00Z">
          <w:pPr>
            <w:pStyle w:val="Heading3"/>
            <w:tabs>
              <w:tab w:val="left" w:pos="2970"/>
            </w:tabs>
          </w:pPr>
        </w:pPrChange>
      </w:pPr>
      <w:moveFrom w:id="3128" w:author="michael schneider" w:date="2013-12-03T13:00:00Z">
        <w:r w:rsidRPr="0088096E" w:rsidDel="00E32700">
          <w:rPr>
            <w:rPrChange w:id="3129" w:author="michael schneider" w:date="2013-12-03T09:17:00Z">
              <w:rPr>
                <w:rFonts w:ascii="Tahoma" w:hAnsi="Tahoma" w:cs="Tahoma"/>
              </w:rPr>
            </w:rPrChange>
          </w:rPr>
          <w:t>View Volunteer Information webpage</w:t>
        </w:r>
      </w:moveFrom>
    </w:p>
    <w:p w14:paraId="409F2691" w14:textId="57A736FC" w:rsidR="003C08E9" w:rsidRPr="0088096E" w:rsidDel="00E32700" w:rsidRDefault="003C08E9" w:rsidP="00EC7913">
      <w:pPr>
        <w:pStyle w:val="Heading3"/>
        <w:ind w:left="1890" w:hanging="810"/>
        <w:rPr>
          <w:rPrChange w:id="3130" w:author="michael schneider" w:date="2013-12-03T09:17:00Z">
            <w:rPr>
              <w:rFonts w:ascii="Tahoma" w:hAnsi="Tahoma" w:cs="Tahoma"/>
            </w:rPr>
          </w:rPrChange>
        </w:rPr>
        <w:pPrChange w:id="3131" w:author="michael schneider" w:date="2013-12-03T13:27:00Z">
          <w:pPr>
            <w:pStyle w:val="Heading4"/>
            <w:tabs>
              <w:tab w:val="left" w:pos="2970"/>
            </w:tabs>
          </w:pPr>
        </w:pPrChange>
      </w:pPr>
      <w:moveFrom w:id="3132" w:author="michael schneider" w:date="2013-12-03T13:00:00Z">
        <w:r w:rsidRPr="0088096E" w:rsidDel="00E32700">
          <w:rPr>
            <w:rPrChange w:id="3133" w:author="michael schneider" w:date="2013-12-03T09:17:00Z">
              <w:rPr>
                <w:rFonts w:ascii="Tahoma" w:hAnsi="Tahoma" w:cs="Tahoma"/>
              </w:rPr>
            </w:rPrChange>
          </w:rPr>
          <w:t xml:space="preserve">  This webpage shall contain the following information:</w:t>
        </w:r>
      </w:moveFrom>
    </w:p>
    <w:p w14:paraId="34976570" w14:textId="44F54175" w:rsidR="003C08E9" w:rsidRPr="0088096E" w:rsidDel="00E32700" w:rsidRDefault="003C08E9" w:rsidP="00EC7913">
      <w:pPr>
        <w:pStyle w:val="Heading3"/>
        <w:ind w:left="1890" w:hanging="810"/>
        <w:rPr>
          <w:rPrChange w:id="3134" w:author="michael schneider" w:date="2013-12-03T09:17:00Z">
            <w:rPr>
              <w:rFonts w:ascii="Tahoma" w:hAnsi="Tahoma" w:cs="Tahoma"/>
            </w:rPr>
          </w:rPrChange>
        </w:rPr>
        <w:pPrChange w:id="3135" w:author="michael schneider" w:date="2013-12-03T13:27:00Z">
          <w:pPr>
            <w:pStyle w:val="Heading5"/>
            <w:tabs>
              <w:tab w:val="left" w:pos="2970"/>
            </w:tabs>
          </w:pPr>
        </w:pPrChange>
      </w:pPr>
      <w:moveFrom w:id="3136" w:author="michael schneider" w:date="2013-12-03T13:00:00Z">
        <w:r w:rsidRPr="0088096E" w:rsidDel="00E32700">
          <w:rPr>
            <w:rPrChange w:id="3137" w:author="michael schneider" w:date="2013-12-03T09:17:00Z">
              <w:rPr>
                <w:rFonts w:ascii="Tahoma" w:hAnsi="Tahoma" w:cs="Tahoma"/>
              </w:rPr>
            </w:rPrChange>
          </w:rPr>
          <w:t>Text description of activities performed by a volunteer</w:t>
        </w:r>
      </w:moveFrom>
    </w:p>
    <w:p w14:paraId="2F1B4E95" w14:textId="0FDCEC2A" w:rsidR="003C08E9" w:rsidRPr="0088096E" w:rsidDel="00E32700" w:rsidRDefault="003C08E9" w:rsidP="00EC7913">
      <w:pPr>
        <w:pStyle w:val="Heading3"/>
        <w:ind w:left="1890" w:hanging="810"/>
        <w:rPr>
          <w:rPrChange w:id="3138" w:author="michael schneider" w:date="2013-12-03T09:17:00Z">
            <w:rPr>
              <w:rFonts w:ascii="Tahoma" w:hAnsi="Tahoma" w:cs="Tahoma"/>
            </w:rPr>
          </w:rPrChange>
        </w:rPr>
        <w:pPrChange w:id="3139" w:author="michael schneider" w:date="2013-12-03T13:27:00Z">
          <w:pPr>
            <w:pStyle w:val="Heading5"/>
            <w:tabs>
              <w:tab w:val="left" w:pos="2970"/>
            </w:tabs>
          </w:pPr>
        </w:pPrChange>
      </w:pPr>
      <w:moveFrom w:id="3140" w:author="michael schneider" w:date="2013-12-03T13:00:00Z">
        <w:r w:rsidRPr="0088096E" w:rsidDel="00E32700">
          <w:rPr>
            <w:rPrChange w:id="3141" w:author="michael schneider" w:date="2013-12-03T09:17:00Z">
              <w:rPr>
                <w:rFonts w:ascii="Tahoma" w:hAnsi="Tahoma" w:cs="Tahoma"/>
              </w:rPr>
            </w:rPrChange>
          </w:rPr>
          <w:t>Text description of the process of becoming a volunteer</w:t>
        </w:r>
      </w:moveFrom>
    </w:p>
    <w:p w14:paraId="45A27C40" w14:textId="295CC5C0" w:rsidR="003C08E9" w:rsidRPr="0088096E" w:rsidDel="00E32700" w:rsidRDefault="003C08E9" w:rsidP="00EC7913">
      <w:pPr>
        <w:pStyle w:val="Heading3"/>
        <w:ind w:left="1890" w:hanging="810"/>
        <w:rPr>
          <w:rPrChange w:id="3142" w:author="michael schneider" w:date="2013-12-03T09:17:00Z">
            <w:rPr>
              <w:rFonts w:ascii="Tahoma" w:hAnsi="Tahoma" w:cs="Tahoma"/>
            </w:rPr>
          </w:rPrChange>
        </w:rPr>
        <w:pPrChange w:id="3143" w:author="michael schneider" w:date="2013-12-03T13:27:00Z">
          <w:pPr>
            <w:pStyle w:val="Heading5"/>
            <w:tabs>
              <w:tab w:val="left" w:pos="2970"/>
            </w:tabs>
          </w:pPr>
        </w:pPrChange>
      </w:pPr>
      <w:moveFrom w:id="3144" w:author="michael schneider" w:date="2013-12-03T13:00:00Z">
        <w:r w:rsidRPr="0088096E" w:rsidDel="00E32700">
          <w:rPr>
            <w:rPrChange w:id="3145" w:author="michael schneider" w:date="2013-12-03T09:17:00Z">
              <w:rPr>
                <w:rFonts w:ascii="Tahoma" w:hAnsi="Tahoma" w:cs="Tahoma"/>
              </w:rPr>
            </w:rPrChange>
          </w:rPr>
          <w:t>Contact information for learning more about volunteering</w:t>
        </w:r>
      </w:moveFrom>
    </w:p>
    <w:p w14:paraId="05858017" w14:textId="3E487A31" w:rsidR="00B41985" w:rsidRPr="0088096E" w:rsidDel="00826F46" w:rsidRDefault="00B41985" w:rsidP="00EC7913">
      <w:pPr>
        <w:pStyle w:val="Heading3"/>
        <w:ind w:left="1890" w:hanging="810"/>
        <w:rPr>
          <w:rPrChange w:id="3146" w:author="michael schneider" w:date="2013-12-03T09:17:00Z">
            <w:rPr>
              <w:rFonts w:ascii="Tahoma" w:hAnsi="Tahoma" w:cs="Tahoma"/>
            </w:rPr>
          </w:rPrChange>
        </w:rPr>
        <w:pPrChange w:id="3147" w:author="michael schneider" w:date="2013-12-03T13:27:00Z">
          <w:pPr>
            <w:pStyle w:val="Heading2"/>
            <w:tabs>
              <w:tab w:val="left" w:pos="2970"/>
            </w:tabs>
          </w:pPr>
        </w:pPrChange>
      </w:pPr>
      <w:moveFromRangeStart w:id="3148" w:author="michael schneider" w:date="2013-12-03T13:03:00Z" w:name="move373839160"/>
      <w:moveFromRangeEnd w:id="3115"/>
      <w:moveFrom w:id="3149" w:author="michael schneider" w:date="2013-12-03T13:03:00Z">
        <w:r w:rsidRPr="0088096E" w:rsidDel="00826F46">
          <w:rPr>
            <w:rPrChange w:id="3150" w:author="michael schneider" w:date="2013-12-03T09:17:00Z">
              <w:rPr>
                <w:rFonts w:ascii="Tahoma" w:hAnsi="Tahoma" w:cs="Tahoma"/>
              </w:rPr>
            </w:rPrChange>
          </w:rPr>
          <w:t>The system shall allow a user to sign up as a volunteer from the View Volunteer Information webpage.</w:t>
        </w:r>
      </w:moveFrom>
    </w:p>
    <w:p w14:paraId="6D8FA7DA" w14:textId="7D84739A" w:rsidR="00B41985" w:rsidRPr="0088096E" w:rsidDel="00826F46" w:rsidRDefault="00B41985" w:rsidP="00EC7913">
      <w:pPr>
        <w:pStyle w:val="Heading3"/>
        <w:ind w:left="1890" w:hanging="810"/>
        <w:rPr>
          <w:rPrChange w:id="3151" w:author="michael schneider" w:date="2013-12-03T09:17:00Z">
            <w:rPr>
              <w:rFonts w:ascii="Tahoma" w:hAnsi="Tahoma" w:cs="Tahoma"/>
            </w:rPr>
          </w:rPrChange>
        </w:rPr>
        <w:pPrChange w:id="3152" w:author="michael schneider" w:date="2013-12-03T13:27:00Z">
          <w:pPr>
            <w:pStyle w:val="Heading3"/>
            <w:tabs>
              <w:tab w:val="left" w:pos="2970"/>
            </w:tabs>
          </w:pPr>
        </w:pPrChange>
      </w:pPr>
      <w:moveFrom w:id="3153" w:author="michael schneider" w:date="2013-12-03T13:03:00Z">
        <w:r w:rsidRPr="0088096E" w:rsidDel="00826F46">
          <w:rPr>
            <w:rPrChange w:id="3154" w:author="michael schneider" w:date="2013-12-03T09:17:00Z">
              <w:rPr>
                <w:rFonts w:ascii="Tahoma" w:hAnsi="Tahoma" w:cs="Tahoma"/>
              </w:rPr>
            </w:rPrChange>
          </w:rPr>
          <w:t>User Interface Design</w:t>
        </w:r>
      </w:moveFrom>
    </w:p>
    <w:p w14:paraId="3B274A8F" w14:textId="5D53D7ED" w:rsidR="00B41985" w:rsidRPr="0088096E" w:rsidDel="00826F46" w:rsidRDefault="00B41985" w:rsidP="00EC7913">
      <w:pPr>
        <w:pStyle w:val="Heading3"/>
        <w:ind w:left="1890" w:hanging="810"/>
        <w:rPr>
          <w:rPrChange w:id="3155" w:author="michael schneider" w:date="2013-12-03T09:17:00Z">
            <w:rPr>
              <w:rFonts w:ascii="Tahoma" w:hAnsi="Tahoma" w:cs="Tahoma"/>
            </w:rPr>
          </w:rPrChange>
        </w:rPr>
        <w:pPrChange w:id="3156" w:author="michael schneider" w:date="2013-12-03T13:27:00Z">
          <w:pPr>
            <w:pStyle w:val="Heading4"/>
            <w:tabs>
              <w:tab w:val="left" w:pos="2970"/>
            </w:tabs>
          </w:pPr>
        </w:pPrChange>
      </w:pPr>
      <w:moveFrom w:id="3157" w:author="michael schneider" w:date="2013-12-03T13:03:00Z">
        <w:r w:rsidRPr="0088096E" w:rsidDel="00826F46">
          <w:rPr>
            <w:rPrChange w:id="3158" w:author="michael schneider" w:date="2013-12-03T09:17:00Z">
              <w:rPr>
                <w:rFonts w:ascii="Tahoma" w:hAnsi="Tahoma" w:cs="Tahoma"/>
              </w:rPr>
            </w:rPrChange>
          </w:rPr>
          <w:t>&lt;TODO&gt;</w:t>
        </w:r>
      </w:moveFrom>
    </w:p>
    <w:p w14:paraId="6D642D3C" w14:textId="748F7809" w:rsidR="00B41985" w:rsidRPr="0088096E" w:rsidDel="00826F46" w:rsidRDefault="00B41985" w:rsidP="00EC7913">
      <w:pPr>
        <w:pStyle w:val="Heading3"/>
        <w:ind w:left="1890" w:hanging="810"/>
        <w:rPr>
          <w:rPrChange w:id="3159" w:author="michael schneider" w:date="2013-12-03T09:17:00Z">
            <w:rPr>
              <w:rFonts w:ascii="Tahoma" w:hAnsi="Tahoma" w:cs="Tahoma"/>
            </w:rPr>
          </w:rPrChange>
        </w:rPr>
        <w:pPrChange w:id="3160" w:author="michael schneider" w:date="2013-12-03T13:27:00Z">
          <w:pPr>
            <w:pStyle w:val="Heading3"/>
            <w:tabs>
              <w:tab w:val="left" w:pos="2970"/>
            </w:tabs>
          </w:pPr>
        </w:pPrChange>
      </w:pPr>
      <w:moveFrom w:id="3161" w:author="michael schneider" w:date="2013-12-03T13:03:00Z">
        <w:r w:rsidRPr="0088096E" w:rsidDel="00826F46">
          <w:rPr>
            <w:rPrChange w:id="3162" w:author="michael schneider" w:date="2013-12-03T09:17:00Z">
              <w:rPr>
                <w:rFonts w:ascii="Tahoma" w:hAnsi="Tahoma" w:cs="Tahoma"/>
              </w:rPr>
            </w:rPrChange>
          </w:rPr>
          <w:t>The system shall register a user as a volunteer when the user presses the Sign Up button.</w:t>
        </w:r>
      </w:moveFrom>
    </w:p>
    <w:p w14:paraId="3728361B" w14:textId="3EFCE269" w:rsidR="00B41985" w:rsidRPr="0088096E" w:rsidDel="00826F46" w:rsidRDefault="00B41985" w:rsidP="00EC7913">
      <w:pPr>
        <w:pStyle w:val="Heading3"/>
        <w:ind w:left="1890" w:hanging="810"/>
        <w:rPr>
          <w:rPrChange w:id="3163" w:author="michael schneider" w:date="2013-12-03T09:17:00Z">
            <w:rPr>
              <w:rFonts w:ascii="Tahoma" w:hAnsi="Tahoma" w:cs="Tahoma"/>
            </w:rPr>
          </w:rPrChange>
        </w:rPr>
        <w:pPrChange w:id="3164" w:author="michael schneider" w:date="2013-12-03T13:27:00Z">
          <w:pPr>
            <w:pStyle w:val="Heading4"/>
            <w:tabs>
              <w:tab w:val="left" w:pos="2970"/>
            </w:tabs>
          </w:pPr>
        </w:pPrChange>
      </w:pPr>
      <w:moveFrom w:id="3165" w:author="michael schneider" w:date="2013-12-03T13:03:00Z">
        <w:r w:rsidRPr="0088096E" w:rsidDel="00826F46">
          <w:rPr>
            <w:rPrChange w:id="3166" w:author="michael schneider" w:date="2013-12-03T09:17:00Z">
              <w:rPr>
                <w:rFonts w:ascii="Tahoma" w:hAnsi="Tahoma" w:cs="Tahoma"/>
              </w:rPr>
            </w:rPrChange>
          </w:rPr>
          <w:t>Sign Up button</w:t>
        </w:r>
      </w:moveFrom>
    </w:p>
    <w:p w14:paraId="1CB08573" w14:textId="79B81598" w:rsidR="00B41985" w:rsidRPr="0088096E" w:rsidDel="00826F46" w:rsidRDefault="00B41985" w:rsidP="00EC7913">
      <w:pPr>
        <w:pStyle w:val="Heading3"/>
        <w:ind w:left="1890" w:hanging="810"/>
        <w:rPr>
          <w:rPrChange w:id="3167" w:author="michael schneider" w:date="2013-12-03T09:17:00Z">
            <w:rPr>
              <w:rFonts w:ascii="Tahoma" w:hAnsi="Tahoma" w:cs="Tahoma"/>
            </w:rPr>
          </w:rPrChange>
        </w:rPr>
        <w:pPrChange w:id="3168" w:author="michael schneider" w:date="2013-12-03T13:27:00Z">
          <w:pPr>
            <w:pStyle w:val="Heading5"/>
            <w:tabs>
              <w:tab w:val="left" w:pos="2970"/>
            </w:tabs>
          </w:pPr>
        </w:pPrChange>
      </w:pPr>
      <w:moveFrom w:id="3169" w:author="michael schneider" w:date="2013-12-03T13:03:00Z">
        <w:r w:rsidRPr="0088096E" w:rsidDel="00826F46">
          <w:rPr>
            <w:rPrChange w:id="3170" w:author="michael schneider" w:date="2013-12-03T09:17:00Z">
              <w:rPr>
                <w:rFonts w:ascii="Tahoma" w:hAnsi="Tahoma" w:cs="Tahoma"/>
              </w:rPr>
            </w:rPrChange>
          </w:rPr>
          <w:t>Sign Up button is only available if:</w:t>
        </w:r>
      </w:moveFrom>
    </w:p>
    <w:p w14:paraId="3AFC45E0" w14:textId="262155FE" w:rsidR="00B41985" w:rsidRPr="0088096E" w:rsidDel="00826F46" w:rsidRDefault="00B41985" w:rsidP="00EC7913">
      <w:pPr>
        <w:pStyle w:val="Heading3"/>
        <w:ind w:left="1890" w:hanging="810"/>
        <w:rPr>
          <w:rPrChange w:id="3171" w:author="michael schneider" w:date="2013-12-03T09:17:00Z">
            <w:rPr>
              <w:rFonts w:ascii="Tahoma" w:hAnsi="Tahoma" w:cs="Tahoma"/>
            </w:rPr>
          </w:rPrChange>
        </w:rPr>
        <w:pPrChange w:id="3172" w:author="michael schneider" w:date="2013-12-03T13:27:00Z">
          <w:pPr>
            <w:pStyle w:val="Heading6"/>
            <w:tabs>
              <w:tab w:val="left" w:pos="2970"/>
            </w:tabs>
          </w:pPr>
        </w:pPrChange>
      </w:pPr>
      <w:moveFrom w:id="3173" w:author="michael schneider" w:date="2013-12-03T13:03:00Z">
        <w:r w:rsidRPr="0088096E" w:rsidDel="00826F46">
          <w:rPr>
            <w:rPrChange w:id="3174" w:author="michael schneider" w:date="2013-12-03T09:17:00Z">
              <w:rPr>
                <w:rFonts w:ascii="Tahoma" w:hAnsi="Tahoma" w:cs="Tahoma"/>
              </w:rPr>
            </w:rPrChange>
          </w:rPr>
          <w:t>User is registered and logged in to the system.</w:t>
        </w:r>
      </w:moveFrom>
    </w:p>
    <w:p w14:paraId="7B116595" w14:textId="67ECA8CB" w:rsidR="00B41985" w:rsidRPr="0088096E" w:rsidDel="00826F46" w:rsidRDefault="00B41985" w:rsidP="00EC7913">
      <w:pPr>
        <w:pStyle w:val="Heading3"/>
        <w:ind w:left="1890" w:hanging="810"/>
        <w:rPr>
          <w:rPrChange w:id="3175" w:author="michael schneider" w:date="2013-12-03T09:17:00Z">
            <w:rPr>
              <w:rFonts w:ascii="Tahoma" w:hAnsi="Tahoma" w:cs="Tahoma"/>
            </w:rPr>
          </w:rPrChange>
        </w:rPr>
        <w:pPrChange w:id="3176" w:author="michael schneider" w:date="2013-12-03T13:27:00Z">
          <w:pPr>
            <w:pStyle w:val="Heading6"/>
            <w:tabs>
              <w:tab w:val="left" w:pos="2970"/>
            </w:tabs>
          </w:pPr>
        </w:pPrChange>
      </w:pPr>
      <w:moveFrom w:id="3177" w:author="michael schneider" w:date="2013-12-03T13:03:00Z">
        <w:r w:rsidRPr="0088096E" w:rsidDel="00826F46">
          <w:rPr>
            <w:rPrChange w:id="3178" w:author="michael schneider" w:date="2013-12-03T09:17:00Z">
              <w:rPr>
                <w:rFonts w:ascii="Tahoma" w:hAnsi="Tahoma" w:cs="Tahoma"/>
              </w:rPr>
            </w:rPrChange>
          </w:rPr>
          <w:t>User is not already flagged by the system as a volunteer.</w:t>
        </w:r>
      </w:moveFrom>
    </w:p>
    <w:p w14:paraId="657302B5" w14:textId="125DFDB9" w:rsidR="00B41985" w:rsidRPr="0088096E" w:rsidDel="00826F46" w:rsidRDefault="00B41985" w:rsidP="00EC7913">
      <w:pPr>
        <w:pStyle w:val="Heading3"/>
        <w:ind w:left="1890" w:hanging="810"/>
        <w:rPr>
          <w:rPrChange w:id="3179" w:author="michael schneider" w:date="2013-12-03T09:17:00Z">
            <w:rPr>
              <w:rFonts w:ascii="Tahoma" w:hAnsi="Tahoma" w:cs="Tahoma"/>
            </w:rPr>
          </w:rPrChange>
        </w:rPr>
        <w:pPrChange w:id="3180" w:author="michael schneider" w:date="2013-12-03T13:27:00Z">
          <w:pPr>
            <w:pStyle w:val="Heading5"/>
            <w:tabs>
              <w:tab w:val="left" w:pos="2970"/>
            </w:tabs>
          </w:pPr>
        </w:pPrChange>
      </w:pPr>
      <w:moveFrom w:id="3181" w:author="michael schneider" w:date="2013-12-03T13:03:00Z">
        <w:r w:rsidRPr="0088096E" w:rsidDel="00826F46">
          <w:rPr>
            <w:rPrChange w:id="3182" w:author="michael schneider" w:date="2013-12-03T09:17:00Z">
              <w:rPr>
                <w:rFonts w:ascii="Tahoma" w:hAnsi="Tahoma" w:cs="Tahoma"/>
              </w:rPr>
            </w:rPrChange>
          </w:rPr>
          <w:t>When the user presses the Sign Up button, the system flags the user as a volunteer, enabling access to volunteer-specific content. E-mail confirmations are sent to the user and administrators. A confirmation is displayed, and the system returns to the previous webpage.</w:t>
        </w:r>
      </w:moveFrom>
    </w:p>
    <w:p w14:paraId="083BC415" w14:textId="0CC05D3F" w:rsidR="00B41985" w:rsidRPr="0088096E" w:rsidDel="00826F46" w:rsidRDefault="00B41985" w:rsidP="00EC7913">
      <w:pPr>
        <w:pStyle w:val="Heading3"/>
        <w:ind w:left="1890" w:hanging="810"/>
        <w:rPr>
          <w:rPrChange w:id="3183" w:author="michael schneider" w:date="2013-12-03T09:17:00Z">
            <w:rPr>
              <w:rFonts w:ascii="Tahoma" w:hAnsi="Tahoma" w:cs="Tahoma"/>
            </w:rPr>
          </w:rPrChange>
        </w:rPr>
        <w:pPrChange w:id="3184" w:author="michael schneider" w:date="2013-12-03T13:27:00Z">
          <w:pPr>
            <w:pStyle w:val="Heading3"/>
            <w:tabs>
              <w:tab w:val="left" w:pos="2970"/>
            </w:tabs>
          </w:pPr>
        </w:pPrChange>
      </w:pPr>
      <w:moveFrom w:id="3185" w:author="michael schneider" w:date="2013-12-03T13:03:00Z">
        <w:r w:rsidRPr="0088096E" w:rsidDel="00826F46">
          <w:rPr>
            <w:rPrChange w:id="3186" w:author="michael schneider" w:date="2013-12-03T09:17:00Z">
              <w:rPr>
                <w:rFonts w:ascii="Tahoma" w:hAnsi="Tahoma" w:cs="Tahoma"/>
              </w:rPr>
            </w:rPrChange>
          </w:rPr>
          <w:t>The system shall allow a volunteer to add, modify, or remove availability timeslots using the Manage Volunteer Availability webpage.</w:t>
        </w:r>
      </w:moveFrom>
    </w:p>
    <w:p w14:paraId="77DE0370" w14:textId="4AC60198" w:rsidR="00B41985" w:rsidRPr="0088096E" w:rsidDel="00826F46" w:rsidRDefault="00B41985" w:rsidP="00EC7913">
      <w:pPr>
        <w:pStyle w:val="Heading3"/>
        <w:ind w:left="1890" w:hanging="810"/>
        <w:rPr>
          <w:rPrChange w:id="3187" w:author="michael schneider" w:date="2013-12-03T09:17:00Z">
            <w:rPr>
              <w:rFonts w:ascii="Tahoma" w:hAnsi="Tahoma" w:cs="Tahoma"/>
            </w:rPr>
          </w:rPrChange>
        </w:rPr>
        <w:pPrChange w:id="3188" w:author="michael schneider" w:date="2013-12-03T13:27:00Z">
          <w:pPr>
            <w:pStyle w:val="Heading4"/>
            <w:tabs>
              <w:tab w:val="left" w:pos="2970"/>
            </w:tabs>
          </w:pPr>
        </w:pPrChange>
      </w:pPr>
      <w:moveFrom w:id="3189" w:author="michael schneider" w:date="2013-12-03T13:03:00Z">
        <w:r w:rsidRPr="0088096E" w:rsidDel="00826F46">
          <w:rPr>
            <w:rPrChange w:id="3190" w:author="michael schneider" w:date="2013-12-03T09:17:00Z">
              <w:rPr>
                <w:rFonts w:ascii="Tahoma" w:hAnsi="Tahoma" w:cs="Tahoma"/>
              </w:rPr>
            </w:rPrChange>
          </w:rPr>
          <w:t xml:space="preserve"> User Interface Design</w:t>
        </w:r>
      </w:moveFrom>
    </w:p>
    <w:p w14:paraId="1B36C72B" w14:textId="2937F78A" w:rsidR="00B41985" w:rsidRPr="0088096E" w:rsidDel="00826F46" w:rsidRDefault="00B41985" w:rsidP="00EC7913">
      <w:pPr>
        <w:pStyle w:val="Heading3"/>
        <w:ind w:left="1890" w:hanging="810"/>
        <w:rPr>
          <w:rPrChange w:id="3191" w:author="michael schneider" w:date="2013-12-03T09:17:00Z">
            <w:rPr>
              <w:rFonts w:ascii="Tahoma" w:hAnsi="Tahoma" w:cs="Tahoma"/>
            </w:rPr>
          </w:rPrChange>
        </w:rPr>
        <w:pPrChange w:id="3192" w:author="michael schneider" w:date="2013-12-03T13:27:00Z">
          <w:pPr>
            <w:pStyle w:val="Heading5"/>
            <w:tabs>
              <w:tab w:val="left" w:pos="2970"/>
            </w:tabs>
          </w:pPr>
        </w:pPrChange>
      </w:pPr>
      <w:moveFrom w:id="3193" w:author="michael schneider" w:date="2013-12-03T13:03:00Z">
        <w:r w:rsidRPr="0088096E" w:rsidDel="00826F46">
          <w:rPr>
            <w:rPrChange w:id="3194" w:author="michael schneider" w:date="2013-12-03T09:17:00Z">
              <w:rPr>
                <w:rFonts w:ascii="Tahoma" w:hAnsi="Tahoma" w:cs="Tahoma"/>
              </w:rPr>
            </w:rPrChange>
          </w:rPr>
          <w:t>&lt;TODO&gt;</w:t>
        </w:r>
      </w:moveFrom>
    </w:p>
    <w:p w14:paraId="1F836A41" w14:textId="6320425F" w:rsidR="00B41985" w:rsidRPr="0088096E" w:rsidDel="00826F46" w:rsidRDefault="00B41985" w:rsidP="00EC7913">
      <w:pPr>
        <w:pStyle w:val="Heading3"/>
        <w:ind w:left="1890" w:hanging="810"/>
        <w:rPr>
          <w:rPrChange w:id="3195" w:author="michael schneider" w:date="2013-12-03T09:17:00Z">
            <w:rPr>
              <w:rFonts w:ascii="Tahoma" w:hAnsi="Tahoma" w:cs="Tahoma"/>
            </w:rPr>
          </w:rPrChange>
        </w:rPr>
        <w:pPrChange w:id="3196" w:author="michael schneider" w:date="2013-12-03T13:27:00Z">
          <w:pPr>
            <w:pStyle w:val="Heading4"/>
            <w:tabs>
              <w:tab w:val="left" w:pos="2970"/>
            </w:tabs>
          </w:pPr>
        </w:pPrChange>
      </w:pPr>
      <w:moveFrom w:id="3197" w:author="michael schneider" w:date="2013-12-03T13:03:00Z">
        <w:r w:rsidRPr="0088096E" w:rsidDel="00826F46">
          <w:rPr>
            <w:rPrChange w:id="3198" w:author="michael schneider" w:date="2013-12-03T09:17:00Z">
              <w:rPr>
                <w:rFonts w:ascii="Tahoma" w:hAnsi="Tahoma" w:cs="Tahoma"/>
              </w:rPr>
            </w:rPrChange>
          </w:rPr>
          <w:t xml:space="preserve"> Manage Volunteer Availability webpage</w:t>
        </w:r>
      </w:moveFrom>
    </w:p>
    <w:p w14:paraId="0F900AD8" w14:textId="5E2EA840" w:rsidR="00B41985" w:rsidRPr="0088096E" w:rsidDel="00826F46" w:rsidRDefault="00B41985" w:rsidP="00EC7913">
      <w:pPr>
        <w:pStyle w:val="Heading3"/>
        <w:ind w:left="1890" w:hanging="810"/>
        <w:rPr>
          <w:rPrChange w:id="3199" w:author="michael schneider" w:date="2013-12-03T09:17:00Z">
            <w:rPr>
              <w:rFonts w:ascii="Tahoma" w:hAnsi="Tahoma" w:cs="Tahoma"/>
            </w:rPr>
          </w:rPrChange>
        </w:rPr>
        <w:pPrChange w:id="3200" w:author="michael schneider" w:date="2013-12-03T13:27:00Z">
          <w:pPr>
            <w:pStyle w:val="Heading5"/>
            <w:tabs>
              <w:tab w:val="left" w:pos="2970"/>
            </w:tabs>
          </w:pPr>
        </w:pPrChange>
      </w:pPr>
      <w:moveFrom w:id="3201" w:author="michael schneider" w:date="2013-12-03T13:03:00Z">
        <w:r w:rsidRPr="0088096E" w:rsidDel="00826F46">
          <w:rPr>
            <w:rPrChange w:id="3202" w:author="michael schneider" w:date="2013-12-03T09:17:00Z">
              <w:rPr>
                <w:rFonts w:ascii="Tahoma" w:hAnsi="Tahoma" w:cs="Tahoma"/>
              </w:rPr>
            </w:rPrChange>
          </w:rPr>
          <w:t>The Manage Volunteer Availability webpage displays all timeslots for which the volunteer has indicated availability. It displays a list of the volunteer’s availability timeslots. For each timeslot, modify and remove buttons are available. Additionally, an add button is available on the page.</w:t>
        </w:r>
      </w:moveFrom>
    </w:p>
    <w:p w14:paraId="23FCC208" w14:textId="3EF990D7" w:rsidR="00B41985" w:rsidRPr="0088096E" w:rsidDel="00826F46" w:rsidRDefault="00B41985" w:rsidP="00EC7913">
      <w:pPr>
        <w:pStyle w:val="Heading3"/>
        <w:ind w:left="1890" w:hanging="810"/>
        <w:rPr>
          <w:rPrChange w:id="3203" w:author="michael schneider" w:date="2013-12-03T09:17:00Z">
            <w:rPr>
              <w:rFonts w:ascii="Tahoma" w:hAnsi="Tahoma" w:cs="Tahoma"/>
            </w:rPr>
          </w:rPrChange>
        </w:rPr>
        <w:pPrChange w:id="3204" w:author="michael schneider" w:date="2013-12-03T13:27:00Z">
          <w:pPr>
            <w:pStyle w:val="Heading5"/>
            <w:tabs>
              <w:tab w:val="left" w:pos="2970"/>
            </w:tabs>
          </w:pPr>
        </w:pPrChange>
      </w:pPr>
      <w:moveFrom w:id="3205" w:author="michael schneider" w:date="2013-12-03T13:03:00Z">
        <w:r w:rsidRPr="0088096E" w:rsidDel="00826F46">
          <w:rPr>
            <w:rPrChange w:id="3206" w:author="michael schneider" w:date="2013-12-03T09:17:00Z">
              <w:rPr>
                <w:rFonts w:ascii="Tahoma" w:hAnsi="Tahoma" w:cs="Tahoma"/>
              </w:rPr>
            </w:rPrChange>
          </w:rPr>
          <w:t>The Manage Volunteer Availability webpage and related forms are only available if a user is logged in and registered as a volunteer.</w:t>
        </w:r>
      </w:moveFrom>
    </w:p>
    <w:p w14:paraId="32AC8446" w14:textId="4E74BA46" w:rsidR="00B41985" w:rsidRPr="0088096E" w:rsidDel="00826F46" w:rsidRDefault="00B41985" w:rsidP="00EC7913">
      <w:pPr>
        <w:pStyle w:val="Heading3"/>
        <w:ind w:left="1890" w:hanging="810"/>
        <w:rPr>
          <w:rPrChange w:id="3207" w:author="michael schneider" w:date="2013-12-03T09:17:00Z">
            <w:rPr>
              <w:rFonts w:ascii="Tahoma" w:hAnsi="Tahoma" w:cs="Tahoma"/>
            </w:rPr>
          </w:rPrChange>
        </w:rPr>
        <w:pPrChange w:id="3208" w:author="michael schneider" w:date="2013-12-03T13:27:00Z">
          <w:pPr>
            <w:pStyle w:val="Heading4"/>
            <w:tabs>
              <w:tab w:val="left" w:pos="2970"/>
            </w:tabs>
          </w:pPr>
        </w:pPrChange>
      </w:pPr>
      <w:moveFrom w:id="3209" w:author="michael schneider" w:date="2013-12-03T13:03:00Z">
        <w:r w:rsidRPr="0088096E" w:rsidDel="00826F46">
          <w:rPr>
            <w:rPrChange w:id="3210" w:author="michael schneider" w:date="2013-12-03T09:17:00Z">
              <w:rPr>
                <w:rFonts w:ascii="Tahoma" w:hAnsi="Tahoma" w:cs="Tahoma"/>
              </w:rPr>
            </w:rPrChange>
          </w:rPr>
          <w:t xml:space="preserve"> The system shall allow a volunteer to add an availability timeslot by pressing the add button on the Manage Volunteer Availability webpage.</w:t>
        </w:r>
      </w:moveFrom>
    </w:p>
    <w:p w14:paraId="1F5B4354" w14:textId="6F1AE153" w:rsidR="00B41985" w:rsidRPr="0088096E" w:rsidDel="00826F46" w:rsidRDefault="00B41985" w:rsidP="00EC7913">
      <w:pPr>
        <w:pStyle w:val="Heading3"/>
        <w:ind w:left="1890" w:hanging="810"/>
        <w:rPr>
          <w:rPrChange w:id="3211" w:author="michael schneider" w:date="2013-12-03T09:17:00Z">
            <w:rPr>
              <w:rFonts w:ascii="Tahoma" w:hAnsi="Tahoma" w:cs="Tahoma"/>
            </w:rPr>
          </w:rPrChange>
        </w:rPr>
        <w:pPrChange w:id="3212" w:author="michael schneider" w:date="2013-12-03T13:27:00Z">
          <w:pPr>
            <w:pStyle w:val="Heading5"/>
            <w:tabs>
              <w:tab w:val="left" w:pos="2970"/>
            </w:tabs>
          </w:pPr>
        </w:pPrChange>
      </w:pPr>
      <w:moveFrom w:id="3213" w:author="michael schneider" w:date="2013-12-03T13:03:00Z">
        <w:r w:rsidRPr="0088096E" w:rsidDel="00826F46">
          <w:rPr>
            <w:rPrChange w:id="3214" w:author="michael schneider" w:date="2013-12-03T09:17:00Z">
              <w:rPr>
                <w:rFonts w:ascii="Tahoma" w:hAnsi="Tahoma" w:cs="Tahoma"/>
              </w:rPr>
            </w:rPrChange>
          </w:rPr>
          <w:t>Add button</w:t>
        </w:r>
      </w:moveFrom>
    </w:p>
    <w:p w14:paraId="0B32B573" w14:textId="75431B72" w:rsidR="00B41985" w:rsidRPr="0088096E" w:rsidDel="00826F46" w:rsidRDefault="00B41985" w:rsidP="00EC7913">
      <w:pPr>
        <w:pStyle w:val="Heading3"/>
        <w:ind w:left="1890" w:hanging="810"/>
        <w:rPr>
          <w:rPrChange w:id="3215" w:author="michael schneider" w:date="2013-12-03T09:17:00Z">
            <w:rPr>
              <w:rFonts w:ascii="Tahoma" w:hAnsi="Tahoma" w:cs="Tahoma"/>
            </w:rPr>
          </w:rPrChange>
        </w:rPr>
        <w:pPrChange w:id="3216" w:author="michael schneider" w:date="2013-12-03T13:27:00Z">
          <w:pPr>
            <w:pStyle w:val="Heading6"/>
            <w:tabs>
              <w:tab w:val="left" w:pos="2970"/>
            </w:tabs>
          </w:pPr>
        </w:pPrChange>
      </w:pPr>
      <w:moveFrom w:id="3217" w:author="michael schneider" w:date="2013-12-03T13:03:00Z">
        <w:r w:rsidRPr="0088096E" w:rsidDel="00826F46">
          <w:rPr>
            <w:rPrChange w:id="3218" w:author="michael schneider" w:date="2013-12-03T09:17:00Z">
              <w:rPr>
                <w:rFonts w:ascii="Tahoma" w:hAnsi="Tahoma" w:cs="Tahoma"/>
              </w:rPr>
            </w:rPrChange>
          </w:rPr>
          <w:t>When pressed, the add Availability Timeslot Form appears.</w:t>
        </w:r>
      </w:moveFrom>
    </w:p>
    <w:p w14:paraId="3367BEA4" w14:textId="2A377C88" w:rsidR="00B41985" w:rsidRPr="0088096E" w:rsidDel="00826F46" w:rsidRDefault="00B41985" w:rsidP="00EC7913">
      <w:pPr>
        <w:pStyle w:val="Heading3"/>
        <w:ind w:left="1890" w:hanging="810"/>
        <w:rPr>
          <w:rPrChange w:id="3219" w:author="michael schneider" w:date="2013-12-03T09:17:00Z">
            <w:rPr>
              <w:rFonts w:ascii="Tahoma" w:hAnsi="Tahoma" w:cs="Tahoma"/>
            </w:rPr>
          </w:rPrChange>
        </w:rPr>
        <w:pPrChange w:id="3220" w:author="michael schneider" w:date="2013-12-03T13:27:00Z">
          <w:pPr>
            <w:pStyle w:val="Heading6"/>
            <w:tabs>
              <w:tab w:val="left" w:pos="2970"/>
            </w:tabs>
          </w:pPr>
        </w:pPrChange>
      </w:pPr>
      <w:moveFrom w:id="3221" w:author="michael schneider" w:date="2013-12-03T13:03:00Z">
        <w:r w:rsidRPr="0088096E" w:rsidDel="00826F46">
          <w:rPr>
            <w:rPrChange w:id="3222" w:author="michael schneider" w:date="2013-12-03T09:17:00Z">
              <w:rPr>
                <w:rFonts w:ascii="Tahoma" w:hAnsi="Tahoma" w:cs="Tahoma"/>
              </w:rPr>
            </w:rPrChange>
          </w:rPr>
          <w:t>The system shall allow a volunteer to add an availability timeslot by entering the start time, end time, day, availability, and comment, then pressing the confirm button on the Add Availability Timeslot Form.</w:t>
        </w:r>
      </w:moveFrom>
    </w:p>
    <w:p w14:paraId="2E096675" w14:textId="2DB135CA" w:rsidR="00B41985" w:rsidRPr="0088096E" w:rsidDel="00826F46" w:rsidRDefault="00B41985" w:rsidP="00EC7913">
      <w:pPr>
        <w:pStyle w:val="Heading3"/>
        <w:ind w:left="1890" w:hanging="810"/>
        <w:rPr>
          <w:rPrChange w:id="3223" w:author="michael schneider" w:date="2013-12-03T09:17:00Z">
            <w:rPr>
              <w:rFonts w:ascii="Tahoma" w:hAnsi="Tahoma" w:cs="Tahoma"/>
            </w:rPr>
          </w:rPrChange>
        </w:rPr>
        <w:pPrChange w:id="3224" w:author="michael schneider" w:date="2013-12-03T13:27:00Z">
          <w:pPr>
            <w:pStyle w:val="Heading7"/>
            <w:tabs>
              <w:tab w:val="left" w:pos="2970"/>
            </w:tabs>
          </w:pPr>
        </w:pPrChange>
      </w:pPr>
      <w:moveFrom w:id="3225" w:author="michael schneider" w:date="2013-12-03T13:03:00Z">
        <w:r w:rsidRPr="0088096E" w:rsidDel="00826F46">
          <w:rPr>
            <w:rPrChange w:id="3226" w:author="michael schneider" w:date="2013-12-03T09:17:00Z">
              <w:rPr>
                <w:rFonts w:ascii="Tahoma" w:hAnsi="Tahoma" w:cs="Tahoma"/>
              </w:rPr>
            </w:rPrChange>
          </w:rPr>
          <w:t>Start time</w:t>
        </w:r>
      </w:moveFrom>
    </w:p>
    <w:p w14:paraId="39AC57EB" w14:textId="02694BB2" w:rsidR="00B41985" w:rsidRPr="0088096E" w:rsidDel="00826F46" w:rsidRDefault="00B41985" w:rsidP="00EC7913">
      <w:pPr>
        <w:pStyle w:val="Heading3"/>
        <w:ind w:left="1890" w:hanging="810"/>
        <w:rPr>
          <w:rPrChange w:id="3227" w:author="michael schneider" w:date="2013-12-03T09:17:00Z">
            <w:rPr>
              <w:rFonts w:ascii="Tahoma" w:hAnsi="Tahoma" w:cs="Tahoma"/>
            </w:rPr>
          </w:rPrChange>
        </w:rPr>
        <w:pPrChange w:id="3228" w:author="michael schneider" w:date="2013-12-03T13:27:00Z">
          <w:pPr>
            <w:pStyle w:val="Heading8"/>
            <w:tabs>
              <w:tab w:val="left" w:pos="2970"/>
            </w:tabs>
          </w:pPr>
        </w:pPrChange>
      </w:pPr>
      <w:moveFrom w:id="3229" w:author="michael schneider" w:date="2013-12-03T13:03:00Z">
        <w:r w:rsidRPr="0088096E" w:rsidDel="00826F46">
          <w:rPr>
            <w:rPrChange w:id="3230" w:author="michael schneider" w:date="2013-12-03T09:17:00Z">
              <w:rPr>
                <w:rFonts w:ascii="Tahoma" w:hAnsi="Tahoma" w:cs="Tahoma"/>
              </w:rPr>
            </w:rPrChange>
          </w:rPr>
          <w:t>&lt;start time&gt; ::= {time}</w:t>
        </w:r>
      </w:moveFrom>
    </w:p>
    <w:p w14:paraId="23B59BCE" w14:textId="1C899FD1" w:rsidR="00B41985" w:rsidRPr="0088096E" w:rsidDel="00826F46" w:rsidRDefault="00B41985" w:rsidP="00EC7913">
      <w:pPr>
        <w:pStyle w:val="Heading3"/>
        <w:ind w:left="1890" w:hanging="810"/>
        <w:rPr>
          <w:rPrChange w:id="3231" w:author="michael schneider" w:date="2013-12-03T09:17:00Z">
            <w:rPr>
              <w:rFonts w:ascii="Tahoma" w:hAnsi="Tahoma" w:cs="Tahoma"/>
            </w:rPr>
          </w:rPrChange>
        </w:rPr>
        <w:pPrChange w:id="3232" w:author="michael schneider" w:date="2013-12-03T13:27:00Z">
          <w:pPr>
            <w:pStyle w:val="Heading8"/>
            <w:tabs>
              <w:tab w:val="left" w:pos="2970"/>
            </w:tabs>
          </w:pPr>
        </w:pPrChange>
      </w:pPr>
      <w:moveFrom w:id="3233" w:author="michael schneider" w:date="2013-12-03T13:03:00Z">
        <w:r w:rsidRPr="0088096E" w:rsidDel="00826F46">
          <w:rPr>
            <w:rPrChange w:id="3234" w:author="michael schneider" w:date="2013-12-03T09:17:00Z">
              <w:rPr>
                <w:rFonts w:ascii="Tahoma" w:hAnsi="Tahoma" w:cs="Tahoma"/>
              </w:rPr>
            </w:rPrChange>
          </w:rPr>
          <w:t>&lt;start time&gt; &lt; &lt;end time&gt;</w:t>
        </w:r>
      </w:moveFrom>
    </w:p>
    <w:p w14:paraId="0926E19D" w14:textId="28B5E429" w:rsidR="00B41985" w:rsidRPr="0088096E" w:rsidDel="00826F46" w:rsidRDefault="00B41985" w:rsidP="00EC7913">
      <w:pPr>
        <w:pStyle w:val="Heading3"/>
        <w:ind w:left="1890" w:hanging="810"/>
        <w:rPr>
          <w:rPrChange w:id="3235" w:author="michael schneider" w:date="2013-12-03T09:17:00Z">
            <w:rPr>
              <w:rFonts w:ascii="Tahoma" w:hAnsi="Tahoma" w:cs="Tahoma"/>
            </w:rPr>
          </w:rPrChange>
        </w:rPr>
        <w:pPrChange w:id="3236" w:author="michael schneider" w:date="2013-12-03T13:27:00Z">
          <w:pPr>
            <w:pStyle w:val="Heading8"/>
            <w:tabs>
              <w:tab w:val="left" w:pos="2970"/>
            </w:tabs>
          </w:pPr>
        </w:pPrChange>
      </w:pPr>
      <w:moveFrom w:id="3237" w:author="michael schneider" w:date="2013-12-03T13:03:00Z">
        <w:r w:rsidRPr="0088096E" w:rsidDel="00826F46">
          <w:rPr>
            <w:rPrChange w:id="3238" w:author="michael schneider" w:date="2013-12-03T09:17:00Z">
              <w:rPr>
                <w:rFonts w:ascii="Tahoma" w:hAnsi="Tahoma" w:cs="Tahoma"/>
              </w:rPr>
            </w:rPrChange>
          </w:rPr>
          <w:t>If the entered start time is left blank and the confirm button is pressed, the system shall display “Please enter a start time.” in a box next to the field.</w:t>
        </w:r>
      </w:moveFrom>
    </w:p>
    <w:p w14:paraId="33AA0B38" w14:textId="1C4F45D8" w:rsidR="00B41985" w:rsidRPr="0088096E" w:rsidDel="00826F46" w:rsidRDefault="00B41985" w:rsidP="00EC7913">
      <w:pPr>
        <w:pStyle w:val="Heading3"/>
        <w:ind w:left="1890" w:hanging="810"/>
        <w:rPr>
          <w:rPrChange w:id="3239" w:author="michael schneider" w:date="2013-12-03T09:17:00Z">
            <w:rPr>
              <w:rFonts w:ascii="Tahoma" w:hAnsi="Tahoma" w:cs="Tahoma"/>
            </w:rPr>
          </w:rPrChange>
        </w:rPr>
        <w:pPrChange w:id="3240" w:author="michael schneider" w:date="2013-12-03T13:27:00Z">
          <w:pPr>
            <w:pStyle w:val="Heading8"/>
            <w:tabs>
              <w:tab w:val="left" w:pos="2970"/>
            </w:tabs>
          </w:pPr>
        </w:pPrChange>
      </w:pPr>
      <w:moveFrom w:id="3241" w:author="michael schneider" w:date="2013-12-03T13:03:00Z">
        <w:r w:rsidRPr="0088096E" w:rsidDel="00826F46">
          <w:rPr>
            <w:rPrChange w:id="3242" w:author="michael schneider" w:date="2013-12-03T09:17:00Z">
              <w:rPr>
                <w:rFonts w:ascii="Tahoma" w:hAnsi="Tahoma" w:cs="Tahoma"/>
              </w:rPr>
            </w:rPrChange>
          </w:rPr>
          <w:t>If the entered start time is not earlier than the entered end time and the confirm button is pressed, the system shall display “Start time must be earlier than end time.” in a box next to the field.</w:t>
        </w:r>
      </w:moveFrom>
    </w:p>
    <w:p w14:paraId="1D7D2C40" w14:textId="283741BE" w:rsidR="00B41985" w:rsidRPr="0088096E" w:rsidDel="00826F46" w:rsidRDefault="00B41985" w:rsidP="00EC7913">
      <w:pPr>
        <w:pStyle w:val="Heading3"/>
        <w:ind w:left="1890" w:hanging="810"/>
        <w:rPr>
          <w:rPrChange w:id="3243" w:author="michael schneider" w:date="2013-12-03T09:17:00Z">
            <w:rPr>
              <w:rFonts w:ascii="Tahoma" w:hAnsi="Tahoma" w:cs="Tahoma"/>
            </w:rPr>
          </w:rPrChange>
        </w:rPr>
        <w:pPrChange w:id="3244" w:author="michael schneider" w:date="2013-12-03T13:27:00Z">
          <w:pPr>
            <w:pStyle w:val="Heading7"/>
            <w:tabs>
              <w:tab w:val="left" w:pos="2970"/>
            </w:tabs>
          </w:pPr>
        </w:pPrChange>
      </w:pPr>
      <w:moveFrom w:id="3245" w:author="michael schneider" w:date="2013-12-03T13:03:00Z">
        <w:r w:rsidRPr="0088096E" w:rsidDel="00826F46">
          <w:rPr>
            <w:rPrChange w:id="3246" w:author="michael schneider" w:date="2013-12-03T09:17:00Z">
              <w:rPr>
                <w:rFonts w:ascii="Tahoma" w:hAnsi="Tahoma" w:cs="Tahoma"/>
              </w:rPr>
            </w:rPrChange>
          </w:rPr>
          <w:t>End time</w:t>
        </w:r>
      </w:moveFrom>
    </w:p>
    <w:p w14:paraId="661762F9" w14:textId="6AE1DA6E" w:rsidR="00B41985" w:rsidRPr="0088096E" w:rsidDel="00826F46" w:rsidRDefault="00B41985" w:rsidP="00EC7913">
      <w:pPr>
        <w:pStyle w:val="Heading3"/>
        <w:ind w:left="1890" w:hanging="810"/>
        <w:rPr>
          <w:rPrChange w:id="3247" w:author="michael schneider" w:date="2013-12-03T09:17:00Z">
            <w:rPr>
              <w:rFonts w:ascii="Tahoma" w:hAnsi="Tahoma" w:cs="Tahoma"/>
            </w:rPr>
          </w:rPrChange>
        </w:rPr>
        <w:pPrChange w:id="3248" w:author="michael schneider" w:date="2013-12-03T13:27:00Z">
          <w:pPr>
            <w:pStyle w:val="Heading8"/>
            <w:tabs>
              <w:tab w:val="left" w:pos="2970"/>
            </w:tabs>
          </w:pPr>
        </w:pPrChange>
      </w:pPr>
      <w:moveFrom w:id="3249" w:author="michael schneider" w:date="2013-12-03T13:03:00Z">
        <w:r w:rsidRPr="0088096E" w:rsidDel="00826F46">
          <w:rPr>
            <w:rPrChange w:id="3250" w:author="michael schneider" w:date="2013-12-03T09:17:00Z">
              <w:rPr>
                <w:rFonts w:ascii="Tahoma" w:hAnsi="Tahoma" w:cs="Tahoma"/>
              </w:rPr>
            </w:rPrChange>
          </w:rPr>
          <w:t>&lt;end time&gt; ::= {time}</w:t>
        </w:r>
      </w:moveFrom>
    </w:p>
    <w:p w14:paraId="2A3CCE7D" w14:textId="7585A7F1" w:rsidR="00B41985" w:rsidRPr="0088096E" w:rsidDel="00826F46" w:rsidRDefault="00B41985" w:rsidP="00EC7913">
      <w:pPr>
        <w:pStyle w:val="Heading3"/>
        <w:ind w:left="1890" w:hanging="810"/>
        <w:rPr>
          <w:rPrChange w:id="3251" w:author="michael schneider" w:date="2013-12-03T09:17:00Z">
            <w:rPr>
              <w:rFonts w:ascii="Tahoma" w:hAnsi="Tahoma" w:cs="Tahoma"/>
            </w:rPr>
          </w:rPrChange>
        </w:rPr>
        <w:pPrChange w:id="3252" w:author="michael schneider" w:date="2013-12-03T13:27:00Z">
          <w:pPr>
            <w:pStyle w:val="Heading8"/>
            <w:tabs>
              <w:tab w:val="left" w:pos="2970"/>
            </w:tabs>
          </w:pPr>
        </w:pPrChange>
      </w:pPr>
      <w:moveFrom w:id="3253" w:author="michael schneider" w:date="2013-12-03T13:03:00Z">
        <w:r w:rsidRPr="0088096E" w:rsidDel="00826F46">
          <w:rPr>
            <w:rPrChange w:id="3254" w:author="michael schneider" w:date="2013-12-03T09:17:00Z">
              <w:rPr>
                <w:rFonts w:ascii="Tahoma" w:hAnsi="Tahoma" w:cs="Tahoma"/>
              </w:rPr>
            </w:rPrChange>
          </w:rPr>
          <w:t>If the entered end time is left blank and the confirm button is pressed, the system shall display “Please enter an end time.” in a box next to the field.</w:t>
        </w:r>
      </w:moveFrom>
    </w:p>
    <w:p w14:paraId="79CA57B1" w14:textId="2388BDAA" w:rsidR="00B41985" w:rsidRPr="0088096E" w:rsidDel="00826F46" w:rsidRDefault="00B41985" w:rsidP="00EC7913">
      <w:pPr>
        <w:pStyle w:val="Heading3"/>
        <w:ind w:left="1890" w:hanging="810"/>
        <w:rPr>
          <w:rPrChange w:id="3255" w:author="michael schneider" w:date="2013-12-03T09:17:00Z">
            <w:rPr>
              <w:rFonts w:ascii="Tahoma" w:hAnsi="Tahoma" w:cs="Tahoma"/>
            </w:rPr>
          </w:rPrChange>
        </w:rPr>
        <w:pPrChange w:id="3256" w:author="michael schneider" w:date="2013-12-03T13:27:00Z">
          <w:pPr>
            <w:pStyle w:val="Heading7"/>
            <w:tabs>
              <w:tab w:val="left" w:pos="2970"/>
            </w:tabs>
          </w:pPr>
        </w:pPrChange>
      </w:pPr>
      <w:moveFrom w:id="3257" w:author="michael schneider" w:date="2013-12-03T13:03:00Z">
        <w:r w:rsidRPr="0088096E" w:rsidDel="00826F46">
          <w:rPr>
            <w:rPrChange w:id="3258" w:author="michael schneider" w:date="2013-12-03T09:17:00Z">
              <w:rPr>
                <w:rFonts w:ascii="Tahoma" w:hAnsi="Tahoma" w:cs="Tahoma"/>
              </w:rPr>
            </w:rPrChange>
          </w:rPr>
          <w:t>Day</w:t>
        </w:r>
      </w:moveFrom>
    </w:p>
    <w:p w14:paraId="629309AD" w14:textId="04BD5177" w:rsidR="00B41985" w:rsidRPr="0088096E" w:rsidDel="00826F46" w:rsidRDefault="00B41985" w:rsidP="00EC7913">
      <w:pPr>
        <w:pStyle w:val="Heading3"/>
        <w:ind w:left="1890" w:hanging="810"/>
        <w:rPr>
          <w:rPrChange w:id="3259" w:author="michael schneider" w:date="2013-12-03T09:17:00Z">
            <w:rPr>
              <w:rFonts w:ascii="Tahoma" w:hAnsi="Tahoma" w:cs="Tahoma"/>
            </w:rPr>
          </w:rPrChange>
        </w:rPr>
        <w:pPrChange w:id="3260" w:author="michael schneider" w:date="2013-12-03T13:27:00Z">
          <w:pPr>
            <w:pStyle w:val="Heading8"/>
            <w:tabs>
              <w:tab w:val="left" w:pos="2970"/>
            </w:tabs>
          </w:pPr>
        </w:pPrChange>
      </w:pPr>
      <w:moveFrom w:id="3261" w:author="michael schneider" w:date="2013-12-03T13:03:00Z">
        <w:r w:rsidRPr="0088096E" w:rsidDel="00826F46">
          <w:rPr>
            <w:rPrChange w:id="3262" w:author="michael schneider" w:date="2013-12-03T09:17:00Z">
              <w:rPr>
                <w:rFonts w:ascii="Tahoma" w:hAnsi="Tahoma" w:cs="Tahoma"/>
              </w:rPr>
            </w:rPrChange>
          </w:rPr>
          <w:t>The system shall allow the volunteer to indicate whether this day is a single occurrence or repeats weekly.</w:t>
        </w:r>
      </w:moveFrom>
    </w:p>
    <w:p w14:paraId="3DE70CBC" w14:textId="6DEAFB40" w:rsidR="00B41985" w:rsidRPr="0088096E" w:rsidDel="00826F46" w:rsidRDefault="00B41985" w:rsidP="00EC7913">
      <w:pPr>
        <w:pStyle w:val="Heading3"/>
        <w:ind w:left="1890" w:hanging="810"/>
        <w:rPr>
          <w:rPrChange w:id="3263" w:author="michael schneider" w:date="2013-12-03T09:17:00Z">
            <w:rPr>
              <w:rFonts w:ascii="Tahoma" w:hAnsi="Tahoma" w:cs="Tahoma"/>
            </w:rPr>
          </w:rPrChange>
        </w:rPr>
        <w:pPrChange w:id="3264" w:author="michael schneider" w:date="2013-12-03T13:27:00Z">
          <w:pPr>
            <w:pStyle w:val="Heading8"/>
            <w:tabs>
              <w:tab w:val="left" w:pos="2970"/>
            </w:tabs>
          </w:pPr>
        </w:pPrChange>
      </w:pPr>
      <w:moveFrom w:id="3265" w:author="michael schneider" w:date="2013-12-03T13:03:00Z">
        <w:r w:rsidRPr="0088096E" w:rsidDel="00826F46">
          <w:rPr>
            <w:rPrChange w:id="3266" w:author="michael schneider" w:date="2013-12-03T09:17:00Z">
              <w:rPr>
                <w:rFonts w:ascii="Tahoma" w:hAnsi="Tahoma" w:cs="Tahoma"/>
              </w:rPr>
            </w:rPrChange>
          </w:rPr>
          <w:t>&lt;single occurrence day&gt; ::= {date}</w:t>
        </w:r>
      </w:moveFrom>
    </w:p>
    <w:p w14:paraId="63E06ECC" w14:textId="6AB5A8DA" w:rsidR="00B41985" w:rsidRPr="0088096E" w:rsidDel="00826F46" w:rsidRDefault="00B41985" w:rsidP="00EC7913">
      <w:pPr>
        <w:pStyle w:val="Heading3"/>
        <w:ind w:left="1890" w:hanging="810"/>
        <w:rPr>
          <w:rPrChange w:id="3267" w:author="michael schneider" w:date="2013-12-03T09:17:00Z">
            <w:rPr>
              <w:rFonts w:ascii="Tahoma" w:hAnsi="Tahoma" w:cs="Tahoma"/>
            </w:rPr>
          </w:rPrChange>
        </w:rPr>
        <w:pPrChange w:id="3268" w:author="michael schneider" w:date="2013-12-03T13:27:00Z">
          <w:pPr>
            <w:pStyle w:val="Heading8"/>
            <w:tabs>
              <w:tab w:val="left" w:pos="2970"/>
            </w:tabs>
          </w:pPr>
        </w:pPrChange>
      </w:pPr>
      <w:moveFrom w:id="3269" w:author="michael schneider" w:date="2013-12-03T13:03:00Z">
        <w:r w:rsidRPr="0088096E" w:rsidDel="00826F46">
          <w:rPr>
            <w:rPrChange w:id="3270" w:author="michael schneider" w:date="2013-12-03T09:17:00Z">
              <w:rPr>
                <w:rFonts w:ascii="Tahoma" w:hAnsi="Tahoma" w:cs="Tahoma"/>
              </w:rPr>
            </w:rPrChange>
          </w:rPr>
          <w:t>&lt;repeats weekly day&gt; ::= Monday | Tuesday | Wednesday | Thursday | Friday | Saturday | Sunday</w:t>
        </w:r>
      </w:moveFrom>
    </w:p>
    <w:p w14:paraId="34077488" w14:textId="7FF79F23" w:rsidR="00B41985" w:rsidRPr="0088096E" w:rsidDel="00826F46" w:rsidRDefault="00B41985" w:rsidP="00EC7913">
      <w:pPr>
        <w:pStyle w:val="Heading3"/>
        <w:ind w:left="1890" w:hanging="810"/>
        <w:rPr>
          <w:rPrChange w:id="3271" w:author="michael schneider" w:date="2013-12-03T09:17:00Z">
            <w:rPr>
              <w:rFonts w:ascii="Tahoma" w:hAnsi="Tahoma" w:cs="Tahoma"/>
            </w:rPr>
          </w:rPrChange>
        </w:rPr>
        <w:pPrChange w:id="3272" w:author="michael schneider" w:date="2013-12-03T13:27:00Z">
          <w:pPr>
            <w:pStyle w:val="Heading8"/>
            <w:tabs>
              <w:tab w:val="left" w:pos="2970"/>
            </w:tabs>
          </w:pPr>
        </w:pPrChange>
      </w:pPr>
      <w:moveFrom w:id="3273" w:author="michael schneider" w:date="2013-12-03T13:03:00Z">
        <w:r w:rsidRPr="0088096E" w:rsidDel="00826F46">
          <w:rPr>
            <w:rPrChange w:id="3274" w:author="michael schneider" w:date="2013-12-03T09:17:00Z">
              <w:rPr>
                <w:rFonts w:ascii="Tahoma" w:hAnsi="Tahoma" w:cs="Tahoma"/>
              </w:rPr>
            </w:rPrChange>
          </w:rPr>
          <w:t>If the day is left blank and the confirm button is pressed, the system shall display “Please enter a day”. in a box next to the field.</w:t>
        </w:r>
      </w:moveFrom>
    </w:p>
    <w:p w14:paraId="1D0E58E1" w14:textId="59A0FBC6" w:rsidR="00B41985" w:rsidRPr="0088096E" w:rsidDel="00826F46" w:rsidRDefault="00B41985" w:rsidP="00EC7913">
      <w:pPr>
        <w:pStyle w:val="Heading3"/>
        <w:ind w:left="1890" w:hanging="810"/>
        <w:rPr>
          <w:rPrChange w:id="3275" w:author="michael schneider" w:date="2013-12-03T09:17:00Z">
            <w:rPr>
              <w:rFonts w:ascii="Tahoma" w:hAnsi="Tahoma" w:cs="Tahoma"/>
            </w:rPr>
          </w:rPrChange>
        </w:rPr>
        <w:pPrChange w:id="3276" w:author="michael schneider" w:date="2013-12-03T13:27:00Z">
          <w:pPr>
            <w:pStyle w:val="Heading7"/>
            <w:tabs>
              <w:tab w:val="left" w:pos="2970"/>
            </w:tabs>
          </w:pPr>
        </w:pPrChange>
      </w:pPr>
      <w:moveFrom w:id="3277" w:author="michael schneider" w:date="2013-12-03T13:03:00Z">
        <w:r w:rsidRPr="0088096E" w:rsidDel="00826F46">
          <w:rPr>
            <w:rPrChange w:id="3278" w:author="michael schneider" w:date="2013-12-03T09:17:00Z">
              <w:rPr>
                <w:rFonts w:ascii="Tahoma" w:hAnsi="Tahoma" w:cs="Tahoma"/>
              </w:rPr>
            </w:rPrChange>
          </w:rPr>
          <w:t>Availability</w:t>
        </w:r>
      </w:moveFrom>
    </w:p>
    <w:p w14:paraId="4A74708D" w14:textId="0FE7B0BA" w:rsidR="00B41985" w:rsidRPr="0088096E" w:rsidDel="00826F46" w:rsidRDefault="00B41985" w:rsidP="00EC7913">
      <w:pPr>
        <w:pStyle w:val="Heading3"/>
        <w:ind w:left="1890" w:hanging="810"/>
        <w:rPr>
          <w:rPrChange w:id="3279" w:author="michael schneider" w:date="2013-12-03T09:17:00Z">
            <w:rPr>
              <w:rFonts w:ascii="Tahoma" w:hAnsi="Tahoma" w:cs="Tahoma"/>
            </w:rPr>
          </w:rPrChange>
        </w:rPr>
        <w:pPrChange w:id="3280" w:author="michael schneider" w:date="2013-12-03T13:27:00Z">
          <w:pPr>
            <w:pStyle w:val="Heading8"/>
            <w:tabs>
              <w:tab w:val="left" w:pos="2970"/>
            </w:tabs>
          </w:pPr>
        </w:pPrChange>
      </w:pPr>
      <w:moveFrom w:id="3281" w:author="michael schneider" w:date="2013-12-03T13:03:00Z">
        <w:r w:rsidRPr="0088096E" w:rsidDel="00826F46">
          <w:rPr>
            <w:rPrChange w:id="3282" w:author="michael schneider" w:date="2013-12-03T09:17:00Z">
              <w:rPr>
                <w:rFonts w:ascii="Tahoma" w:hAnsi="Tahoma" w:cs="Tahoma"/>
              </w:rPr>
            </w:rPrChange>
          </w:rPr>
          <w:t>True if volunteer is available to work during this timeslot, false if not.</w:t>
        </w:r>
      </w:moveFrom>
    </w:p>
    <w:p w14:paraId="700EAFA1" w14:textId="46738239" w:rsidR="00B41985" w:rsidRPr="0088096E" w:rsidDel="00826F46" w:rsidRDefault="00B41985" w:rsidP="00EC7913">
      <w:pPr>
        <w:pStyle w:val="Heading3"/>
        <w:ind w:left="1890" w:hanging="810"/>
        <w:rPr>
          <w:rPrChange w:id="3283" w:author="michael schneider" w:date="2013-12-03T09:17:00Z">
            <w:rPr>
              <w:rFonts w:ascii="Tahoma" w:hAnsi="Tahoma" w:cs="Tahoma"/>
            </w:rPr>
          </w:rPrChange>
        </w:rPr>
        <w:pPrChange w:id="3284" w:author="michael schneider" w:date="2013-12-03T13:27:00Z">
          <w:pPr>
            <w:pStyle w:val="Heading7"/>
            <w:tabs>
              <w:tab w:val="left" w:pos="2970"/>
            </w:tabs>
          </w:pPr>
        </w:pPrChange>
      </w:pPr>
      <w:moveFrom w:id="3285" w:author="michael schneider" w:date="2013-12-03T13:03:00Z">
        <w:r w:rsidRPr="0088096E" w:rsidDel="00826F46">
          <w:rPr>
            <w:rPrChange w:id="3286" w:author="michael schneider" w:date="2013-12-03T09:17:00Z">
              <w:rPr>
                <w:rFonts w:ascii="Tahoma" w:hAnsi="Tahoma" w:cs="Tahoma"/>
              </w:rPr>
            </w:rPrChange>
          </w:rPr>
          <w:t>Comment</w:t>
        </w:r>
      </w:moveFrom>
    </w:p>
    <w:p w14:paraId="7E74AE98" w14:textId="6C4C3724" w:rsidR="00B41985" w:rsidRPr="0088096E" w:rsidDel="00826F46" w:rsidRDefault="00B41985" w:rsidP="00EC7913">
      <w:pPr>
        <w:pStyle w:val="Heading3"/>
        <w:ind w:left="1890" w:hanging="810"/>
        <w:rPr>
          <w:rPrChange w:id="3287" w:author="michael schneider" w:date="2013-12-03T09:17:00Z">
            <w:rPr>
              <w:rFonts w:ascii="Tahoma" w:hAnsi="Tahoma" w:cs="Tahoma"/>
            </w:rPr>
          </w:rPrChange>
        </w:rPr>
        <w:pPrChange w:id="3288" w:author="michael schneider" w:date="2013-12-03T13:27:00Z">
          <w:pPr>
            <w:pStyle w:val="Heading8"/>
            <w:tabs>
              <w:tab w:val="left" w:pos="2970"/>
            </w:tabs>
          </w:pPr>
        </w:pPrChange>
      </w:pPr>
      <w:moveFrom w:id="3289" w:author="michael schneider" w:date="2013-12-03T13:03:00Z">
        <w:r w:rsidRPr="0088096E" w:rsidDel="00826F46">
          <w:rPr>
            <w:rPrChange w:id="3290" w:author="michael schneider" w:date="2013-12-03T09:17:00Z">
              <w:rPr>
                <w:rFonts w:ascii="Tahoma" w:hAnsi="Tahoma" w:cs="Tahoma"/>
              </w:rPr>
            </w:rPrChange>
          </w:rPr>
          <w:t xml:space="preserve">&lt;comment&gt; ::= </w:t>
        </w:r>
        <w:r w:rsidRPr="0088096E" w:rsidDel="00826F46">
          <w:rPr>
            <w:vertAlign w:val="superscript"/>
            <w:rPrChange w:id="3291" w:author="michael schneider" w:date="2013-12-03T09:17:00Z">
              <w:rPr>
                <w:rFonts w:ascii="Tahoma" w:hAnsi="Tahoma" w:cs="Tahoma"/>
                <w:vertAlign w:val="superscript"/>
              </w:rPr>
            </w:rPrChange>
          </w:rPr>
          <w:t>1</w:t>
        </w:r>
        <w:r w:rsidRPr="0088096E" w:rsidDel="00826F46">
          <w:rPr>
            <w:rPrChange w:id="3292" w:author="michael schneider" w:date="2013-12-03T09:17:00Z">
              <w:rPr>
                <w:rFonts w:ascii="Tahoma" w:hAnsi="Tahoma" w:cs="Tahoma"/>
              </w:rPr>
            </w:rPrChange>
          </w:rPr>
          <w:t>{alpha_numeric}</w:t>
        </w:r>
        <w:r w:rsidRPr="0088096E" w:rsidDel="00826F46">
          <w:rPr>
            <w:vertAlign w:val="superscript"/>
            <w:rPrChange w:id="3293" w:author="michael schneider" w:date="2013-12-03T09:17:00Z">
              <w:rPr>
                <w:rFonts w:ascii="Tahoma" w:hAnsi="Tahoma" w:cs="Tahoma"/>
                <w:vertAlign w:val="superscript"/>
              </w:rPr>
            </w:rPrChange>
          </w:rPr>
          <w:t>500</w:t>
        </w:r>
      </w:moveFrom>
    </w:p>
    <w:p w14:paraId="5D5AE7D7" w14:textId="7F2E3362" w:rsidR="00B41985" w:rsidRPr="0088096E" w:rsidDel="00826F46" w:rsidRDefault="00B41985" w:rsidP="00EC7913">
      <w:pPr>
        <w:pStyle w:val="Heading3"/>
        <w:ind w:left="1890" w:hanging="810"/>
        <w:rPr>
          <w:rPrChange w:id="3294" w:author="michael schneider" w:date="2013-12-03T09:17:00Z">
            <w:rPr>
              <w:rFonts w:ascii="Tahoma" w:hAnsi="Tahoma" w:cs="Tahoma"/>
            </w:rPr>
          </w:rPrChange>
        </w:rPr>
        <w:pPrChange w:id="3295" w:author="michael schneider" w:date="2013-12-03T13:27:00Z">
          <w:pPr>
            <w:pStyle w:val="Heading7"/>
            <w:tabs>
              <w:tab w:val="left" w:pos="2970"/>
            </w:tabs>
          </w:pPr>
        </w:pPrChange>
      </w:pPr>
      <w:moveFrom w:id="3296" w:author="michael schneider" w:date="2013-12-03T13:03:00Z">
        <w:r w:rsidRPr="0088096E" w:rsidDel="00826F46">
          <w:rPr>
            <w:rPrChange w:id="3297" w:author="michael schneider" w:date="2013-12-03T09:17:00Z">
              <w:rPr>
                <w:rFonts w:ascii="Tahoma" w:hAnsi="Tahoma" w:cs="Tahoma"/>
              </w:rPr>
            </w:rPrChange>
          </w:rPr>
          <w:t>Confirm button</w:t>
        </w:r>
      </w:moveFrom>
    </w:p>
    <w:p w14:paraId="037D0F3B" w14:textId="2A762EF0" w:rsidR="00B41985" w:rsidRPr="0088096E" w:rsidDel="00826F46" w:rsidRDefault="00B41985" w:rsidP="00EC7913">
      <w:pPr>
        <w:pStyle w:val="Heading3"/>
        <w:ind w:left="1890" w:hanging="810"/>
        <w:rPr>
          <w:rPrChange w:id="3298" w:author="michael schneider" w:date="2013-12-03T09:17:00Z">
            <w:rPr>
              <w:rFonts w:ascii="Tahoma" w:hAnsi="Tahoma" w:cs="Tahoma"/>
            </w:rPr>
          </w:rPrChange>
        </w:rPr>
        <w:pPrChange w:id="3299" w:author="michael schneider" w:date="2013-12-03T13:27:00Z">
          <w:pPr>
            <w:pStyle w:val="Heading8"/>
            <w:tabs>
              <w:tab w:val="left" w:pos="2970"/>
            </w:tabs>
          </w:pPr>
        </w:pPrChange>
      </w:pPr>
      <w:moveFrom w:id="3300" w:author="michael schneider" w:date="2013-12-03T13:03:00Z">
        <w:r w:rsidRPr="0088096E" w:rsidDel="00826F46">
          <w:rPr>
            <w:rPrChange w:id="3301" w:author="michael schneider" w:date="2013-12-03T09:17:00Z">
              <w:rPr>
                <w:rFonts w:ascii="Tahoma" w:hAnsi="Tahoma" w:cs="Tahoma"/>
              </w:rPr>
            </w:rPrChange>
          </w:rPr>
          <w:t xml:space="preserve">When the confirm button is pressed, the timeslot is committed to the system. The Manage Volunteer Availability webpage is displayed again, including the newly added timeslot. </w:t>
        </w:r>
      </w:moveFrom>
    </w:p>
    <w:p w14:paraId="6FBE0207" w14:textId="21F1FBD7" w:rsidR="00B41985" w:rsidRPr="0088096E" w:rsidDel="00826F46" w:rsidRDefault="00B41985" w:rsidP="00EC7913">
      <w:pPr>
        <w:pStyle w:val="Heading3"/>
        <w:ind w:left="1890" w:hanging="810"/>
        <w:rPr>
          <w:rPrChange w:id="3302" w:author="michael schneider" w:date="2013-12-03T09:17:00Z">
            <w:rPr>
              <w:rFonts w:ascii="Tahoma" w:hAnsi="Tahoma" w:cs="Tahoma"/>
            </w:rPr>
          </w:rPrChange>
        </w:rPr>
        <w:pPrChange w:id="3303" w:author="michael schneider" w:date="2013-12-03T13:27:00Z">
          <w:pPr>
            <w:pStyle w:val="Heading4"/>
            <w:tabs>
              <w:tab w:val="left" w:pos="2970"/>
            </w:tabs>
          </w:pPr>
        </w:pPrChange>
      </w:pPr>
      <w:moveFrom w:id="3304" w:author="michael schneider" w:date="2013-12-03T13:03:00Z">
        <w:r w:rsidRPr="0088096E" w:rsidDel="00826F46">
          <w:rPr>
            <w:rPrChange w:id="3305" w:author="michael schneider" w:date="2013-12-03T09:17:00Z">
              <w:rPr>
                <w:rFonts w:ascii="Tahoma" w:hAnsi="Tahoma" w:cs="Tahoma"/>
              </w:rPr>
            </w:rPrChange>
          </w:rPr>
          <w:t>The system shall allow a volunteer to modify an availability timeslot by selecting a timeslot and pressing the modify button.</w:t>
        </w:r>
      </w:moveFrom>
    </w:p>
    <w:p w14:paraId="6760BE34" w14:textId="5B572C1D" w:rsidR="00B41985" w:rsidRPr="0088096E" w:rsidDel="00826F46" w:rsidRDefault="00B41985" w:rsidP="00EC7913">
      <w:pPr>
        <w:pStyle w:val="Heading3"/>
        <w:ind w:left="1890" w:hanging="810"/>
        <w:rPr>
          <w:rPrChange w:id="3306" w:author="michael schneider" w:date="2013-12-03T09:17:00Z">
            <w:rPr>
              <w:rFonts w:ascii="Tahoma" w:hAnsi="Tahoma" w:cs="Tahoma"/>
            </w:rPr>
          </w:rPrChange>
        </w:rPr>
        <w:pPrChange w:id="3307" w:author="michael schneider" w:date="2013-12-03T13:27:00Z">
          <w:pPr>
            <w:pStyle w:val="Heading5"/>
            <w:tabs>
              <w:tab w:val="left" w:pos="2970"/>
            </w:tabs>
          </w:pPr>
        </w:pPrChange>
      </w:pPr>
      <w:moveFrom w:id="3308" w:author="michael schneider" w:date="2013-12-03T13:03:00Z">
        <w:r w:rsidRPr="0088096E" w:rsidDel="00826F46">
          <w:rPr>
            <w:rPrChange w:id="3309" w:author="michael schneider" w:date="2013-12-03T09:17:00Z">
              <w:rPr>
                <w:rFonts w:ascii="Tahoma" w:hAnsi="Tahoma" w:cs="Tahoma"/>
              </w:rPr>
            </w:rPrChange>
          </w:rPr>
          <w:t>Modify button</w:t>
        </w:r>
      </w:moveFrom>
    </w:p>
    <w:p w14:paraId="056DADE1" w14:textId="3A44398A" w:rsidR="00B41985" w:rsidRPr="0088096E" w:rsidDel="00826F46" w:rsidRDefault="00B41985" w:rsidP="00EC7913">
      <w:pPr>
        <w:pStyle w:val="Heading3"/>
        <w:ind w:left="1890" w:hanging="810"/>
        <w:rPr>
          <w:rPrChange w:id="3310" w:author="michael schneider" w:date="2013-12-03T09:17:00Z">
            <w:rPr>
              <w:rFonts w:ascii="Tahoma" w:hAnsi="Tahoma" w:cs="Tahoma"/>
            </w:rPr>
          </w:rPrChange>
        </w:rPr>
        <w:pPrChange w:id="3311" w:author="michael schneider" w:date="2013-12-03T13:27:00Z">
          <w:pPr>
            <w:pStyle w:val="Heading6"/>
            <w:tabs>
              <w:tab w:val="left" w:pos="2970"/>
            </w:tabs>
          </w:pPr>
        </w:pPrChange>
      </w:pPr>
      <w:moveFrom w:id="3312" w:author="michael schneider" w:date="2013-12-03T13:03:00Z">
        <w:r w:rsidRPr="0088096E" w:rsidDel="00826F46">
          <w:rPr>
            <w:rPrChange w:id="3313" w:author="michael schneider" w:date="2013-12-03T09:17:00Z">
              <w:rPr>
                <w:rFonts w:ascii="Tahoma" w:hAnsi="Tahoma" w:cs="Tahoma"/>
              </w:rPr>
            </w:rPrChange>
          </w:rPr>
          <w:t>When the modify button for an availability timeslot is pressed, the Modify Timeslot Form appears, containing data from the selected timeslot.</w:t>
        </w:r>
      </w:moveFrom>
    </w:p>
    <w:p w14:paraId="5BB4542C" w14:textId="66603746" w:rsidR="00B41985" w:rsidRPr="0088096E" w:rsidDel="00826F46" w:rsidRDefault="00B41985" w:rsidP="00EC7913">
      <w:pPr>
        <w:pStyle w:val="Heading3"/>
        <w:ind w:left="1890" w:hanging="810"/>
        <w:rPr>
          <w:rPrChange w:id="3314" w:author="michael schneider" w:date="2013-12-03T09:17:00Z">
            <w:rPr>
              <w:rFonts w:ascii="Tahoma" w:hAnsi="Tahoma" w:cs="Tahoma"/>
            </w:rPr>
          </w:rPrChange>
        </w:rPr>
        <w:pPrChange w:id="3315" w:author="michael schneider" w:date="2013-12-03T13:27:00Z">
          <w:pPr>
            <w:pStyle w:val="Heading6"/>
            <w:tabs>
              <w:tab w:val="left" w:pos="2970"/>
            </w:tabs>
          </w:pPr>
        </w:pPrChange>
      </w:pPr>
      <w:moveFrom w:id="3316" w:author="michael schneider" w:date="2013-12-03T13:03:00Z">
        <w:r w:rsidRPr="0088096E" w:rsidDel="00826F46">
          <w:rPr>
            <w:rPrChange w:id="3317" w:author="michael schneider" w:date="2013-12-03T09:17:00Z">
              <w:rPr>
                <w:rFonts w:ascii="Tahoma" w:hAnsi="Tahoma" w:cs="Tahoma"/>
              </w:rPr>
            </w:rPrChange>
          </w:rPr>
          <w:t>Modify Timeslot Form</w:t>
        </w:r>
      </w:moveFrom>
    </w:p>
    <w:p w14:paraId="300E081B" w14:textId="6247D1B0" w:rsidR="00B41985" w:rsidRPr="0088096E" w:rsidDel="00826F46" w:rsidRDefault="00B41985" w:rsidP="00EC7913">
      <w:pPr>
        <w:pStyle w:val="Heading3"/>
        <w:ind w:left="1890" w:hanging="810"/>
        <w:rPr>
          <w:rPrChange w:id="3318" w:author="michael schneider" w:date="2013-12-03T09:17:00Z">
            <w:rPr>
              <w:rFonts w:ascii="Tahoma" w:hAnsi="Tahoma" w:cs="Tahoma"/>
            </w:rPr>
          </w:rPrChange>
        </w:rPr>
        <w:pPrChange w:id="3319" w:author="michael schneider" w:date="2013-12-03T13:27:00Z">
          <w:pPr>
            <w:pStyle w:val="Heading7"/>
            <w:tabs>
              <w:tab w:val="left" w:pos="2970"/>
            </w:tabs>
          </w:pPr>
        </w:pPrChange>
      </w:pPr>
      <w:moveFrom w:id="3320" w:author="michael schneider" w:date="2013-12-03T13:03:00Z">
        <w:r w:rsidRPr="0088096E" w:rsidDel="00826F46">
          <w:rPr>
            <w:rPrChange w:id="3321" w:author="michael schneider" w:date="2013-12-03T09:17:00Z">
              <w:rPr>
                <w:rFonts w:ascii="Tahoma" w:hAnsi="Tahoma" w:cs="Tahoma"/>
              </w:rPr>
            </w:rPrChange>
          </w:rPr>
          <w:t>The Modify Timeslot Form functions exactly the same as the Add Availability Timeslot form, except that:</w:t>
        </w:r>
      </w:moveFrom>
    </w:p>
    <w:p w14:paraId="2559D1C5" w14:textId="7844250D" w:rsidR="00B41985" w:rsidRPr="0088096E" w:rsidDel="00826F46" w:rsidRDefault="00B41985" w:rsidP="00EC7913">
      <w:pPr>
        <w:pStyle w:val="Heading3"/>
        <w:ind w:left="1890" w:hanging="810"/>
        <w:rPr>
          <w:rPrChange w:id="3322" w:author="michael schneider" w:date="2013-12-03T09:17:00Z">
            <w:rPr>
              <w:rFonts w:ascii="Tahoma" w:hAnsi="Tahoma" w:cs="Tahoma"/>
            </w:rPr>
          </w:rPrChange>
        </w:rPr>
        <w:pPrChange w:id="3323" w:author="michael schneider" w:date="2013-12-03T13:27:00Z">
          <w:pPr>
            <w:pStyle w:val="Heading8"/>
            <w:tabs>
              <w:tab w:val="left" w:pos="2970"/>
            </w:tabs>
          </w:pPr>
        </w:pPrChange>
      </w:pPr>
      <w:moveFrom w:id="3324" w:author="michael schneider" w:date="2013-12-03T13:03:00Z">
        <w:r w:rsidRPr="0088096E" w:rsidDel="00826F46">
          <w:rPr>
            <w:rPrChange w:id="3325" w:author="michael schneider" w:date="2013-12-03T09:17:00Z">
              <w:rPr>
                <w:rFonts w:ascii="Tahoma" w:hAnsi="Tahoma" w:cs="Tahoma"/>
              </w:rPr>
            </w:rPrChange>
          </w:rPr>
          <w:t>When the form appears, the start time, end time, availability, and comment fields are pre-populated with data from the selected availability timeslot.</w:t>
        </w:r>
      </w:moveFrom>
    </w:p>
    <w:p w14:paraId="01D143DE" w14:textId="7D1D66B5" w:rsidR="00B41985" w:rsidRPr="0088096E" w:rsidDel="00826F46" w:rsidRDefault="00B41985" w:rsidP="00EC7913">
      <w:pPr>
        <w:pStyle w:val="Heading3"/>
        <w:ind w:left="1890" w:hanging="810"/>
        <w:rPr>
          <w:rPrChange w:id="3326" w:author="michael schneider" w:date="2013-12-03T09:17:00Z">
            <w:rPr>
              <w:rFonts w:ascii="Tahoma" w:hAnsi="Tahoma" w:cs="Tahoma"/>
            </w:rPr>
          </w:rPrChange>
        </w:rPr>
        <w:pPrChange w:id="3327" w:author="michael schneider" w:date="2013-12-03T13:27:00Z">
          <w:pPr>
            <w:pStyle w:val="Heading8"/>
            <w:tabs>
              <w:tab w:val="left" w:pos="2970"/>
            </w:tabs>
          </w:pPr>
        </w:pPrChange>
      </w:pPr>
      <w:moveFrom w:id="3328" w:author="michael schneider" w:date="2013-12-03T13:03:00Z">
        <w:r w:rsidRPr="0088096E" w:rsidDel="00826F46">
          <w:rPr>
            <w:rPrChange w:id="3329" w:author="michael schneider" w:date="2013-12-03T09:17:00Z">
              <w:rPr>
                <w:rFonts w:ascii="Tahoma" w:hAnsi="Tahoma" w:cs="Tahoma"/>
              </w:rPr>
            </w:rPrChange>
          </w:rPr>
          <w:t>When the confirm button is pressed, the system updates the existing timeslot instead of creating a new timeslot.</w:t>
        </w:r>
      </w:moveFrom>
    </w:p>
    <w:p w14:paraId="54255232" w14:textId="6BFA20B1" w:rsidR="00B41985" w:rsidRPr="0088096E" w:rsidDel="00826F46" w:rsidRDefault="00B41985" w:rsidP="00EC7913">
      <w:pPr>
        <w:pStyle w:val="Heading3"/>
        <w:ind w:left="1890" w:hanging="810"/>
        <w:rPr>
          <w:rPrChange w:id="3330" w:author="michael schneider" w:date="2013-12-03T09:17:00Z">
            <w:rPr>
              <w:rFonts w:ascii="Tahoma" w:hAnsi="Tahoma" w:cs="Tahoma"/>
            </w:rPr>
          </w:rPrChange>
        </w:rPr>
        <w:pPrChange w:id="3331" w:author="michael schneider" w:date="2013-12-03T13:27:00Z">
          <w:pPr>
            <w:pStyle w:val="Heading4"/>
            <w:tabs>
              <w:tab w:val="left" w:pos="2970"/>
            </w:tabs>
          </w:pPr>
        </w:pPrChange>
      </w:pPr>
      <w:moveFrom w:id="3332" w:author="michael schneider" w:date="2013-12-03T13:03:00Z">
        <w:r w:rsidRPr="0088096E" w:rsidDel="00826F46">
          <w:rPr>
            <w:rPrChange w:id="3333" w:author="michael schneider" w:date="2013-12-03T09:17:00Z">
              <w:rPr>
                <w:rFonts w:ascii="Tahoma" w:hAnsi="Tahoma" w:cs="Tahoma"/>
              </w:rPr>
            </w:rPrChange>
          </w:rPr>
          <w:t>The system shall allow a volunteer to remove an availability timeslot by selecting a timeslot and pressing the remove button.</w:t>
        </w:r>
      </w:moveFrom>
    </w:p>
    <w:p w14:paraId="36CF2AFF" w14:textId="25520C68" w:rsidR="00B41985" w:rsidRPr="0088096E" w:rsidDel="00826F46" w:rsidRDefault="00B41985" w:rsidP="00EC7913">
      <w:pPr>
        <w:pStyle w:val="Heading3"/>
        <w:ind w:left="1890" w:hanging="810"/>
        <w:rPr>
          <w:rPrChange w:id="3334" w:author="michael schneider" w:date="2013-12-03T09:17:00Z">
            <w:rPr>
              <w:rFonts w:ascii="Tahoma" w:hAnsi="Tahoma" w:cs="Tahoma"/>
            </w:rPr>
          </w:rPrChange>
        </w:rPr>
        <w:pPrChange w:id="3335" w:author="michael schneider" w:date="2013-12-03T13:27:00Z">
          <w:pPr>
            <w:pStyle w:val="Heading5"/>
            <w:tabs>
              <w:tab w:val="left" w:pos="2970"/>
            </w:tabs>
          </w:pPr>
        </w:pPrChange>
      </w:pPr>
      <w:moveFrom w:id="3336" w:author="michael schneider" w:date="2013-12-03T13:03:00Z">
        <w:r w:rsidRPr="0088096E" w:rsidDel="00826F46">
          <w:rPr>
            <w:rPrChange w:id="3337" w:author="michael schneider" w:date="2013-12-03T09:17:00Z">
              <w:rPr>
                <w:rFonts w:ascii="Tahoma" w:hAnsi="Tahoma" w:cs="Tahoma"/>
              </w:rPr>
            </w:rPrChange>
          </w:rPr>
          <w:t xml:space="preserve">When the remove button for an availability timeslot is pressed, the timeslot is removed from the system. The Manage Volunteer Availability webpage is displayed again, excluding the removed timeslot. </w:t>
        </w:r>
      </w:moveFrom>
    </w:p>
    <w:p w14:paraId="44B15985" w14:textId="604BDFED" w:rsidR="004B0653" w:rsidRPr="0088096E" w:rsidDel="00FA4B45" w:rsidRDefault="004B0653" w:rsidP="00EC7913">
      <w:pPr>
        <w:pStyle w:val="Heading3"/>
        <w:ind w:left="1890" w:hanging="810"/>
        <w:rPr>
          <w:rPrChange w:id="3338" w:author="michael schneider" w:date="2013-12-03T09:17:00Z">
            <w:rPr>
              <w:rFonts w:ascii="Tahoma" w:hAnsi="Tahoma" w:cs="Tahoma"/>
            </w:rPr>
          </w:rPrChange>
        </w:rPr>
        <w:pPrChange w:id="3339" w:author="michael schneider" w:date="2013-12-03T13:27:00Z">
          <w:pPr>
            <w:pStyle w:val="Heading2"/>
            <w:tabs>
              <w:tab w:val="left" w:pos="2970"/>
            </w:tabs>
          </w:pPr>
        </w:pPrChange>
      </w:pPr>
      <w:moveFromRangeStart w:id="3340" w:author="michael schneider" w:date="2013-12-03T13:13:00Z" w:name="move373839709"/>
      <w:moveFromRangeEnd w:id="3148"/>
      <w:moveFrom w:id="3341" w:author="michael schneider" w:date="2013-12-03T13:13:00Z">
        <w:r w:rsidRPr="0088096E" w:rsidDel="00FA4B45">
          <w:rPr>
            <w:rPrChange w:id="3342" w:author="michael schneider" w:date="2013-12-03T09:17:00Z">
              <w:rPr>
                <w:rFonts w:ascii="Tahoma" w:hAnsi="Tahoma" w:cs="Tahoma"/>
              </w:rPr>
            </w:rPrChange>
          </w:rPr>
          <w:t>The system shall allow a volunteer to view the days and times scheduled to do volunteer work by visiting the View Volunteer Schedule webpage.</w:t>
        </w:r>
      </w:moveFrom>
    </w:p>
    <w:p w14:paraId="62C417D5" w14:textId="4ECC3012" w:rsidR="004B0653" w:rsidRPr="0088096E" w:rsidDel="00FA4B45" w:rsidRDefault="004B0653" w:rsidP="00EC7913">
      <w:pPr>
        <w:pStyle w:val="Heading3"/>
        <w:ind w:left="1890" w:hanging="810"/>
        <w:rPr>
          <w:rPrChange w:id="3343" w:author="michael schneider" w:date="2013-12-03T09:17:00Z">
            <w:rPr>
              <w:rFonts w:ascii="Tahoma" w:hAnsi="Tahoma" w:cs="Tahoma"/>
            </w:rPr>
          </w:rPrChange>
        </w:rPr>
        <w:pPrChange w:id="3344" w:author="michael schneider" w:date="2013-12-03T13:27:00Z">
          <w:pPr>
            <w:pStyle w:val="Heading3"/>
            <w:tabs>
              <w:tab w:val="left" w:pos="2970"/>
            </w:tabs>
          </w:pPr>
        </w:pPrChange>
      </w:pPr>
      <w:moveFrom w:id="3345" w:author="michael schneider" w:date="2013-12-03T13:13:00Z">
        <w:r w:rsidRPr="0088096E" w:rsidDel="00FA4B45">
          <w:rPr>
            <w:rPrChange w:id="3346" w:author="michael schneider" w:date="2013-12-03T09:17:00Z">
              <w:rPr>
                <w:rFonts w:ascii="Tahoma" w:hAnsi="Tahoma" w:cs="Tahoma"/>
              </w:rPr>
            </w:rPrChange>
          </w:rPr>
          <w:t>User Interface Design</w:t>
        </w:r>
      </w:moveFrom>
    </w:p>
    <w:p w14:paraId="17D34263" w14:textId="0A5CFE41" w:rsidR="004B0653" w:rsidRPr="0088096E" w:rsidDel="00FA4B45" w:rsidRDefault="004B0653" w:rsidP="00EC7913">
      <w:pPr>
        <w:pStyle w:val="Heading3"/>
        <w:ind w:left="1890" w:hanging="810"/>
        <w:rPr>
          <w:rPrChange w:id="3347" w:author="michael schneider" w:date="2013-12-03T09:17:00Z">
            <w:rPr>
              <w:rFonts w:ascii="Tahoma" w:hAnsi="Tahoma" w:cs="Tahoma"/>
            </w:rPr>
          </w:rPrChange>
        </w:rPr>
        <w:pPrChange w:id="3348" w:author="michael schneider" w:date="2013-12-03T13:27:00Z">
          <w:pPr>
            <w:pStyle w:val="Heading4"/>
            <w:tabs>
              <w:tab w:val="left" w:pos="2970"/>
            </w:tabs>
          </w:pPr>
        </w:pPrChange>
      </w:pPr>
      <w:moveFrom w:id="3349" w:author="michael schneider" w:date="2013-12-03T13:13:00Z">
        <w:r w:rsidRPr="0088096E" w:rsidDel="00FA4B45">
          <w:rPr>
            <w:rPrChange w:id="3350" w:author="michael schneider" w:date="2013-12-03T09:17:00Z">
              <w:rPr>
                <w:rFonts w:ascii="Tahoma" w:hAnsi="Tahoma" w:cs="Tahoma"/>
              </w:rPr>
            </w:rPrChange>
          </w:rPr>
          <w:t>&lt;TODO&gt;</w:t>
        </w:r>
      </w:moveFrom>
    </w:p>
    <w:p w14:paraId="1EA69B0C" w14:textId="2C92C3AE" w:rsidR="004B0653" w:rsidRPr="0088096E" w:rsidDel="00FA4B45" w:rsidRDefault="004B0653" w:rsidP="00EC7913">
      <w:pPr>
        <w:pStyle w:val="Heading3"/>
        <w:ind w:left="1890" w:hanging="810"/>
        <w:rPr>
          <w:rPrChange w:id="3351" w:author="michael schneider" w:date="2013-12-03T09:17:00Z">
            <w:rPr>
              <w:rFonts w:ascii="Tahoma" w:hAnsi="Tahoma" w:cs="Tahoma"/>
            </w:rPr>
          </w:rPrChange>
        </w:rPr>
        <w:pPrChange w:id="3352" w:author="michael schneider" w:date="2013-12-03T13:27:00Z">
          <w:pPr>
            <w:pStyle w:val="Heading3"/>
            <w:tabs>
              <w:tab w:val="left" w:pos="2970"/>
            </w:tabs>
          </w:pPr>
        </w:pPrChange>
      </w:pPr>
      <w:moveFrom w:id="3353" w:author="michael schneider" w:date="2013-12-03T13:13:00Z">
        <w:r w:rsidRPr="0088096E" w:rsidDel="00FA4B45">
          <w:rPr>
            <w:rPrChange w:id="3354" w:author="michael schneider" w:date="2013-12-03T09:17:00Z">
              <w:rPr>
                <w:rFonts w:ascii="Tahoma" w:hAnsi="Tahoma" w:cs="Tahoma"/>
              </w:rPr>
            </w:rPrChange>
          </w:rPr>
          <w:t>View Volunteer Schedule webpage</w:t>
        </w:r>
      </w:moveFrom>
    </w:p>
    <w:p w14:paraId="7896CEFB" w14:textId="1190C691" w:rsidR="004B0653" w:rsidRPr="0088096E" w:rsidDel="00FA4B45" w:rsidRDefault="004B0653" w:rsidP="00EC7913">
      <w:pPr>
        <w:pStyle w:val="Heading3"/>
        <w:ind w:left="1890" w:hanging="810"/>
        <w:rPr>
          <w:rPrChange w:id="3355" w:author="michael schneider" w:date="2013-12-03T09:17:00Z">
            <w:rPr>
              <w:rFonts w:ascii="Tahoma" w:hAnsi="Tahoma" w:cs="Tahoma"/>
            </w:rPr>
          </w:rPrChange>
        </w:rPr>
        <w:pPrChange w:id="3356" w:author="michael schneider" w:date="2013-12-03T13:27:00Z">
          <w:pPr>
            <w:pStyle w:val="Heading4"/>
            <w:tabs>
              <w:tab w:val="left" w:pos="2970"/>
            </w:tabs>
          </w:pPr>
        </w:pPrChange>
      </w:pPr>
      <w:moveFrom w:id="3357" w:author="michael schneider" w:date="2013-12-03T13:13:00Z">
        <w:r w:rsidRPr="0088096E" w:rsidDel="00FA4B45">
          <w:rPr>
            <w:rPrChange w:id="3358" w:author="michael schneider" w:date="2013-12-03T09:17:00Z">
              <w:rPr>
                <w:rFonts w:ascii="Tahoma" w:hAnsi="Tahoma" w:cs="Tahoma"/>
              </w:rPr>
            </w:rPrChange>
          </w:rPr>
          <w:t>The View Volunteer Schedule webpage allows a volunteer to view the days and times for which administrators have scheduled the volunteer to work. A volunteer can select a scheduled time and either confirm their availability or notify an administrator about a scheduling conflict. See requirement 22 for more information on how administrators schedule volunteers.</w:t>
        </w:r>
      </w:moveFrom>
    </w:p>
    <w:p w14:paraId="4C8F7928" w14:textId="7BB35F77" w:rsidR="004B0653" w:rsidRPr="0088096E" w:rsidDel="00FA4B45" w:rsidRDefault="004B0653" w:rsidP="00EC7913">
      <w:pPr>
        <w:pStyle w:val="Heading3"/>
        <w:ind w:left="1890" w:hanging="810"/>
        <w:rPr>
          <w:rPrChange w:id="3359" w:author="michael schneider" w:date="2013-12-03T09:17:00Z">
            <w:rPr>
              <w:rFonts w:ascii="Tahoma" w:hAnsi="Tahoma" w:cs="Tahoma"/>
            </w:rPr>
          </w:rPrChange>
        </w:rPr>
        <w:pPrChange w:id="3360" w:author="michael schneider" w:date="2013-12-03T13:27:00Z">
          <w:pPr>
            <w:pStyle w:val="Heading3"/>
            <w:tabs>
              <w:tab w:val="left" w:pos="2970"/>
            </w:tabs>
          </w:pPr>
        </w:pPrChange>
      </w:pPr>
      <w:moveFrom w:id="3361" w:author="michael schneider" w:date="2013-12-03T13:13:00Z">
        <w:r w:rsidRPr="0088096E" w:rsidDel="00FA4B45">
          <w:rPr>
            <w:rPrChange w:id="3362" w:author="michael schneider" w:date="2013-12-03T09:17:00Z">
              <w:rPr>
                <w:rFonts w:ascii="Tahoma" w:hAnsi="Tahoma" w:cs="Tahoma"/>
              </w:rPr>
            </w:rPrChange>
          </w:rPr>
          <w:t>The system shall allow a volunteer to confirm their availability on the volunteer schedule by pressing the confirm button on the View Volunteer Schedule webpage.</w:t>
        </w:r>
      </w:moveFrom>
    </w:p>
    <w:p w14:paraId="3727C4AE" w14:textId="2B6241A8" w:rsidR="004B0653" w:rsidRPr="0088096E" w:rsidDel="00FA4B45" w:rsidRDefault="004B0653" w:rsidP="00EC7913">
      <w:pPr>
        <w:pStyle w:val="Heading3"/>
        <w:ind w:left="1890" w:hanging="810"/>
        <w:rPr>
          <w:rPrChange w:id="3363" w:author="michael schneider" w:date="2013-12-03T09:17:00Z">
            <w:rPr>
              <w:rFonts w:ascii="Tahoma" w:hAnsi="Tahoma" w:cs="Tahoma"/>
            </w:rPr>
          </w:rPrChange>
        </w:rPr>
        <w:pPrChange w:id="3364" w:author="michael schneider" w:date="2013-12-03T13:27:00Z">
          <w:pPr>
            <w:pStyle w:val="Heading4"/>
            <w:tabs>
              <w:tab w:val="left" w:pos="2970"/>
            </w:tabs>
          </w:pPr>
        </w:pPrChange>
      </w:pPr>
      <w:moveFrom w:id="3365" w:author="michael schneider" w:date="2013-12-03T13:13:00Z">
        <w:r w:rsidRPr="0088096E" w:rsidDel="00FA4B45">
          <w:rPr>
            <w:rPrChange w:id="3366" w:author="michael schneider" w:date="2013-12-03T09:17:00Z">
              <w:rPr>
                <w:rFonts w:ascii="Tahoma" w:hAnsi="Tahoma" w:cs="Tahoma"/>
              </w:rPr>
            </w:rPrChange>
          </w:rPr>
          <w:t>Confirm button</w:t>
        </w:r>
      </w:moveFrom>
    </w:p>
    <w:p w14:paraId="0BB11630" w14:textId="737D9362" w:rsidR="004B0653" w:rsidRPr="0088096E" w:rsidDel="00FA4B45" w:rsidRDefault="004B0653" w:rsidP="00EC7913">
      <w:pPr>
        <w:pStyle w:val="Heading3"/>
        <w:ind w:left="1890" w:hanging="810"/>
        <w:rPr>
          <w:rPrChange w:id="3367" w:author="michael schneider" w:date="2013-12-03T09:17:00Z">
            <w:rPr>
              <w:rFonts w:ascii="Tahoma" w:hAnsi="Tahoma" w:cs="Tahoma"/>
            </w:rPr>
          </w:rPrChange>
        </w:rPr>
        <w:pPrChange w:id="3368" w:author="michael schneider" w:date="2013-12-03T13:27:00Z">
          <w:pPr>
            <w:pStyle w:val="Heading5"/>
            <w:tabs>
              <w:tab w:val="left" w:pos="2970"/>
            </w:tabs>
          </w:pPr>
        </w:pPrChange>
      </w:pPr>
      <w:moveFrom w:id="3369" w:author="michael schneider" w:date="2013-12-03T13:13:00Z">
        <w:r w:rsidRPr="0088096E" w:rsidDel="00FA4B45">
          <w:rPr>
            <w:rPrChange w:id="3370" w:author="michael schneider" w:date="2013-12-03T09:17:00Z">
              <w:rPr>
                <w:rFonts w:ascii="Tahoma" w:hAnsi="Tahoma" w:cs="Tahoma"/>
              </w:rPr>
            </w:rPrChange>
          </w:rPr>
          <w:t>When the confirm button is pressed, the system flags the volunteer’s schedule as confirmed.</w:t>
        </w:r>
      </w:moveFrom>
    </w:p>
    <w:p w14:paraId="23ACF426" w14:textId="1F53DA2C" w:rsidR="004B0653" w:rsidRPr="0088096E" w:rsidDel="00FA4B45" w:rsidRDefault="004B0653" w:rsidP="00EC7913">
      <w:pPr>
        <w:pStyle w:val="Heading3"/>
        <w:ind w:left="1890" w:hanging="810"/>
        <w:rPr>
          <w:rPrChange w:id="3371" w:author="michael schneider" w:date="2013-12-03T09:17:00Z">
            <w:rPr>
              <w:rFonts w:ascii="Tahoma" w:hAnsi="Tahoma" w:cs="Tahoma"/>
            </w:rPr>
          </w:rPrChange>
        </w:rPr>
        <w:pPrChange w:id="3372" w:author="michael schneider" w:date="2013-12-03T13:27:00Z">
          <w:pPr>
            <w:pStyle w:val="Heading3"/>
            <w:tabs>
              <w:tab w:val="left" w:pos="2970"/>
            </w:tabs>
          </w:pPr>
        </w:pPrChange>
      </w:pPr>
      <w:moveFrom w:id="3373" w:author="michael schneider" w:date="2013-12-03T13:13:00Z">
        <w:r w:rsidRPr="0088096E" w:rsidDel="00FA4B45">
          <w:rPr>
            <w:rPrChange w:id="3374" w:author="michael schneider" w:date="2013-12-03T09:17:00Z">
              <w:rPr>
                <w:rFonts w:ascii="Tahoma" w:hAnsi="Tahoma" w:cs="Tahoma"/>
              </w:rPr>
            </w:rPrChange>
          </w:rPr>
          <w:t>The system shall allow a volunteer to contact an administrator about a volunteer scheduling conflict by pressing the contact button, entering a reason, and pressing the submit button on the View Volunteer Schedule webpage.</w:t>
        </w:r>
      </w:moveFrom>
    </w:p>
    <w:p w14:paraId="3D1F1EEF" w14:textId="6EE57A16" w:rsidR="004B0653" w:rsidRPr="0088096E" w:rsidDel="00FA4B45" w:rsidRDefault="004B0653" w:rsidP="00EC7913">
      <w:pPr>
        <w:pStyle w:val="Heading3"/>
        <w:ind w:left="1890" w:hanging="810"/>
        <w:rPr>
          <w:rPrChange w:id="3375" w:author="michael schneider" w:date="2013-12-03T09:17:00Z">
            <w:rPr>
              <w:rFonts w:ascii="Tahoma" w:hAnsi="Tahoma" w:cs="Tahoma"/>
            </w:rPr>
          </w:rPrChange>
        </w:rPr>
        <w:pPrChange w:id="3376" w:author="michael schneider" w:date="2013-12-03T13:27:00Z">
          <w:pPr>
            <w:pStyle w:val="Heading4"/>
            <w:tabs>
              <w:tab w:val="left" w:pos="2970"/>
            </w:tabs>
          </w:pPr>
        </w:pPrChange>
      </w:pPr>
      <w:moveFrom w:id="3377" w:author="michael schneider" w:date="2013-12-03T13:13:00Z">
        <w:r w:rsidRPr="0088096E" w:rsidDel="00FA4B45">
          <w:rPr>
            <w:rPrChange w:id="3378" w:author="michael schneider" w:date="2013-12-03T09:17:00Z">
              <w:rPr>
                <w:rFonts w:ascii="Tahoma" w:hAnsi="Tahoma" w:cs="Tahoma"/>
              </w:rPr>
            </w:rPrChange>
          </w:rPr>
          <w:t>Reason</w:t>
        </w:r>
      </w:moveFrom>
    </w:p>
    <w:p w14:paraId="6DF29B73" w14:textId="03C0BA8E" w:rsidR="004B0653" w:rsidRPr="0088096E" w:rsidDel="00FA4B45" w:rsidRDefault="004B0653" w:rsidP="00EC7913">
      <w:pPr>
        <w:pStyle w:val="Heading3"/>
        <w:ind w:left="1890" w:hanging="810"/>
        <w:rPr>
          <w:rPrChange w:id="3379" w:author="michael schneider" w:date="2013-12-03T09:17:00Z">
            <w:rPr>
              <w:rFonts w:ascii="Tahoma" w:hAnsi="Tahoma" w:cs="Tahoma"/>
            </w:rPr>
          </w:rPrChange>
        </w:rPr>
        <w:pPrChange w:id="3380" w:author="michael schneider" w:date="2013-12-03T13:27:00Z">
          <w:pPr>
            <w:pStyle w:val="Heading5"/>
            <w:tabs>
              <w:tab w:val="left" w:pos="2970"/>
            </w:tabs>
          </w:pPr>
        </w:pPrChange>
      </w:pPr>
      <w:moveFrom w:id="3381" w:author="michael schneider" w:date="2013-12-03T13:13:00Z">
        <w:r w:rsidRPr="0088096E" w:rsidDel="00FA4B45">
          <w:rPr>
            <w:rPrChange w:id="3382" w:author="michael schneider" w:date="2013-12-03T09:17:00Z">
              <w:rPr>
                <w:rFonts w:ascii="Tahoma" w:hAnsi="Tahoma" w:cs="Tahoma"/>
              </w:rPr>
            </w:rPrChange>
          </w:rPr>
          <w:t xml:space="preserve">&lt;reason&gt; ::= </w:t>
        </w:r>
        <w:r w:rsidRPr="0088096E" w:rsidDel="00FA4B45">
          <w:rPr>
            <w:vertAlign w:val="superscript"/>
            <w:rPrChange w:id="3383" w:author="michael schneider" w:date="2013-12-03T09:17:00Z">
              <w:rPr>
                <w:rFonts w:ascii="Tahoma" w:hAnsi="Tahoma" w:cs="Tahoma"/>
                <w:vertAlign w:val="superscript"/>
              </w:rPr>
            </w:rPrChange>
          </w:rPr>
          <w:t>1</w:t>
        </w:r>
        <w:r w:rsidRPr="0088096E" w:rsidDel="00FA4B45">
          <w:rPr>
            <w:rPrChange w:id="3384" w:author="michael schneider" w:date="2013-12-03T09:17:00Z">
              <w:rPr>
                <w:rFonts w:ascii="Tahoma" w:hAnsi="Tahoma" w:cs="Tahoma"/>
              </w:rPr>
            </w:rPrChange>
          </w:rPr>
          <w:t>{alpha_numeric}</w:t>
        </w:r>
        <w:r w:rsidRPr="0088096E" w:rsidDel="00FA4B45">
          <w:rPr>
            <w:vertAlign w:val="superscript"/>
            <w:rPrChange w:id="3385" w:author="michael schneider" w:date="2013-12-03T09:17:00Z">
              <w:rPr>
                <w:rFonts w:ascii="Tahoma" w:hAnsi="Tahoma" w:cs="Tahoma"/>
                <w:vertAlign w:val="superscript"/>
              </w:rPr>
            </w:rPrChange>
          </w:rPr>
          <w:t>500</w:t>
        </w:r>
      </w:moveFrom>
    </w:p>
    <w:p w14:paraId="0F4288CF" w14:textId="02C096D3" w:rsidR="004B0653" w:rsidRPr="0088096E" w:rsidDel="00FA4B45" w:rsidRDefault="004B0653" w:rsidP="00EC7913">
      <w:pPr>
        <w:pStyle w:val="Heading3"/>
        <w:ind w:left="1890" w:hanging="810"/>
        <w:rPr>
          <w:rPrChange w:id="3386" w:author="michael schneider" w:date="2013-12-03T09:17:00Z">
            <w:rPr>
              <w:rFonts w:ascii="Tahoma" w:hAnsi="Tahoma" w:cs="Tahoma"/>
            </w:rPr>
          </w:rPrChange>
        </w:rPr>
        <w:pPrChange w:id="3387" w:author="michael schneider" w:date="2013-12-03T13:27:00Z">
          <w:pPr>
            <w:pStyle w:val="Heading7"/>
            <w:tabs>
              <w:tab w:val="left" w:pos="2970"/>
            </w:tabs>
          </w:pPr>
        </w:pPrChange>
      </w:pPr>
      <w:moveFrom w:id="3388" w:author="michael schneider" w:date="2013-12-03T13:13:00Z">
        <w:r w:rsidRPr="0088096E" w:rsidDel="00FA4B45">
          <w:rPr>
            <w:rPrChange w:id="3389" w:author="michael schneider" w:date="2013-12-03T09:17:00Z">
              <w:rPr>
                <w:rFonts w:ascii="Tahoma" w:hAnsi="Tahoma" w:cs="Tahoma"/>
              </w:rPr>
            </w:rPrChange>
          </w:rPr>
          <w:t>If the reason is left blank and the confirm button is pressed, the system shall display “Please enter a reason”. in a box next to the field.</w:t>
        </w:r>
      </w:moveFrom>
    </w:p>
    <w:p w14:paraId="068734C2" w14:textId="3166D9CC" w:rsidR="004B0653" w:rsidRPr="0088096E" w:rsidDel="00FA4B45" w:rsidRDefault="004B0653" w:rsidP="00EC7913">
      <w:pPr>
        <w:pStyle w:val="Heading3"/>
        <w:ind w:left="1890" w:hanging="810"/>
        <w:rPr>
          <w:rPrChange w:id="3390" w:author="michael schneider" w:date="2013-12-03T09:17:00Z">
            <w:rPr>
              <w:rFonts w:ascii="Tahoma" w:hAnsi="Tahoma" w:cs="Tahoma"/>
            </w:rPr>
          </w:rPrChange>
        </w:rPr>
        <w:pPrChange w:id="3391" w:author="michael schneider" w:date="2013-12-03T13:27:00Z">
          <w:pPr>
            <w:pStyle w:val="Heading4"/>
            <w:tabs>
              <w:tab w:val="left" w:pos="2970"/>
            </w:tabs>
          </w:pPr>
        </w:pPrChange>
      </w:pPr>
      <w:moveFrom w:id="3392" w:author="michael schneider" w:date="2013-12-03T13:13:00Z">
        <w:r w:rsidRPr="0088096E" w:rsidDel="00FA4B45">
          <w:rPr>
            <w:rPrChange w:id="3393" w:author="michael schneider" w:date="2013-12-03T09:17:00Z">
              <w:rPr>
                <w:rFonts w:ascii="Tahoma" w:hAnsi="Tahoma" w:cs="Tahoma"/>
              </w:rPr>
            </w:rPrChange>
          </w:rPr>
          <w:t>Submit button</w:t>
        </w:r>
      </w:moveFrom>
    </w:p>
    <w:p w14:paraId="0BFFBBDD" w14:textId="63E2F6B2" w:rsidR="003C08E9" w:rsidRPr="0088096E" w:rsidDel="00FA4B45" w:rsidRDefault="004B0653" w:rsidP="00EC7913">
      <w:pPr>
        <w:pStyle w:val="Heading3"/>
        <w:ind w:left="1890" w:hanging="810"/>
        <w:rPr>
          <w:rPrChange w:id="3394" w:author="michael schneider" w:date="2013-12-03T09:17:00Z">
            <w:rPr>
              <w:rFonts w:ascii="Tahoma" w:hAnsi="Tahoma" w:cs="Tahoma"/>
            </w:rPr>
          </w:rPrChange>
        </w:rPr>
        <w:pPrChange w:id="3395" w:author="michael schneider" w:date="2013-12-03T13:27:00Z">
          <w:pPr>
            <w:pStyle w:val="Heading3"/>
            <w:tabs>
              <w:tab w:val="left" w:pos="2970"/>
            </w:tabs>
          </w:pPr>
        </w:pPrChange>
      </w:pPr>
      <w:moveFrom w:id="3396" w:author="michael schneider" w:date="2013-12-03T13:13:00Z">
        <w:r w:rsidRPr="0088096E" w:rsidDel="00FA4B45">
          <w:rPr>
            <w:rPrChange w:id="3397" w:author="michael schneider" w:date="2013-12-03T09:17:00Z">
              <w:rPr>
                <w:rFonts w:ascii="Tahoma" w:hAnsi="Tahoma" w:cs="Tahoma"/>
              </w:rPr>
            </w:rPrChange>
          </w:rPr>
          <w:t>When the submit button is pressed, the system sends an e-mail notification to administrators:</w:t>
        </w:r>
        <w:r w:rsidRPr="0088096E" w:rsidDel="00FA4B45">
          <w:rPr>
            <w:rPrChange w:id="3398" w:author="michael schneider" w:date="2013-12-03T09:17:00Z">
              <w:rPr>
                <w:rFonts w:ascii="Tahoma" w:hAnsi="Tahoma" w:cs="Tahoma"/>
              </w:rPr>
            </w:rPrChange>
          </w:rPr>
          <w:br/>
          <w:t>To: &lt;administrators&gt;</w:t>
        </w:r>
        <w:r w:rsidRPr="0088096E" w:rsidDel="00FA4B45">
          <w:rPr>
            <w:rPrChange w:id="3399" w:author="michael schneider" w:date="2013-12-03T09:17:00Z">
              <w:rPr>
                <w:rFonts w:ascii="Tahoma" w:hAnsi="Tahoma" w:cs="Tahoma"/>
              </w:rPr>
            </w:rPrChange>
          </w:rPr>
          <w:br/>
          <w:t>Subject: Volunteer Scheduling Conflict Notification</w:t>
        </w:r>
        <w:r w:rsidRPr="0088096E" w:rsidDel="00FA4B45">
          <w:rPr>
            <w:rPrChange w:id="3400" w:author="michael schneider" w:date="2013-12-03T09:17:00Z">
              <w:rPr>
                <w:rFonts w:ascii="Tahoma" w:hAnsi="Tahoma" w:cs="Tahoma"/>
              </w:rPr>
            </w:rPrChange>
          </w:rPr>
          <w:br/>
          <w:t>Message: The following scheduling conflict notification was submitted by volunteer &lt;volunteer user name&gt; on &lt;timestamp when submit button was pressed&gt;:</w:t>
        </w:r>
        <w:r w:rsidRPr="0088096E" w:rsidDel="00FA4B45">
          <w:rPr>
            <w:rPrChange w:id="3401" w:author="michael schneider" w:date="2013-12-03T09:17:00Z">
              <w:rPr>
                <w:rFonts w:ascii="Tahoma" w:hAnsi="Tahoma" w:cs="Tahoma"/>
              </w:rPr>
            </w:rPrChange>
          </w:rPr>
          <w:br/>
        </w:r>
        <w:r w:rsidRPr="0088096E" w:rsidDel="00FA4B45">
          <w:rPr>
            <w:rPrChange w:id="3402" w:author="michael schneider" w:date="2013-12-03T09:17:00Z">
              <w:rPr>
                <w:rFonts w:ascii="Tahoma" w:hAnsi="Tahoma" w:cs="Tahoma"/>
              </w:rPr>
            </w:rPrChange>
          </w:rPr>
          <w:br/>
          <w:t>&lt;reason&gt;</w:t>
        </w:r>
        <w:r w:rsidRPr="0088096E" w:rsidDel="00FA4B45">
          <w:rPr>
            <w:rPrChange w:id="3403" w:author="michael schneider" w:date="2013-12-03T09:17:00Z">
              <w:rPr>
                <w:rFonts w:ascii="Tahoma" w:hAnsi="Tahoma" w:cs="Tahoma"/>
              </w:rPr>
            </w:rPrChange>
          </w:rPr>
          <w:br/>
          <w:t>-Jonesborough Farmer’s Market Sales System</w:t>
        </w:r>
      </w:moveFrom>
    </w:p>
    <w:p w14:paraId="6CD6C867" w14:textId="3C61BD4A" w:rsidR="00BE1D2E" w:rsidRPr="0088096E" w:rsidDel="00B71A97" w:rsidRDefault="00BE1D2E" w:rsidP="00EC7913">
      <w:pPr>
        <w:pStyle w:val="Heading3"/>
        <w:ind w:left="1890" w:hanging="810"/>
        <w:rPr>
          <w:rPrChange w:id="3404" w:author="michael schneider" w:date="2013-12-03T09:17:00Z">
            <w:rPr>
              <w:rFonts w:ascii="Tahoma" w:hAnsi="Tahoma" w:cs="Tahoma"/>
            </w:rPr>
          </w:rPrChange>
        </w:rPr>
        <w:pPrChange w:id="3405" w:author="michael schneider" w:date="2013-12-03T13:27:00Z">
          <w:pPr>
            <w:pStyle w:val="Heading2"/>
            <w:tabs>
              <w:tab w:val="left" w:pos="2970"/>
            </w:tabs>
          </w:pPr>
        </w:pPrChange>
      </w:pPr>
      <w:moveFromRangeStart w:id="3406" w:author="michael schneider" w:date="2013-12-03T13:20:00Z" w:name="move373840144"/>
      <w:moveFromRangeEnd w:id="3340"/>
      <w:moveFrom w:id="3407" w:author="michael schneider" w:date="2013-12-03T13:20:00Z">
        <w:r w:rsidRPr="0088096E" w:rsidDel="00B71A97">
          <w:rPr>
            <w:rPrChange w:id="3408" w:author="michael schneider" w:date="2013-12-03T09:17:00Z">
              <w:rPr>
                <w:rFonts w:ascii="Tahoma" w:hAnsi="Tahoma" w:cs="Tahoma"/>
              </w:rPr>
            </w:rPrChange>
          </w:rPr>
          <w:t>The system shall allow a grower to add a new product type when the grower issues an “add new product type” command.</w:t>
        </w:r>
      </w:moveFrom>
    </w:p>
    <w:p w14:paraId="06D2FD53" w14:textId="731C061C" w:rsidR="00BE1D2E" w:rsidRPr="0088096E" w:rsidDel="00B71A97" w:rsidRDefault="00BE1D2E" w:rsidP="00EC7913">
      <w:pPr>
        <w:pStyle w:val="Heading3"/>
        <w:ind w:left="1890" w:hanging="810"/>
        <w:rPr>
          <w:rPrChange w:id="3409" w:author="michael schneider" w:date="2013-12-03T09:17:00Z">
            <w:rPr>
              <w:rFonts w:ascii="Tahoma" w:hAnsi="Tahoma" w:cs="Tahoma"/>
            </w:rPr>
          </w:rPrChange>
        </w:rPr>
        <w:pPrChange w:id="3410" w:author="michael schneider" w:date="2013-12-03T13:27:00Z">
          <w:pPr>
            <w:pStyle w:val="Heading3"/>
            <w:tabs>
              <w:tab w:val="left" w:pos="2970"/>
            </w:tabs>
          </w:pPr>
        </w:pPrChange>
      </w:pPr>
      <w:moveFrom w:id="3411" w:author="michael schneider" w:date="2013-12-03T13:20:00Z">
        <w:r w:rsidRPr="0088096E" w:rsidDel="00B71A97">
          <w:rPr>
            <w:rPrChange w:id="3412" w:author="michael schneider" w:date="2013-12-03T09:17:00Z">
              <w:rPr>
                <w:rFonts w:ascii="Tahoma" w:hAnsi="Tahoma" w:cs="Tahoma"/>
              </w:rPr>
            </w:rPrChange>
          </w:rPr>
          <w:t xml:space="preserve">&lt;product_type&gt; ::= </w:t>
        </w:r>
        <w:r w:rsidRPr="0088096E" w:rsidDel="00B71A97">
          <w:rPr>
            <w:vertAlign w:val="superscript"/>
            <w:rPrChange w:id="3413" w:author="michael schneider" w:date="2013-12-03T09:17:00Z">
              <w:rPr>
                <w:rFonts w:ascii="Tahoma" w:hAnsi="Tahoma" w:cs="Tahoma"/>
                <w:vertAlign w:val="superscript"/>
              </w:rPr>
            </w:rPrChange>
          </w:rPr>
          <w:t>1</w:t>
        </w:r>
        <w:r w:rsidRPr="0088096E" w:rsidDel="00B71A97">
          <w:rPr>
            <w:rPrChange w:id="3414" w:author="michael schneider" w:date="2013-12-03T09:17:00Z">
              <w:rPr>
                <w:rFonts w:ascii="Tahoma" w:hAnsi="Tahoma" w:cs="Tahoma"/>
              </w:rPr>
            </w:rPrChange>
          </w:rPr>
          <w:t>{alpha_numeric}</w:t>
        </w:r>
        <w:r w:rsidRPr="0088096E" w:rsidDel="00B71A97">
          <w:rPr>
            <w:vertAlign w:val="superscript"/>
            <w:rPrChange w:id="3415" w:author="michael schneider" w:date="2013-12-03T09:17:00Z">
              <w:rPr>
                <w:rFonts w:ascii="Tahoma" w:hAnsi="Tahoma" w:cs="Tahoma"/>
                <w:vertAlign w:val="superscript"/>
              </w:rPr>
            </w:rPrChange>
          </w:rPr>
          <w:t>25</w:t>
        </w:r>
      </w:moveFrom>
    </w:p>
    <w:p w14:paraId="674D0DD3" w14:textId="152359A2" w:rsidR="00BE1D2E" w:rsidRPr="0088096E" w:rsidDel="00B71A97" w:rsidRDefault="00BE1D2E" w:rsidP="00EC7913">
      <w:pPr>
        <w:pStyle w:val="Heading3"/>
        <w:ind w:left="1890" w:hanging="810"/>
        <w:rPr>
          <w:rPrChange w:id="3416" w:author="michael schneider" w:date="2013-12-03T09:17:00Z">
            <w:rPr>
              <w:rFonts w:ascii="Tahoma" w:hAnsi="Tahoma" w:cs="Tahoma"/>
            </w:rPr>
          </w:rPrChange>
        </w:rPr>
        <w:pPrChange w:id="3417" w:author="michael schneider" w:date="2013-12-03T13:27:00Z">
          <w:pPr>
            <w:pStyle w:val="Heading3"/>
            <w:tabs>
              <w:tab w:val="left" w:pos="2970"/>
            </w:tabs>
          </w:pPr>
        </w:pPrChange>
      </w:pPr>
      <w:moveFrom w:id="3418" w:author="michael schneider" w:date="2013-12-03T13:20:00Z">
        <w:r w:rsidRPr="0088096E" w:rsidDel="00B71A97">
          <w:rPr>
            <w:rPrChange w:id="3419" w:author="michael schneider" w:date="2013-12-03T09:17:00Z">
              <w:rPr>
                <w:rFonts w:ascii="Tahoma" w:hAnsi="Tahoma" w:cs="Tahoma"/>
              </w:rPr>
            </w:rPrChange>
          </w:rPr>
          <w:t>A suggested product type must be approved by an administrator before the system can accept it.</w:t>
        </w:r>
      </w:moveFrom>
    </w:p>
    <w:p w14:paraId="12184C18" w14:textId="0FA3BDF7" w:rsidR="00BE1D2E" w:rsidRPr="0088096E" w:rsidDel="00B71A97" w:rsidRDefault="00BE1D2E" w:rsidP="00EC7913">
      <w:pPr>
        <w:pStyle w:val="Heading3"/>
        <w:ind w:left="1890" w:hanging="810"/>
        <w:rPr>
          <w:rPrChange w:id="3420" w:author="michael schneider" w:date="2013-12-03T09:17:00Z">
            <w:rPr>
              <w:rFonts w:ascii="Tahoma" w:hAnsi="Tahoma" w:cs="Tahoma"/>
            </w:rPr>
          </w:rPrChange>
        </w:rPr>
        <w:pPrChange w:id="3421" w:author="michael schneider" w:date="2013-12-03T13:27:00Z">
          <w:pPr>
            <w:pStyle w:val="Heading4"/>
            <w:tabs>
              <w:tab w:val="left" w:pos="2970"/>
            </w:tabs>
          </w:pPr>
        </w:pPrChange>
      </w:pPr>
      <w:moveFrom w:id="3422" w:author="michael schneider" w:date="2013-12-03T13:20:00Z">
        <w:r w:rsidRPr="0088096E" w:rsidDel="00B71A97">
          <w:rPr>
            <w:rPrChange w:id="3423" w:author="michael schneider" w:date="2013-12-03T09:17:00Z">
              <w:rPr>
                <w:rFonts w:ascii="Tahoma" w:hAnsi="Tahoma" w:cs="Tahoma"/>
              </w:rPr>
            </w:rPrChange>
          </w:rPr>
          <w:t>The system shall notify a grower if his or her product type request was approved.</w:t>
        </w:r>
      </w:moveFrom>
    </w:p>
    <w:p w14:paraId="492BF289" w14:textId="17BB551F" w:rsidR="00BE1D2E" w:rsidRPr="0088096E" w:rsidDel="00B71A97" w:rsidRDefault="00BE1D2E" w:rsidP="00EC7913">
      <w:pPr>
        <w:pStyle w:val="Heading3"/>
        <w:ind w:left="1890" w:hanging="810"/>
        <w:rPr>
          <w:rPrChange w:id="3424" w:author="michael schneider" w:date="2013-12-03T09:17:00Z">
            <w:rPr>
              <w:rFonts w:ascii="Tahoma" w:hAnsi="Tahoma" w:cs="Tahoma"/>
            </w:rPr>
          </w:rPrChange>
        </w:rPr>
        <w:pPrChange w:id="3425" w:author="michael schneider" w:date="2013-12-03T13:27:00Z">
          <w:pPr>
            <w:pStyle w:val="Heading5"/>
            <w:tabs>
              <w:tab w:val="left" w:pos="2970"/>
            </w:tabs>
          </w:pPr>
        </w:pPrChange>
      </w:pPr>
      <w:moveFrom w:id="3426" w:author="michael schneider" w:date="2013-12-03T13:20:00Z">
        <w:r w:rsidRPr="0088096E" w:rsidDel="00B71A97">
          <w:rPr>
            <w:rPrChange w:id="3427" w:author="michael schneider" w:date="2013-12-03T09:17:00Z">
              <w:rPr>
                <w:rFonts w:ascii="Tahoma" w:hAnsi="Tahoma" w:cs="Tahoma"/>
              </w:rPr>
            </w:rPrChange>
          </w:rPr>
          <w:t xml:space="preserve">&lt;acceptance_message&gt; ::= “Your product type has been approved </w:t>
        </w:r>
      </w:moveFrom>
    </w:p>
    <w:p w14:paraId="360445FD" w14:textId="08BD3612" w:rsidR="00BE1D2E" w:rsidRPr="0088096E" w:rsidDel="00B71A97" w:rsidRDefault="00BE1D2E" w:rsidP="00EC7913">
      <w:pPr>
        <w:pStyle w:val="Heading3"/>
        <w:ind w:left="1890" w:hanging="810"/>
        <w:rPr>
          <w:rPrChange w:id="3428" w:author="michael schneider" w:date="2013-12-03T09:17:00Z">
            <w:rPr>
              <w:rFonts w:ascii="Tahoma" w:hAnsi="Tahoma" w:cs="Tahoma"/>
            </w:rPr>
          </w:rPrChange>
        </w:rPr>
        <w:pPrChange w:id="3429" w:author="michael schneider" w:date="2013-12-03T13:27:00Z">
          <w:pPr>
            <w:pStyle w:val="Heading5"/>
            <w:numPr>
              <w:ilvl w:val="0"/>
              <w:numId w:val="0"/>
            </w:numPr>
            <w:tabs>
              <w:tab w:val="left" w:pos="2970"/>
            </w:tabs>
            <w:ind w:left="5670" w:firstLine="0"/>
          </w:pPr>
        </w:pPrChange>
      </w:pPr>
      <w:moveFrom w:id="3430" w:author="michael schneider" w:date="2013-12-03T13:20:00Z">
        <w:r w:rsidRPr="0088096E" w:rsidDel="00B71A97">
          <w:rPr>
            <w:rPrChange w:id="3431" w:author="michael schneider" w:date="2013-12-03T09:17:00Z">
              <w:rPr>
                <w:rFonts w:ascii="Tahoma" w:hAnsi="Tahoma" w:cs="Tahoma"/>
              </w:rPr>
            </w:rPrChange>
          </w:rPr>
          <w:t>and added to the system.”</w:t>
        </w:r>
      </w:moveFrom>
    </w:p>
    <w:p w14:paraId="5CFDDB0B" w14:textId="5DCFFFAB" w:rsidR="00BE1D2E" w:rsidRPr="0088096E" w:rsidDel="00B71A97" w:rsidRDefault="00BE1D2E" w:rsidP="00EC7913">
      <w:pPr>
        <w:pStyle w:val="Heading3"/>
        <w:ind w:left="1890" w:hanging="810"/>
        <w:rPr>
          <w:rPrChange w:id="3432" w:author="michael schneider" w:date="2013-12-03T09:17:00Z">
            <w:rPr>
              <w:rFonts w:ascii="Tahoma" w:hAnsi="Tahoma" w:cs="Tahoma"/>
            </w:rPr>
          </w:rPrChange>
        </w:rPr>
        <w:pPrChange w:id="3433" w:author="michael schneider" w:date="2013-12-03T13:27:00Z">
          <w:pPr>
            <w:pStyle w:val="Heading4"/>
            <w:tabs>
              <w:tab w:val="left" w:pos="2970"/>
            </w:tabs>
          </w:pPr>
        </w:pPrChange>
      </w:pPr>
      <w:moveFrom w:id="3434" w:author="michael schneider" w:date="2013-12-03T13:20:00Z">
        <w:r w:rsidRPr="0088096E" w:rsidDel="00B71A97">
          <w:rPr>
            <w:rPrChange w:id="3435" w:author="michael schneider" w:date="2013-12-03T09:17:00Z">
              <w:rPr>
                <w:rFonts w:ascii="Tahoma" w:hAnsi="Tahoma" w:cs="Tahoma"/>
              </w:rPr>
            </w:rPrChange>
          </w:rPr>
          <w:t>The system shall notify a grower if his or her product type request was rejected.</w:t>
        </w:r>
      </w:moveFrom>
    </w:p>
    <w:p w14:paraId="11C91090" w14:textId="2826AA5C" w:rsidR="00BE1D2E" w:rsidRPr="0088096E" w:rsidDel="00B71A97" w:rsidRDefault="00BE1D2E" w:rsidP="00EC7913">
      <w:pPr>
        <w:pStyle w:val="Heading3"/>
        <w:ind w:left="1890" w:hanging="810"/>
        <w:rPr>
          <w:rPrChange w:id="3436" w:author="michael schneider" w:date="2013-12-03T09:17:00Z">
            <w:rPr>
              <w:rFonts w:ascii="Tahoma" w:hAnsi="Tahoma" w:cs="Tahoma"/>
            </w:rPr>
          </w:rPrChange>
        </w:rPr>
        <w:pPrChange w:id="3437" w:author="michael schneider" w:date="2013-12-03T13:27:00Z">
          <w:pPr>
            <w:pStyle w:val="Heading5"/>
            <w:tabs>
              <w:tab w:val="left" w:pos="2970"/>
            </w:tabs>
          </w:pPr>
        </w:pPrChange>
      </w:pPr>
      <w:moveFrom w:id="3438" w:author="michael schneider" w:date="2013-12-03T13:20:00Z">
        <w:r w:rsidRPr="0088096E" w:rsidDel="00B71A97">
          <w:rPr>
            <w:rPrChange w:id="3439" w:author="michael schneider" w:date="2013-12-03T09:17:00Z">
              <w:rPr>
                <w:rFonts w:ascii="Tahoma" w:hAnsi="Tahoma" w:cs="Tahoma"/>
              </w:rPr>
            </w:rPrChange>
          </w:rPr>
          <w:t xml:space="preserve">&lt;rejection_message&gt; ::= “Your product type has been rejected and will </w:t>
        </w:r>
      </w:moveFrom>
    </w:p>
    <w:p w14:paraId="698D1670" w14:textId="6E6243EA" w:rsidR="00BE1D2E" w:rsidRPr="0088096E" w:rsidDel="00B71A97" w:rsidRDefault="00BE1D2E" w:rsidP="00EC7913">
      <w:pPr>
        <w:pStyle w:val="Heading3"/>
        <w:ind w:left="1890" w:hanging="810"/>
        <w:rPr>
          <w:rPrChange w:id="3440" w:author="michael schneider" w:date="2013-12-03T09:17:00Z">
            <w:rPr>
              <w:rFonts w:ascii="Tahoma" w:hAnsi="Tahoma" w:cs="Tahoma"/>
            </w:rPr>
          </w:rPrChange>
        </w:rPr>
        <w:pPrChange w:id="3441" w:author="michael schneider" w:date="2013-12-03T13:27:00Z">
          <w:pPr>
            <w:pStyle w:val="ListParagraph"/>
            <w:tabs>
              <w:tab w:val="left" w:pos="2970"/>
            </w:tabs>
            <w:spacing w:after="200" w:line="480" w:lineRule="auto"/>
            <w:ind w:left="5400"/>
          </w:pPr>
        </w:pPrChange>
      </w:pPr>
      <w:moveFrom w:id="3442" w:author="michael schneider" w:date="2013-12-03T13:20:00Z">
        <w:r w:rsidRPr="0088096E" w:rsidDel="00B71A97">
          <w:rPr>
            <w:rPrChange w:id="3443" w:author="michael schneider" w:date="2013-12-03T09:17:00Z">
              <w:rPr>
                <w:rFonts w:ascii="Tahoma" w:hAnsi="Tahoma" w:cs="Tahoma"/>
              </w:rPr>
            </w:rPrChange>
          </w:rPr>
          <w:t>not be added to the system.”</w:t>
        </w:r>
      </w:moveFrom>
    </w:p>
    <w:p w14:paraId="64A2B461" w14:textId="6FE8D506" w:rsidR="00A369C2" w:rsidRPr="0088096E" w:rsidDel="00B71A97" w:rsidRDefault="004812A1" w:rsidP="00EC7913">
      <w:pPr>
        <w:pStyle w:val="Heading3"/>
        <w:ind w:left="1890" w:hanging="810"/>
        <w:rPr>
          <w:rPrChange w:id="3444" w:author="michael schneider" w:date="2013-12-03T09:17:00Z">
            <w:rPr>
              <w:rFonts w:ascii="Tahoma" w:hAnsi="Tahoma" w:cs="Tahoma"/>
            </w:rPr>
          </w:rPrChange>
        </w:rPr>
        <w:pPrChange w:id="3445" w:author="michael schneider" w:date="2013-12-03T13:27:00Z">
          <w:pPr>
            <w:pStyle w:val="Heading4"/>
            <w:tabs>
              <w:tab w:val="left" w:pos="2970"/>
            </w:tabs>
          </w:pPr>
        </w:pPrChange>
      </w:pPr>
      <w:moveFrom w:id="3446" w:author="michael schneider" w:date="2013-12-03T13:20:00Z">
        <w:r w:rsidRPr="0088096E" w:rsidDel="00B71A97">
          <w:rPr>
            <w:noProof/>
            <w:rPrChange w:id="3447" w:author="michael schneider" w:date="2013-12-03T09:17:00Z">
              <w:rPr>
                <w:rFonts w:ascii="Tahoma" w:hAnsi="Tahoma" w:cs="Tahoma"/>
                <w:noProof/>
              </w:rPr>
            </w:rPrChange>
          </w:rPr>
          <w:drawing>
            <wp:anchor distT="0" distB="0" distL="114300" distR="114300" simplePos="0" relativeHeight="251659264" behindDoc="0" locked="0" layoutInCell="1" allowOverlap="1" wp14:anchorId="6659DAE2" wp14:editId="202F0E5C">
              <wp:simplePos x="0" y="0"/>
              <wp:positionH relativeFrom="column">
                <wp:posOffset>605790</wp:posOffset>
              </wp:positionH>
              <wp:positionV relativeFrom="paragraph">
                <wp:posOffset>219075</wp:posOffset>
              </wp:positionV>
              <wp:extent cx="5943600" cy="606298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rement_18_Activity_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6062980"/>
                      </a:xfrm>
                      <a:prstGeom prst="rect">
                        <a:avLst/>
                      </a:prstGeom>
                    </pic:spPr>
                  </pic:pic>
                </a:graphicData>
              </a:graphic>
            </wp:anchor>
          </w:drawing>
        </w:r>
        <w:r w:rsidRPr="0088096E" w:rsidDel="00B71A97">
          <w:rPr>
            <w:rPrChange w:id="3448" w:author="michael schneider" w:date="2013-12-03T09:17:00Z">
              <w:rPr>
                <w:rFonts w:ascii="Tahoma" w:hAnsi="Tahoma" w:cs="Tahoma"/>
              </w:rPr>
            </w:rPrChange>
          </w:rPr>
          <w:t xml:space="preserve"> Activity Diagram</w:t>
        </w:r>
      </w:moveFrom>
    </w:p>
    <w:p w14:paraId="50EEEA71" w14:textId="524147AE" w:rsidR="004812A1" w:rsidRPr="0088096E" w:rsidDel="00B71A97" w:rsidRDefault="004812A1" w:rsidP="00EC7913">
      <w:pPr>
        <w:pStyle w:val="Heading3"/>
        <w:ind w:left="1890" w:hanging="810"/>
        <w:rPr>
          <w:rPrChange w:id="3449" w:author="michael schneider" w:date="2013-12-03T09:17:00Z">
            <w:rPr>
              <w:rFonts w:ascii="Tahoma" w:hAnsi="Tahoma" w:cs="Tahoma"/>
            </w:rPr>
          </w:rPrChange>
        </w:rPr>
        <w:pPrChange w:id="3450" w:author="michael schneider" w:date="2013-12-03T13:27:00Z">
          <w:pPr>
            <w:pStyle w:val="Heading4"/>
            <w:numPr>
              <w:ilvl w:val="0"/>
              <w:numId w:val="0"/>
            </w:numPr>
            <w:tabs>
              <w:tab w:val="left" w:pos="2970"/>
            </w:tabs>
            <w:ind w:firstLine="0"/>
          </w:pPr>
        </w:pPrChange>
      </w:pPr>
    </w:p>
    <w:moveFromRangeEnd w:id="3406"/>
    <w:p w14:paraId="78A4DEE4" w14:textId="77777777" w:rsidR="004812A1" w:rsidRDefault="004812A1" w:rsidP="00EC7913">
      <w:pPr>
        <w:pStyle w:val="Heading3"/>
        <w:ind w:left="1890" w:hanging="810"/>
        <w:rPr>
          <w:ins w:id="3451" w:author="michael schneider" w:date="2013-12-03T18:19:00Z"/>
        </w:rPr>
        <w:pPrChange w:id="3452" w:author="michael schneider" w:date="2013-12-03T13:27:00Z">
          <w:pPr>
            <w:pStyle w:val="Heading2"/>
            <w:tabs>
              <w:tab w:val="left" w:pos="2970"/>
            </w:tabs>
          </w:pPr>
        </w:pPrChange>
      </w:pPr>
      <w:r w:rsidRPr="0088096E">
        <w:rPr>
          <w:rPrChange w:id="3453" w:author="michael schneider" w:date="2013-12-03T09:17:00Z">
            <w:rPr>
              <w:rFonts w:ascii="Tahoma" w:hAnsi="Tahoma" w:cs="Tahoma"/>
            </w:rPr>
          </w:rPrChange>
        </w:rPr>
        <w:t>The system shall allow a grower to create a product invoice when the grower issues a “create product invoice” command.</w:t>
      </w:r>
    </w:p>
    <w:p w14:paraId="2500C2B7" w14:textId="694BDF16" w:rsidR="00A429C2" w:rsidRDefault="00015DD2" w:rsidP="00A429C2">
      <w:pPr>
        <w:pStyle w:val="Heading4"/>
        <w:rPr>
          <w:ins w:id="3454" w:author="michael schneider" w:date="2013-12-03T18:19:00Z"/>
        </w:rPr>
        <w:pPrChange w:id="3455" w:author="michael schneider" w:date="2013-12-03T18:19:00Z">
          <w:pPr>
            <w:pStyle w:val="Heading2"/>
            <w:tabs>
              <w:tab w:val="left" w:pos="2970"/>
            </w:tabs>
          </w:pPr>
        </w:pPrChange>
      </w:pPr>
      <w:ins w:id="3456" w:author="michael schneider" w:date="2013-12-03T18:20:00Z">
        <w:r>
          <w:rPr>
            <w:noProof/>
          </w:rPr>
          <w:drawing>
            <wp:anchor distT="0" distB="0" distL="114300" distR="114300" simplePos="0" relativeHeight="251681792" behindDoc="0" locked="0" layoutInCell="1" allowOverlap="1" wp14:anchorId="18322623" wp14:editId="0F326768">
              <wp:simplePos x="0" y="0"/>
              <wp:positionH relativeFrom="page">
                <wp:align>right</wp:align>
              </wp:positionH>
              <wp:positionV relativeFrom="paragraph">
                <wp:posOffset>250825</wp:posOffset>
              </wp:positionV>
              <wp:extent cx="6126480" cy="24765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3.x Create Product Invoice.jpg"/>
                      <pic:cNvPicPr/>
                    </pic:nvPicPr>
                    <pic:blipFill>
                      <a:blip r:embed="rId26">
                        <a:extLst>
                          <a:ext uri="{28A0092B-C50C-407E-A947-70E740481C1C}">
                            <a14:useLocalDpi xmlns:a14="http://schemas.microsoft.com/office/drawing/2010/main" val="0"/>
                          </a:ext>
                        </a:extLst>
                      </a:blip>
                      <a:stretch>
                        <a:fillRect/>
                      </a:stretch>
                    </pic:blipFill>
                    <pic:spPr>
                      <a:xfrm>
                        <a:off x="0" y="0"/>
                        <a:ext cx="6126480" cy="2476500"/>
                      </a:xfrm>
                      <a:prstGeom prst="rect">
                        <a:avLst/>
                      </a:prstGeom>
                    </pic:spPr>
                  </pic:pic>
                </a:graphicData>
              </a:graphic>
              <wp14:sizeRelH relativeFrom="page">
                <wp14:pctWidth>0</wp14:pctWidth>
              </wp14:sizeRelH>
              <wp14:sizeRelV relativeFrom="page">
                <wp14:pctHeight>0</wp14:pctHeight>
              </wp14:sizeRelV>
            </wp:anchor>
          </w:drawing>
        </w:r>
      </w:ins>
      <w:ins w:id="3457" w:author="michael schneider" w:date="2013-12-03T18:19:00Z">
        <w:r w:rsidR="00A429C2">
          <w:t xml:space="preserve">User Interface </w:t>
        </w:r>
      </w:ins>
    </w:p>
    <w:p w14:paraId="19FB835C" w14:textId="353264A5" w:rsidR="00A429C2" w:rsidRPr="0088096E" w:rsidRDefault="00A429C2" w:rsidP="00A429C2">
      <w:pPr>
        <w:pStyle w:val="Heading4"/>
        <w:numPr>
          <w:ilvl w:val="0"/>
          <w:numId w:val="0"/>
        </w:numPr>
        <w:ind w:left="2160"/>
        <w:rPr>
          <w:rPrChange w:id="3458" w:author="michael schneider" w:date="2013-12-03T09:17:00Z">
            <w:rPr>
              <w:rFonts w:ascii="Tahoma" w:hAnsi="Tahoma" w:cs="Tahoma"/>
            </w:rPr>
          </w:rPrChange>
        </w:rPr>
        <w:pPrChange w:id="3459" w:author="michael schneider" w:date="2013-12-03T18:20:00Z">
          <w:pPr>
            <w:pStyle w:val="Heading2"/>
            <w:tabs>
              <w:tab w:val="left" w:pos="2970"/>
            </w:tabs>
          </w:pPr>
        </w:pPrChange>
      </w:pPr>
    </w:p>
    <w:p w14:paraId="6807DBF8" w14:textId="3A20F132" w:rsidR="004812A1" w:rsidRPr="0088096E" w:rsidRDefault="004812A1" w:rsidP="00011C35">
      <w:pPr>
        <w:pStyle w:val="Heading4"/>
        <w:ind w:left="2340" w:hanging="900"/>
        <w:rPr>
          <w:rPrChange w:id="3460" w:author="michael schneider" w:date="2013-12-03T09:17:00Z">
            <w:rPr>
              <w:rFonts w:ascii="Tahoma" w:hAnsi="Tahoma" w:cs="Tahoma"/>
            </w:rPr>
          </w:rPrChange>
        </w:rPr>
        <w:pPrChange w:id="3461" w:author="michael schneider" w:date="2013-12-03T13:28:00Z">
          <w:pPr>
            <w:pStyle w:val="Heading3"/>
            <w:tabs>
              <w:tab w:val="left" w:pos="2970"/>
            </w:tabs>
          </w:pPr>
        </w:pPrChange>
      </w:pPr>
      <w:r w:rsidRPr="0088096E">
        <w:rPr>
          <w:rPrChange w:id="3462" w:author="michael schneider" w:date="2013-12-03T09:17:00Z">
            <w:rPr>
              <w:rFonts w:ascii="Tahoma" w:hAnsi="Tahoma" w:cs="Tahoma"/>
            </w:rPr>
          </w:rPrChange>
        </w:rPr>
        <w:t>A product invoice will include the products being sold, the quantity of each product being sold, and the date the grower will bring to the market the products being sold.</w:t>
      </w:r>
    </w:p>
    <w:p w14:paraId="108E9EC6" w14:textId="12C5E676" w:rsidR="004812A1" w:rsidRPr="0088096E" w:rsidRDefault="004812A1" w:rsidP="00011C35">
      <w:pPr>
        <w:pStyle w:val="Heading5"/>
        <w:rPr>
          <w:rPrChange w:id="3463" w:author="michael schneider" w:date="2013-12-03T09:17:00Z">
            <w:rPr>
              <w:rFonts w:ascii="Tahoma" w:hAnsi="Tahoma" w:cs="Tahoma"/>
            </w:rPr>
          </w:rPrChange>
        </w:rPr>
        <w:pPrChange w:id="3464" w:author="michael schneider" w:date="2013-12-03T13:29:00Z">
          <w:pPr>
            <w:pStyle w:val="Heading4"/>
            <w:tabs>
              <w:tab w:val="left" w:pos="2970"/>
            </w:tabs>
          </w:pPr>
        </w:pPrChange>
      </w:pPr>
      <w:del w:id="3465" w:author="michael schneider" w:date="2013-12-03T13:29:00Z">
        <w:r w:rsidRPr="0088096E" w:rsidDel="00011C35">
          <w:rPr>
            <w:rPrChange w:id="3466" w:author="michael schneider" w:date="2013-12-03T09:17:00Z">
              <w:rPr>
                <w:rFonts w:ascii="Tahoma" w:hAnsi="Tahoma" w:cs="Tahoma"/>
              </w:rPr>
            </w:rPrChange>
          </w:rPr>
          <w:delText xml:space="preserve">  </w:delText>
        </w:r>
      </w:del>
      <w:r w:rsidRPr="0088096E">
        <w:rPr>
          <w:rPrChange w:id="3467" w:author="michael schneider" w:date="2013-12-03T09:17:00Z">
            <w:rPr>
              <w:rFonts w:ascii="Tahoma" w:hAnsi="Tahoma" w:cs="Tahoma"/>
            </w:rPr>
          </w:rPrChange>
        </w:rPr>
        <w:t>&lt;</w:t>
      </w:r>
      <w:proofErr w:type="spellStart"/>
      <w:r w:rsidRPr="0088096E">
        <w:rPr>
          <w:rPrChange w:id="3468" w:author="michael schneider" w:date="2013-12-03T09:17:00Z">
            <w:rPr>
              <w:rFonts w:ascii="Tahoma" w:hAnsi="Tahoma" w:cs="Tahoma"/>
            </w:rPr>
          </w:rPrChange>
        </w:rPr>
        <w:t>product_type</w:t>
      </w:r>
      <w:proofErr w:type="spellEnd"/>
      <w:proofErr w:type="gramStart"/>
      <w:r w:rsidRPr="0088096E">
        <w:rPr>
          <w:rPrChange w:id="3469" w:author="michael schneider" w:date="2013-12-03T09:17:00Z">
            <w:rPr>
              <w:rFonts w:ascii="Tahoma" w:hAnsi="Tahoma" w:cs="Tahoma"/>
            </w:rPr>
          </w:rPrChange>
        </w:rPr>
        <w:t>&gt; :</w:t>
      </w:r>
      <w:proofErr w:type="gramEnd"/>
      <w:r w:rsidRPr="0088096E">
        <w:rPr>
          <w:rPrChange w:id="3470" w:author="michael schneider" w:date="2013-12-03T09:17:00Z">
            <w:rPr>
              <w:rFonts w:ascii="Tahoma" w:hAnsi="Tahoma" w:cs="Tahoma"/>
            </w:rPr>
          </w:rPrChange>
        </w:rPr>
        <w:t xml:space="preserve">:= </w:t>
      </w:r>
      <w:r w:rsidRPr="0088096E">
        <w:rPr>
          <w:vertAlign w:val="superscript"/>
          <w:rPrChange w:id="3471" w:author="michael schneider" w:date="2013-12-03T09:17:00Z">
            <w:rPr>
              <w:rFonts w:ascii="Tahoma" w:hAnsi="Tahoma" w:cs="Tahoma"/>
              <w:vertAlign w:val="superscript"/>
            </w:rPr>
          </w:rPrChange>
        </w:rPr>
        <w:t>1</w:t>
      </w:r>
      <w:r w:rsidRPr="0088096E">
        <w:rPr>
          <w:rPrChange w:id="3472" w:author="michael schneider" w:date="2013-12-03T09:17:00Z">
            <w:rPr>
              <w:rFonts w:ascii="Tahoma" w:hAnsi="Tahoma" w:cs="Tahoma"/>
            </w:rPr>
          </w:rPrChange>
        </w:rPr>
        <w:t>{alpha_numeric}</w:t>
      </w:r>
      <w:r w:rsidRPr="0088096E">
        <w:rPr>
          <w:vertAlign w:val="superscript"/>
          <w:rPrChange w:id="3473" w:author="michael schneider" w:date="2013-12-03T09:17:00Z">
            <w:rPr>
              <w:rFonts w:ascii="Tahoma" w:hAnsi="Tahoma" w:cs="Tahoma"/>
              <w:vertAlign w:val="superscript"/>
            </w:rPr>
          </w:rPrChange>
        </w:rPr>
        <w:t>25</w:t>
      </w:r>
    </w:p>
    <w:p w14:paraId="4A6DD810" w14:textId="77777777" w:rsidR="004812A1" w:rsidRPr="0088096E" w:rsidRDefault="004812A1" w:rsidP="00011C35">
      <w:pPr>
        <w:pStyle w:val="Heading5"/>
        <w:rPr>
          <w:rPrChange w:id="3474" w:author="michael schneider" w:date="2013-12-03T09:17:00Z">
            <w:rPr>
              <w:rFonts w:ascii="Tahoma" w:hAnsi="Tahoma" w:cs="Tahoma"/>
            </w:rPr>
          </w:rPrChange>
        </w:rPr>
        <w:pPrChange w:id="3475" w:author="michael schneider" w:date="2013-12-03T13:29:00Z">
          <w:pPr>
            <w:pStyle w:val="Heading4"/>
            <w:tabs>
              <w:tab w:val="left" w:pos="2970"/>
            </w:tabs>
          </w:pPr>
        </w:pPrChange>
      </w:pPr>
      <w:r w:rsidRPr="0088096E">
        <w:rPr>
          <w:rPrChange w:id="3476" w:author="michael schneider" w:date="2013-12-03T09:17:00Z">
            <w:rPr>
              <w:rFonts w:ascii="Tahoma" w:hAnsi="Tahoma" w:cs="Tahoma"/>
            </w:rPr>
          </w:rPrChange>
        </w:rPr>
        <w:t>&lt;</w:t>
      </w:r>
      <w:proofErr w:type="spellStart"/>
      <w:r w:rsidRPr="0088096E">
        <w:rPr>
          <w:rPrChange w:id="3477" w:author="michael schneider" w:date="2013-12-03T09:17:00Z">
            <w:rPr>
              <w:rFonts w:ascii="Tahoma" w:hAnsi="Tahoma" w:cs="Tahoma"/>
            </w:rPr>
          </w:rPrChange>
        </w:rPr>
        <w:t>product_quantity</w:t>
      </w:r>
      <w:proofErr w:type="spellEnd"/>
      <w:proofErr w:type="gramStart"/>
      <w:r w:rsidRPr="0088096E">
        <w:rPr>
          <w:rPrChange w:id="3478" w:author="michael schneider" w:date="2013-12-03T09:17:00Z">
            <w:rPr>
              <w:rFonts w:ascii="Tahoma" w:hAnsi="Tahoma" w:cs="Tahoma"/>
            </w:rPr>
          </w:rPrChange>
        </w:rPr>
        <w:t>&gt; :</w:t>
      </w:r>
      <w:proofErr w:type="gramEnd"/>
      <w:r w:rsidRPr="0088096E">
        <w:rPr>
          <w:rPrChange w:id="3479" w:author="michael schneider" w:date="2013-12-03T09:17:00Z">
            <w:rPr>
              <w:rFonts w:ascii="Tahoma" w:hAnsi="Tahoma" w:cs="Tahoma"/>
            </w:rPr>
          </w:rPrChange>
        </w:rPr>
        <w:t xml:space="preserve">:= </w:t>
      </w:r>
      <w:r w:rsidRPr="0088096E">
        <w:rPr>
          <w:vertAlign w:val="superscript"/>
          <w:rPrChange w:id="3480" w:author="michael schneider" w:date="2013-12-03T09:17:00Z">
            <w:rPr>
              <w:rFonts w:ascii="Tahoma" w:hAnsi="Tahoma" w:cs="Tahoma"/>
              <w:vertAlign w:val="superscript"/>
            </w:rPr>
          </w:rPrChange>
        </w:rPr>
        <w:t>1</w:t>
      </w:r>
      <w:r w:rsidRPr="0088096E">
        <w:rPr>
          <w:rPrChange w:id="3481" w:author="michael schneider" w:date="2013-12-03T09:17:00Z">
            <w:rPr>
              <w:rFonts w:ascii="Tahoma" w:hAnsi="Tahoma" w:cs="Tahoma"/>
            </w:rPr>
          </w:rPrChange>
        </w:rPr>
        <w:t>{numeric}</w:t>
      </w:r>
      <w:r w:rsidRPr="0088096E">
        <w:rPr>
          <w:vertAlign w:val="superscript"/>
          <w:rPrChange w:id="3482" w:author="michael schneider" w:date="2013-12-03T09:17:00Z">
            <w:rPr>
              <w:rFonts w:ascii="Tahoma" w:hAnsi="Tahoma" w:cs="Tahoma"/>
              <w:vertAlign w:val="superscript"/>
            </w:rPr>
          </w:rPrChange>
        </w:rPr>
        <w:t>100</w:t>
      </w:r>
    </w:p>
    <w:p w14:paraId="7306B840" w14:textId="77777777" w:rsidR="004812A1" w:rsidRPr="0088096E" w:rsidRDefault="004812A1" w:rsidP="00011C35">
      <w:pPr>
        <w:pStyle w:val="Heading5"/>
        <w:rPr>
          <w:rPrChange w:id="3483" w:author="michael schneider" w:date="2013-12-03T09:17:00Z">
            <w:rPr>
              <w:rFonts w:ascii="Tahoma" w:hAnsi="Tahoma" w:cs="Tahoma"/>
            </w:rPr>
          </w:rPrChange>
        </w:rPr>
        <w:pPrChange w:id="3484" w:author="michael schneider" w:date="2013-12-03T13:29:00Z">
          <w:pPr>
            <w:pStyle w:val="Heading4"/>
            <w:tabs>
              <w:tab w:val="left" w:pos="2970"/>
            </w:tabs>
          </w:pPr>
        </w:pPrChange>
      </w:pPr>
      <w:r w:rsidRPr="0088096E">
        <w:rPr>
          <w:rPrChange w:id="3485" w:author="michael schneider" w:date="2013-12-03T09:17:00Z">
            <w:rPr>
              <w:rFonts w:ascii="Tahoma" w:hAnsi="Tahoma" w:cs="Tahoma"/>
            </w:rPr>
          </w:rPrChange>
        </w:rPr>
        <w:t>&lt;</w:t>
      </w:r>
      <w:proofErr w:type="spellStart"/>
      <w:r w:rsidRPr="0088096E">
        <w:rPr>
          <w:rPrChange w:id="3486" w:author="michael schneider" w:date="2013-12-03T09:17:00Z">
            <w:rPr>
              <w:rFonts w:ascii="Tahoma" w:hAnsi="Tahoma" w:cs="Tahoma"/>
            </w:rPr>
          </w:rPrChange>
        </w:rPr>
        <w:t>date_to_market</w:t>
      </w:r>
      <w:proofErr w:type="spellEnd"/>
      <w:proofErr w:type="gramStart"/>
      <w:r w:rsidRPr="0088096E">
        <w:rPr>
          <w:rPrChange w:id="3487" w:author="michael schneider" w:date="2013-12-03T09:17:00Z">
            <w:rPr>
              <w:rFonts w:ascii="Tahoma" w:hAnsi="Tahoma" w:cs="Tahoma"/>
            </w:rPr>
          </w:rPrChange>
        </w:rPr>
        <w:t>&gt; :</w:t>
      </w:r>
      <w:proofErr w:type="gramEnd"/>
      <w:r w:rsidRPr="0088096E">
        <w:rPr>
          <w:rPrChange w:id="3488" w:author="michael schneider" w:date="2013-12-03T09:17:00Z">
            <w:rPr>
              <w:rFonts w:ascii="Tahoma" w:hAnsi="Tahoma" w:cs="Tahoma"/>
            </w:rPr>
          </w:rPrChange>
        </w:rPr>
        <w:t>:= &lt;date&gt;</w:t>
      </w:r>
    </w:p>
    <w:p w14:paraId="63D7524E" w14:textId="77777777" w:rsidR="004812A1" w:rsidRPr="0088096E" w:rsidRDefault="004812A1" w:rsidP="00011C35">
      <w:pPr>
        <w:pStyle w:val="Heading4"/>
        <w:rPr>
          <w:rPrChange w:id="3489" w:author="michael schneider" w:date="2013-12-03T09:17:00Z">
            <w:rPr>
              <w:rFonts w:ascii="Tahoma" w:hAnsi="Tahoma" w:cs="Tahoma"/>
            </w:rPr>
          </w:rPrChange>
        </w:rPr>
        <w:pPrChange w:id="3490" w:author="michael schneider" w:date="2013-12-03T13:29:00Z">
          <w:pPr>
            <w:pStyle w:val="Heading3"/>
            <w:tabs>
              <w:tab w:val="left" w:pos="2970"/>
            </w:tabs>
          </w:pPr>
        </w:pPrChange>
      </w:pPr>
      <w:r w:rsidRPr="0088096E">
        <w:rPr>
          <w:rPrChange w:id="3491" w:author="michael schneider" w:date="2013-12-03T09:17:00Z">
            <w:rPr>
              <w:rFonts w:ascii="Tahoma" w:hAnsi="Tahoma" w:cs="Tahoma"/>
            </w:rPr>
          </w:rPrChange>
        </w:rPr>
        <w:t>The system shall allow a grower to confirm a product invoice before it is submitted.</w:t>
      </w:r>
    </w:p>
    <w:p w14:paraId="567D5945" w14:textId="77777777" w:rsidR="004812A1" w:rsidRPr="0088096E" w:rsidRDefault="004812A1" w:rsidP="00011C35">
      <w:pPr>
        <w:pStyle w:val="Heading5"/>
        <w:ind w:left="2880" w:hanging="1080"/>
        <w:rPr>
          <w:rPrChange w:id="3492" w:author="michael schneider" w:date="2013-12-03T09:17:00Z">
            <w:rPr>
              <w:rFonts w:ascii="Tahoma" w:hAnsi="Tahoma" w:cs="Tahoma"/>
            </w:rPr>
          </w:rPrChange>
        </w:rPr>
        <w:pPrChange w:id="3493" w:author="michael schneider" w:date="2013-12-03T13:36:00Z">
          <w:pPr>
            <w:pStyle w:val="Heading3"/>
            <w:tabs>
              <w:tab w:val="left" w:pos="2970"/>
            </w:tabs>
          </w:pPr>
        </w:pPrChange>
      </w:pPr>
      <w:del w:id="3494" w:author="michael schneider" w:date="2013-12-03T13:36:00Z">
        <w:r w:rsidRPr="0088096E" w:rsidDel="00011C35">
          <w:rPr>
            <w:rPrChange w:id="3495" w:author="michael schneider" w:date="2013-12-03T09:17:00Z">
              <w:rPr>
                <w:rFonts w:ascii="Tahoma" w:hAnsi="Tahoma" w:cs="Tahoma"/>
              </w:rPr>
            </w:rPrChange>
          </w:rPr>
          <w:delText xml:space="preserve">  </w:delText>
        </w:r>
      </w:del>
      <w:r w:rsidRPr="0088096E">
        <w:rPr>
          <w:rPrChange w:id="3496" w:author="michael schneider" w:date="2013-12-03T09:17:00Z">
            <w:rPr>
              <w:rFonts w:ascii="Tahoma" w:hAnsi="Tahoma" w:cs="Tahoma"/>
            </w:rPr>
          </w:rPrChange>
        </w:rPr>
        <w:t>If the product invoice is rejected by the grower, then the system shall delete the invoice.</w:t>
      </w:r>
    </w:p>
    <w:p w14:paraId="21D68B3A" w14:textId="77777777" w:rsidR="004812A1" w:rsidRPr="0088096E" w:rsidRDefault="004812A1" w:rsidP="00011C35">
      <w:pPr>
        <w:pStyle w:val="Heading5"/>
        <w:ind w:left="2880" w:hanging="1080"/>
        <w:rPr>
          <w:rPrChange w:id="3497" w:author="michael schneider" w:date="2013-12-03T09:17:00Z">
            <w:rPr>
              <w:rFonts w:ascii="Tahoma" w:hAnsi="Tahoma" w:cs="Tahoma"/>
            </w:rPr>
          </w:rPrChange>
        </w:rPr>
        <w:pPrChange w:id="3498" w:author="michael schneider" w:date="2013-12-03T13:36:00Z">
          <w:pPr>
            <w:pStyle w:val="Heading3"/>
            <w:tabs>
              <w:tab w:val="left" w:pos="2970"/>
            </w:tabs>
          </w:pPr>
        </w:pPrChange>
      </w:pPr>
      <w:del w:id="3499" w:author="michael schneider" w:date="2013-12-03T13:36:00Z">
        <w:r w:rsidRPr="0088096E" w:rsidDel="00011C35">
          <w:rPr>
            <w:rPrChange w:id="3500" w:author="michael schneider" w:date="2013-12-03T09:17:00Z">
              <w:rPr>
                <w:rFonts w:ascii="Tahoma" w:hAnsi="Tahoma" w:cs="Tahoma"/>
              </w:rPr>
            </w:rPrChange>
          </w:rPr>
          <w:delText xml:space="preserve">  </w:delText>
        </w:r>
      </w:del>
      <w:r w:rsidRPr="0088096E">
        <w:rPr>
          <w:rPrChange w:id="3501" w:author="michael schneider" w:date="2013-12-03T09:17:00Z">
            <w:rPr>
              <w:rFonts w:ascii="Tahoma" w:hAnsi="Tahoma" w:cs="Tahoma"/>
            </w:rPr>
          </w:rPrChange>
        </w:rPr>
        <w:t>If the product invoice is accepted then the system shall submit the invoice.</w:t>
      </w:r>
    </w:p>
    <w:p w14:paraId="3EA7FDC5" w14:textId="77777777" w:rsidR="004812A1" w:rsidRPr="0088096E" w:rsidRDefault="004812A1" w:rsidP="002A3325">
      <w:pPr>
        <w:pStyle w:val="Heading4"/>
        <w:rPr>
          <w:rPrChange w:id="3502" w:author="michael schneider" w:date="2013-12-03T09:17:00Z">
            <w:rPr>
              <w:rFonts w:ascii="Tahoma" w:hAnsi="Tahoma" w:cs="Tahoma"/>
            </w:rPr>
          </w:rPrChange>
        </w:rPr>
        <w:pPrChange w:id="3503" w:author="michael schneider" w:date="2013-12-03T13:36:00Z">
          <w:pPr>
            <w:pStyle w:val="Heading4"/>
            <w:tabs>
              <w:tab w:val="left" w:pos="2970"/>
            </w:tabs>
          </w:pPr>
        </w:pPrChange>
      </w:pPr>
      <w:r w:rsidRPr="0088096E">
        <w:rPr>
          <w:noProof/>
          <w:rPrChange w:id="3504" w:author="michael schneider" w:date="2013-12-03T09:17:00Z">
            <w:rPr>
              <w:rFonts w:ascii="Tahoma" w:hAnsi="Tahoma" w:cs="Tahoma"/>
              <w:noProof/>
            </w:rPr>
          </w:rPrChange>
        </w:rPr>
        <w:lastRenderedPageBreak/>
        <w:drawing>
          <wp:anchor distT="0" distB="0" distL="114300" distR="114300" simplePos="0" relativeHeight="251660288" behindDoc="0" locked="0" layoutInCell="1" allowOverlap="1" wp14:anchorId="4846955F" wp14:editId="56DD2EF5">
            <wp:simplePos x="0" y="0"/>
            <wp:positionH relativeFrom="margin">
              <wp:posOffset>392430</wp:posOffset>
            </wp:positionH>
            <wp:positionV relativeFrom="paragraph">
              <wp:posOffset>333375</wp:posOffset>
            </wp:positionV>
            <wp:extent cx="5943600" cy="78892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irement_19_Activity_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7889240"/>
                    </a:xfrm>
                    <a:prstGeom prst="rect">
                      <a:avLst/>
                    </a:prstGeom>
                  </pic:spPr>
                </pic:pic>
              </a:graphicData>
            </a:graphic>
          </wp:anchor>
        </w:drawing>
      </w:r>
      <w:r w:rsidRPr="0088096E">
        <w:rPr>
          <w:rPrChange w:id="3505" w:author="michael schneider" w:date="2013-12-03T09:17:00Z">
            <w:rPr>
              <w:rFonts w:ascii="Tahoma" w:hAnsi="Tahoma" w:cs="Tahoma"/>
            </w:rPr>
          </w:rPrChange>
        </w:rPr>
        <w:t xml:space="preserve">  Activity Diagram</w:t>
      </w:r>
    </w:p>
    <w:p w14:paraId="4DBF5644" w14:textId="380770D0" w:rsidR="004812A1" w:rsidRPr="0088096E" w:rsidRDefault="004812A1" w:rsidP="000E7EAD">
      <w:pPr>
        <w:pStyle w:val="Heading4"/>
        <w:numPr>
          <w:ilvl w:val="0"/>
          <w:numId w:val="0"/>
        </w:numPr>
        <w:tabs>
          <w:tab w:val="left" w:pos="2970"/>
        </w:tabs>
        <w:ind w:left="1800"/>
        <w:rPr>
          <w:rFonts w:ascii="Tahoma" w:hAnsi="Tahoma" w:cs="Tahoma"/>
          <w:rPrChange w:id="3506" w:author="michael schneider" w:date="2013-12-03T09:17:00Z">
            <w:rPr>
              <w:rFonts w:ascii="Tahoma" w:hAnsi="Tahoma" w:cs="Tahoma"/>
            </w:rPr>
          </w:rPrChange>
        </w:rPr>
      </w:pPr>
    </w:p>
    <w:p w14:paraId="405D5787" w14:textId="40631831" w:rsidR="007930FA" w:rsidRDefault="007930FA" w:rsidP="002A3325">
      <w:pPr>
        <w:pStyle w:val="Heading3"/>
        <w:ind w:left="1890" w:hanging="810"/>
        <w:rPr>
          <w:ins w:id="3507" w:author="michael schneider" w:date="2013-12-03T18:20:00Z"/>
          <w:rFonts w:ascii="Tahoma" w:hAnsi="Tahoma" w:cs="Tahoma"/>
          <w:b w:val="0"/>
        </w:rPr>
        <w:pPrChange w:id="3508" w:author="michael schneider" w:date="2013-12-03T13:37:00Z">
          <w:pPr>
            <w:pStyle w:val="Heading2"/>
            <w:tabs>
              <w:tab w:val="left" w:pos="2970"/>
            </w:tabs>
          </w:pPr>
        </w:pPrChange>
      </w:pPr>
      <w:r w:rsidRPr="00122BE4">
        <w:rPr>
          <w:rFonts w:ascii="Tahoma" w:hAnsi="Tahoma" w:cs="Tahoma"/>
          <w:b w:val="0"/>
          <w:rPrChange w:id="3509" w:author="michael schneider" w:date="2013-12-03T15:19:00Z">
            <w:rPr>
              <w:rFonts w:ascii="Tahoma" w:hAnsi="Tahoma" w:cs="Tahoma"/>
            </w:rPr>
          </w:rPrChange>
        </w:rPr>
        <w:t>The system shall allow a grower to view product invoice history when the grower issues a “view product invoice history” command.</w:t>
      </w:r>
    </w:p>
    <w:p w14:paraId="10B12625" w14:textId="6F801A27" w:rsidR="00E70085" w:rsidRDefault="0012545A" w:rsidP="00E70085">
      <w:pPr>
        <w:pStyle w:val="Heading4"/>
        <w:rPr>
          <w:ins w:id="3510" w:author="michael schneider" w:date="2013-12-03T18:20:00Z"/>
        </w:rPr>
        <w:pPrChange w:id="3511" w:author="michael schneider" w:date="2013-12-03T18:20:00Z">
          <w:pPr>
            <w:pStyle w:val="Heading2"/>
            <w:tabs>
              <w:tab w:val="left" w:pos="2970"/>
            </w:tabs>
          </w:pPr>
        </w:pPrChange>
      </w:pPr>
      <w:ins w:id="3512" w:author="michael schneider" w:date="2013-12-03T18:21:00Z">
        <w:r>
          <w:rPr>
            <w:noProof/>
          </w:rPr>
          <w:drawing>
            <wp:anchor distT="0" distB="0" distL="114300" distR="114300" simplePos="0" relativeHeight="251682816" behindDoc="0" locked="0" layoutInCell="1" allowOverlap="1" wp14:anchorId="3AD643C2" wp14:editId="6B04771C">
              <wp:simplePos x="0" y="0"/>
              <wp:positionH relativeFrom="page">
                <wp:align>right</wp:align>
              </wp:positionH>
              <wp:positionV relativeFrom="paragraph">
                <wp:posOffset>212725</wp:posOffset>
              </wp:positionV>
              <wp:extent cx="6126480" cy="2603500"/>
              <wp:effectExtent l="0" t="0" r="762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x Receive Invoice History.jpg"/>
                      <pic:cNvPicPr/>
                    </pic:nvPicPr>
                    <pic:blipFill>
                      <a:blip r:embed="rId28">
                        <a:extLst>
                          <a:ext uri="{28A0092B-C50C-407E-A947-70E740481C1C}">
                            <a14:useLocalDpi xmlns:a14="http://schemas.microsoft.com/office/drawing/2010/main" val="0"/>
                          </a:ext>
                        </a:extLst>
                      </a:blip>
                      <a:stretch>
                        <a:fillRect/>
                      </a:stretch>
                    </pic:blipFill>
                    <pic:spPr>
                      <a:xfrm>
                        <a:off x="0" y="0"/>
                        <a:ext cx="6126480" cy="2603500"/>
                      </a:xfrm>
                      <a:prstGeom prst="rect">
                        <a:avLst/>
                      </a:prstGeom>
                    </pic:spPr>
                  </pic:pic>
                </a:graphicData>
              </a:graphic>
              <wp14:sizeRelH relativeFrom="page">
                <wp14:pctWidth>0</wp14:pctWidth>
              </wp14:sizeRelH>
              <wp14:sizeRelV relativeFrom="page">
                <wp14:pctHeight>0</wp14:pctHeight>
              </wp14:sizeRelV>
            </wp:anchor>
          </w:drawing>
        </w:r>
      </w:ins>
      <w:ins w:id="3513" w:author="michael schneider" w:date="2013-12-03T18:20:00Z">
        <w:r w:rsidR="00E70085">
          <w:t>User Interface</w:t>
        </w:r>
      </w:ins>
    </w:p>
    <w:p w14:paraId="69C64BE9" w14:textId="0E8A6CE4" w:rsidR="00E70085" w:rsidRPr="00122BE4" w:rsidRDefault="00E70085" w:rsidP="00E70085">
      <w:pPr>
        <w:pStyle w:val="Heading4"/>
        <w:numPr>
          <w:ilvl w:val="0"/>
          <w:numId w:val="0"/>
        </w:numPr>
        <w:ind w:left="2160"/>
        <w:rPr>
          <w:rPrChange w:id="3514" w:author="michael schneider" w:date="2013-12-03T15:19:00Z">
            <w:rPr>
              <w:rFonts w:ascii="Tahoma" w:hAnsi="Tahoma" w:cs="Tahoma"/>
            </w:rPr>
          </w:rPrChange>
        </w:rPr>
        <w:pPrChange w:id="3515" w:author="michael schneider" w:date="2013-12-03T18:20:00Z">
          <w:pPr>
            <w:pStyle w:val="Heading2"/>
            <w:tabs>
              <w:tab w:val="left" w:pos="2970"/>
            </w:tabs>
          </w:pPr>
        </w:pPrChange>
      </w:pPr>
    </w:p>
    <w:p w14:paraId="57F3B44D" w14:textId="77777777" w:rsidR="007930FA" w:rsidRPr="0088096E" w:rsidRDefault="007930FA" w:rsidP="002A3325">
      <w:pPr>
        <w:pStyle w:val="Heading4"/>
        <w:ind w:left="2160" w:hanging="720"/>
        <w:rPr>
          <w:rPrChange w:id="3516" w:author="michael schneider" w:date="2013-12-03T09:17:00Z">
            <w:rPr>
              <w:rFonts w:ascii="Tahoma" w:hAnsi="Tahoma" w:cs="Tahoma"/>
            </w:rPr>
          </w:rPrChange>
        </w:rPr>
        <w:pPrChange w:id="3517" w:author="michael schneider" w:date="2013-12-03T13:37:00Z">
          <w:pPr>
            <w:pStyle w:val="Heading3"/>
            <w:tabs>
              <w:tab w:val="left" w:pos="2970"/>
            </w:tabs>
          </w:pPr>
        </w:pPrChange>
      </w:pPr>
      <w:r w:rsidRPr="0088096E">
        <w:rPr>
          <w:rPrChange w:id="3518" w:author="michael schneider" w:date="2013-12-03T09:17:00Z">
            <w:rPr>
              <w:rFonts w:ascii="Tahoma" w:hAnsi="Tahoma" w:cs="Tahoma"/>
            </w:rPr>
          </w:rPrChange>
        </w:rPr>
        <w:t xml:space="preserve"> If the grower has never submitted a product invoice, the system shall display an error message.</w:t>
      </w:r>
    </w:p>
    <w:p w14:paraId="1BCE7F04" w14:textId="77777777" w:rsidR="002A3325" w:rsidRDefault="007930FA" w:rsidP="002A3325">
      <w:pPr>
        <w:pStyle w:val="Heading5"/>
        <w:ind w:left="2700" w:hanging="900"/>
        <w:rPr>
          <w:ins w:id="3519" w:author="michael schneider" w:date="2013-12-03T13:38:00Z"/>
        </w:rPr>
        <w:pPrChange w:id="3520" w:author="michael schneider" w:date="2013-12-03T13:37:00Z">
          <w:pPr>
            <w:pStyle w:val="Heading4"/>
            <w:tabs>
              <w:tab w:val="left" w:pos="2970"/>
            </w:tabs>
          </w:pPr>
        </w:pPrChange>
      </w:pPr>
      <w:del w:id="3521" w:author="michael schneider" w:date="2013-12-03T13:37:00Z">
        <w:r w:rsidRPr="0088096E" w:rsidDel="002A3325">
          <w:rPr>
            <w:rPrChange w:id="3522" w:author="michael schneider" w:date="2013-12-03T09:17:00Z">
              <w:rPr>
                <w:rFonts w:ascii="Tahoma" w:hAnsi="Tahoma" w:cs="Tahoma"/>
              </w:rPr>
            </w:rPrChange>
          </w:rPr>
          <w:delText xml:space="preserve">  </w:delText>
        </w:r>
      </w:del>
      <w:r w:rsidRPr="0088096E">
        <w:rPr>
          <w:rPrChange w:id="3523" w:author="michael schneider" w:date="2013-12-03T09:17:00Z">
            <w:rPr>
              <w:rFonts w:ascii="Tahoma" w:hAnsi="Tahoma" w:cs="Tahoma"/>
            </w:rPr>
          </w:rPrChange>
        </w:rPr>
        <w:t>&lt;</w:t>
      </w:r>
      <w:proofErr w:type="spellStart"/>
      <w:r w:rsidRPr="0088096E">
        <w:rPr>
          <w:rPrChange w:id="3524" w:author="michael schneider" w:date="2013-12-03T09:17:00Z">
            <w:rPr>
              <w:rFonts w:ascii="Tahoma" w:hAnsi="Tahoma" w:cs="Tahoma"/>
            </w:rPr>
          </w:rPrChange>
        </w:rPr>
        <w:t>no_invoices_message</w:t>
      </w:r>
      <w:proofErr w:type="spellEnd"/>
      <w:proofErr w:type="gramStart"/>
      <w:r w:rsidRPr="0088096E">
        <w:rPr>
          <w:rPrChange w:id="3525" w:author="michael schneider" w:date="2013-12-03T09:17:00Z">
            <w:rPr>
              <w:rFonts w:ascii="Tahoma" w:hAnsi="Tahoma" w:cs="Tahoma"/>
            </w:rPr>
          </w:rPrChange>
        </w:rPr>
        <w:t>&gt; :</w:t>
      </w:r>
      <w:proofErr w:type="gramEnd"/>
      <w:r w:rsidRPr="0088096E">
        <w:rPr>
          <w:rPrChange w:id="3526" w:author="michael schneider" w:date="2013-12-03T09:17:00Z">
            <w:rPr>
              <w:rFonts w:ascii="Tahoma" w:hAnsi="Tahoma" w:cs="Tahoma"/>
            </w:rPr>
          </w:rPrChange>
        </w:rPr>
        <w:t xml:space="preserve">:= “No product invoices have been submitted.  </w:t>
      </w:r>
    </w:p>
    <w:p w14:paraId="3B58DB25" w14:textId="5BEB7ACB" w:rsidR="007930FA" w:rsidRPr="0088096E" w:rsidRDefault="007930FA" w:rsidP="002A3325">
      <w:pPr>
        <w:pStyle w:val="Heading5"/>
        <w:numPr>
          <w:ilvl w:val="0"/>
          <w:numId w:val="0"/>
        </w:numPr>
        <w:ind w:left="5580"/>
        <w:rPr>
          <w:rPrChange w:id="3527" w:author="michael schneider" w:date="2013-12-03T09:17:00Z">
            <w:rPr>
              <w:rFonts w:ascii="Tahoma" w:hAnsi="Tahoma" w:cs="Tahoma"/>
            </w:rPr>
          </w:rPrChange>
        </w:rPr>
        <w:pPrChange w:id="3528" w:author="michael schneider" w:date="2013-12-03T13:38:00Z">
          <w:pPr>
            <w:pStyle w:val="Heading4"/>
            <w:tabs>
              <w:tab w:val="left" w:pos="2970"/>
            </w:tabs>
          </w:pPr>
        </w:pPrChange>
      </w:pPr>
      <w:r w:rsidRPr="0088096E">
        <w:rPr>
          <w:rPrChange w:id="3529" w:author="michael schneider" w:date="2013-12-03T09:17:00Z">
            <w:rPr>
              <w:rFonts w:ascii="Tahoma" w:hAnsi="Tahoma" w:cs="Tahoma"/>
            </w:rPr>
          </w:rPrChange>
        </w:rPr>
        <w:t>You have no product invoice history.”</w:t>
      </w:r>
    </w:p>
    <w:p w14:paraId="5ADBE6DE" w14:textId="2329058F" w:rsidR="007930FA" w:rsidRPr="0088096E" w:rsidRDefault="007930FA" w:rsidP="002A3325">
      <w:pPr>
        <w:pStyle w:val="Heading4"/>
        <w:rPr>
          <w:rPrChange w:id="3530" w:author="michael schneider" w:date="2013-12-03T09:17:00Z">
            <w:rPr>
              <w:rFonts w:ascii="Tahoma" w:hAnsi="Tahoma" w:cs="Tahoma"/>
            </w:rPr>
          </w:rPrChange>
        </w:rPr>
        <w:pPrChange w:id="3531" w:author="michael schneider" w:date="2013-12-03T13:38:00Z">
          <w:pPr>
            <w:pStyle w:val="Heading4"/>
            <w:tabs>
              <w:tab w:val="left" w:pos="2970"/>
            </w:tabs>
          </w:pPr>
        </w:pPrChange>
      </w:pPr>
      <w:r w:rsidRPr="0088096E">
        <w:rPr>
          <w:noProof/>
          <w:rPrChange w:id="3532" w:author="michael schneider" w:date="2013-12-03T09:17:00Z">
            <w:rPr>
              <w:rFonts w:ascii="Tahoma" w:hAnsi="Tahoma" w:cs="Tahoma"/>
              <w:noProof/>
            </w:rPr>
          </w:rPrChange>
        </w:rPr>
        <w:lastRenderedPageBreak/>
        <w:drawing>
          <wp:anchor distT="0" distB="0" distL="114300" distR="114300" simplePos="0" relativeHeight="251661312" behindDoc="1" locked="0" layoutInCell="1" allowOverlap="1" wp14:anchorId="7E5F57D9" wp14:editId="2ABA20C9">
            <wp:simplePos x="0" y="0"/>
            <wp:positionH relativeFrom="column">
              <wp:posOffset>443865</wp:posOffset>
            </wp:positionH>
            <wp:positionV relativeFrom="paragraph">
              <wp:posOffset>307340</wp:posOffset>
            </wp:positionV>
            <wp:extent cx="5943600" cy="4288155"/>
            <wp:effectExtent l="0" t="0" r="0" b="0"/>
            <wp:wrapTight wrapText="bothSides">
              <wp:wrapPolygon edited="0">
                <wp:start x="0" y="0"/>
                <wp:lineTo x="0" y="21494"/>
                <wp:lineTo x="21531" y="2149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rement_20_Activity_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anchor>
        </w:drawing>
      </w:r>
      <w:del w:id="3533" w:author="michael schneider" w:date="2013-12-03T13:38:00Z">
        <w:r w:rsidRPr="0088096E" w:rsidDel="002A3325">
          <w:rPr>
            <w:rPrChange w:id="3534" w:author="michael schneider" w:date="2013-12-03T09:17:00Z">
              <w:rPr>
                <w:rFonts w:ascii="Tahoma" w:hAnsi="Tahoma" w:cs="Tahoma"/>
              </w:rPr>
            </w:rPrChange>
          </w:rPr>
          <w:delText xml:space="preserve">  </w:delText>
        </w:r>
      </w:del>
      <w:r w:rsidRPr="0088096E">
        <w:rPr>
          <w:rPrChange w:id="3535" w:author="michael schneider" w:date="2013-12-03T09:17:00Z">
            <w:rPr>
              <w:rFonts w:ascii="Tahoma" w:hAnsi="Tahoma" w:cs="Tahoma"/>
            </w:rPr>
          </w:rPrChange>
        </w:rPr>
        <w:t>Activity Diagram</w:t>
      </w:r>
    </w:p>
    <w:p w14:paraId="4134B6FA" w14:textId="77777777" w:rsidR="007930FA" w:rsidRPr="0088096E" w:rsidRDefault="007930FA" w:rsidP="000E7EAD">
      <w:pPr>
        <w:pStyle w:val="Heading3"/>
        <w:numPr>
          <w:ilvl w:val="0"/>
          <w:numId w:val="0"/>
        </w:numPr>
        <w:tabs>
          <w:tab w:val="left" w:pos="2970"/>
        </w:tabs>
        <w:ind w:left="1440"/>
        <w:rPr>
          <w:rFonts w:ascii="Tahoma" w:hAnsi="Tahoma" w:cs="Tahoma"/>
          <w:rPrChange w:id="3536" w:author="michael schneider" w:date="2013-12-03T09:17:00Z">
            <w:rPr>
              <w:rFonts w:ascii="Tahoma" w:hAnsi="Tahoma" w:cs="Tahoma"/>
            </w:rPr>
          </w:rPrChange>
        </w:rPr>
      </w:pPr>
    </w:p>
    <w:p w14:paraId="1E5C76FB" w14:textId="77777777" w:rsidR="00594BBA" w:rsidRPr="00671636" w:rsidRDefault="00594BBA" w:rsidP="0091545B">
      <w:pPr>
        <w:pStyle w:val="Heading3"/>
        <w:ind w:left="1890" w:hanging="810"/>
        <w:rPr>
          <w:rFonts w:ascii="Tahoma" w:hAnsi="Tahoma" w:cs="Tahoma"/>
          <w:b w:val="0"/>
          <w:rPrChange w:id="3537" w:author="michael schneider" w:date="2013-12-03T15:20:00Z">
            <w:rPr>
              <w:rFonts w:ascii="Tahoma" w:hAnsi="Tahoma" w:cs="Tahoma"/>
            </w:rPr>
          </w:rPrChange>
        </w:rPr>
        <w:pPrChange w:id="3538" w:author="michael schneider" w:date="2013-12-03T13:38:00Z">
          <w:pPr>
            <w:pStyle w:val="Heading2"/>
            <w:tabs>
              <w:tab w:val="left" w:pos="2970"/>
            </w:tabs>
          </w:pPr>
        </w:pPrChange>
      </w:pPr>
      <w:r w:rsidRPr="00671636">
        <w:rPr>
          <w:rFonts w:ascii="Tahoma" w:hAnsi="Tahoma" w:cs="Tahoma"/>
          <w:b w:val="0"/>
          <w:rPrChange w:id="3539" w:author="michael schneider" w:date="2013-12-03T15:20:00Z">
            <w:rPr>
              <w:rFonts w:ascii="Tahoma" w:hAnsi="Tahoma" w:cs="Tahoma"/>
            </w:rPr>
          </w:rPrChange>
        </w:rPr>
        <w:t>The system shall allow a grower to view his or her payment history when a grower issues a “view payment history” command.</w:t>
      </w:r>
    </w:p>
    <w:p w14:paraId="5C4D2CB6" w14:textId="77777777" w:rsidR="00594BBA" w:rsidRPr="0088096E" w:rsidRDefault="00594BBA" w:rsidP="0091545B">
      <w:pPr>
        <w:pStyle w:val="Heading4"/>
        <w:ind w:left="2250" w:hanging="810"/>
        <w:rPr>
          <w:rPrChange w:id="3540" w:author="michael schneider" w:date="2013-12-03T09:17:00Z">
            <w:rPr>
              <w:rFonts w:ascii="Tahoma" w:hAnsi="Tahoma" w:cs="Tahoma"/>
            </w:rPr>
          </w:rPrChange>
        </w:rPr>
        <w:pPrChange w:id="3541" w:author="michael schneider" w:date="2013-12-03T13:38:00Z">
          <w:pPr>
            <w:pStyle w:val="Heading3"/>
            <w:tabs>
              <w:tab w:val="left" w:pos="2970"/>
            </w:tabs>
          </w:pPr>
        </w:pPrChange>
      </w:pPr>
      <w:r w:rsidRPr="0088096E">
        <w:rPr>
          <w:rPrChange w:id="3542" w:author="michael schneider" w:date="2013-12-03T09:17:00Z">
            <w:rPr>
              <w:rFonts w:ascii="Tahoma" w:hAnsi="Tahoma" w:cs="Tahoma"/>
            </w:rPr>
          </w:rPrChange>
        </w:rPr>
        <w:t>If the grower has never received a payment, the system shall display an error message.</w:t>
      </w:r>
    </w:p>
    <w:p w14:paraId="72250E0C" w14:textId="77777777" w:rsidR="0091545B" w:rsidRDefault="00594BBA" w:rsidP="0091545B">
      <w:pPr>
        <w:pStyle w:val="Heading5"/>
        <w:rPr>
          <w:ins w:id="3543" w:author="michael schneider" w:date="2013-12-03T13:39:00Z"/>
        </w:rPr>
        <w:pPrChange w:id="3544" w:author="michael schneider" w:date="2013-12-03T13:39:00Z">
          <w:pPr>
            <w:pStyle w:val="ListParagraph"/>
            <w:tabs>
              <w:tab w:val="left" w:pos="2970"/>
            </w:tabs>
            <w:spacing w:after="200" w:line="480" w:lineRule="auto"/>
            <w:ind w:left="4410"/>
          </w:pPr>
        </w:pPrChange>
      </w:pPr>
      <w:r w:rsidRPr="0088096E">
        <w:rPr>
          <w:rPrChange w:id="3545" w:author="michael schneider" w:date="2013-12-03T09:17:00Z">
            <w:rPr>
              <w:rFonts w:ascii="Tahoma" w:hAnsi="Tahoma" w:cs="Tahoma"/>
            </w:rPr>
          </w:rPrChange>
        </w:rPr>
        <w:t>&lt;</w:t>
      </w:r>
      <w:proofErr w:type="spellStart"/>
      <w:r w:rsidRPr="0088096E">
        <w:rPr>
          <w:rPrChange w:id="3546" w:author="michael schneider" w:date="2013-12-03T09:17:00Z">
            <w:rPr>
              <w:rFonts w:ascii="Tahoma" w:hAnsi="Tahoma" w:cs="Tahoma"/>
            </w:rPr>
          </w:rPrChange>
        </w:rPr>
        <w:t>no_payments_message</w:t>
      </w:r>
      <w:proofErr w:type="spellEnd"/>
      <w:proofErr w:type="gramStart"/>
      <w:r w:rsidRPr="0088096E">
        <w:rPr>
          <w:rPrChange w:id="3547" w:author="michael schneider" w:date="2013-12-03T09:17:00Z">
            <w:rPr>
              <w:rFonts w:ascii="Tahoma" w:hAnsi="Tahoma" w:cs="Tahoma"/>
            </w:rPr>
          </w:rPrChange>
        </w:rPr>
        <w:t>&gt; :</w:t>
      </w:r>
      <w:proofErr w:type="gramEnd"/>
      <w:r w:rsidRPr="0088096E">
        <w:rPr>
          <w:rPrChange w:id="3548" w:author="michael schneider" w:date="2013-12-03T09:17:00Z">
            <w:rPr>
              <w:rFonts w:ascii="Tahoma" w:hAnsi="Tahoma" w:cs="Tahoma"/>
            </w:rPr>
          </w:rPrChange>
        </w:rPr>
        <w:t xml:space="preserve">:= “No payments have been received.  </w:t>
      </w:r>
    </w:p>
    <w:p w14:paraId="17B91E6E" w14:textId="1298D3E1" w:rsidR="00594BBA" w:rsidRPr="0088096E" w:rsidDel="0091545B" w:rsidRDefault="00594BBA" w:rsidP="0091545B">
      <w:pPr>
        <w:pStyle w:val="Heading5"/>
        <w:numPr>
          <w:ilvl w:val="0"/>
          <w:numId w:val="0"/>
        </w:numPr>
        <w:ind w:left="5940"/>
        <w:rPr>
          <w:del w:id="3549" w:author="michael schneider" w:date="2013-12-03T13:39:00Z"/>
          <w:rPrChange w:id="3550" w:author="michael schneider" w:date="2013-12-03T09:17:00Z">
            <w:rPr>
              <w:del w:id="3551" w:author="michael schneider" w:date="2013-12-03T13:39:00Z"/>
              <w:rFonts w:ascii="Tahoma" w:hAnsi="Tahoma" w:cs="Tahoma"/>
            </w:rPr>
          </w:rPrChange>
        </w:rPr>
        <w:pPrChange w:id="3552" w:author="michael schneider" w:date="2013-12-03T13:39:00Z">
          <w:pPr>
            <w:pStyle w:val="Heading4"/>
            <w:tabs>
              <w:tab w:val="left" w:pos="2970"/>
            </w:tabs>
          </w:pPr>
        </w:pPrChange>
      </w:pPr>
      <w:r w:rsidRPr="0088096E">
        <w:rPr>
          <w:rPrChange w:id="3553" w:author="michael schneider" w:date="2013-12-03T09:17:00Z">
            <w:rPr>
              <w:rFonts w:ascii="Tahoma" w:hAnsi="Tahoma" w:cs="Tahoma"/>
            </w:rPr>
          </w:rPrChange>
        </w:rPr>
        <w:t xml:space="preserve">You </w:t>
      </w:r>
    </w:p>
    <w:p w14:paraId="33D13369" w14:textId="77777777" w:rsidR="00594BBA" w:rsidRPr="0091545B" w:rsidRDefault="00594BBA" w:rsidP="0091545B">
      <w:pPr>
        <w:pStyle w:val="Heading5"/>
        <w:numPr>
          <w:ilvl w:val="0"/>
          <w:numId w:val="0"/>
        </w:numPr>
        <w:ind w:left="5940"/>
        <w:rPr>
          <w:rFonts w:ascii="Tahoma" w:hAnsi="Tahoma" w:cs="Tahoma"/>
          <w:rPrChange w:id="3554" w:author="michael schneider" w:date="2013-12-03T13:39:00Z">
            <w:rPr>
              <w:rFonts w:ascii="Tahoma" w:hAnsi="Tahoma" w:cs="Tahoma"/>
            </w:rPr>
          </w:rPrChange>
        </w:rPr>
        <w:pPrChange w:id="3555" w:author="michael schneider" w:date="2013-12-03T13:39:00Z">
          <w:pPr>
            <w:pStyle w:val="ListParagraph"/>
            <w:tabs>
              <w:tab w:val="left" w:pos="2970"/>
            </w:tabs>
            <w:spacing w:after="200" w:line="480" w:lineRule="auto"/>
            <w:ind w:left="4410"/>
          </w:pPr>
        </w:pPrChange>
      </w:pPr>
      <w:proofErr w:type="gramStart"/>
      <w:r w:rsidRPr="0091545B">
        <w:rPr>
          <w:rFonts w:ascii="Tahoma" w:hAnsi="Tahoma" w:cs="Tahoma"/>
          <w:rPrChange w:id="3556" w:author="michael schneider" w:date="2013-12-03T13:39:00Z">
            <w:rPr>
              <w:rFonts w:ascii="Tahoma" w:hAnsi="Tahoma" w:cs="Tahoma"/>
            </w:rPr>
          </w:rPrChange>
        </w:rPr>
        <w:t>have</w:t>
      </w:r>
      <w:proofErr w:type="gramEnd"/>
      <w:r w:rsidRPr="0091545B">
        <w:rPr>
          <w:rFonts w:ascii="Tahoma" w:hAnsi="Tahoma" w:cs="Tahoma"/>
          <w:rPrChange w:id="3557" w:author="michael schneider" w:date="2013-12-03T13:39:00Z">
            <w:rPr>
              <w:rFonts w:ascii="Tahoma" w:hAnsi="Tahoma" w:cs="Tahoma"/>
            </w:rPr>
          </w:rPrChange>
        </w:rPr>
        <w:t xml:space="preserve"> no payment history.”</w:t>
      </w:r>
    </w:p>
    <w:p w14:paraId="7BAE07A0" w14:textId="77777777" w:rsidR="00594BBA" w:rsidRPr="0088096E" w:rsidRDefault="00594BBA" w:rsidP="0091545B">
      <w:pPr>
        <w:pStyle w:val="Heading4"/>
        <w:rPr>
          <w:rPrChange w:id="3558" w:author="michael schneider" w:date="2013-12-03T09:17:00Z">
            <w:rPr>
              <w:rFonts w:ascii="Tahoma" w:hAnsi="Tahoma" w:cs="Tahoma"/>
            </w:rPr>
          </w:rPrChange>
        </w:rPr>
        <w:pPrChange w:id="3559" w:author="michael schneider" w:date="2013-12-03T13:39:00Z">
          <w:pPr>
            <w:pStyle w:val="Heading3"/>
            <w:tabs>
              <w:tab w:val="left" w:pos="2970"/>
            </w:tabs>
          </w:pPr>
        </w:pPrChange>
      </w:pPr>
      <w:r w:rsidRPr="0088096E">
        <w:rPr>
          <w:noProof/>
          <w:rPrChange w:id="3560" w:author="michael schneider" w:date="2013-12-03T09:17:00Z">
            <w:rPr>
              <w:rFonts w:ascii="Tahoma" w:hAnsi="Tahoma" w:cs="Tahoma"/>
              <w:noProof/>
            </w:rPr>
          </w:rPrChange>
        </w:rPr>
        <w:lastRenderedPageBreak/>
        <w:drawing>
          <wp:anchor distT="0" distB="0" distL="114300" distR="114300" simplePos="0" relativeHeight="251662336" behindDoc="1" locked="0" layoutInCell="1" allowOverlap="1" wp14:anchorId="418889B9" wp14:editId="2E185BB8">
            <wp:simplePos x="0" y="0"/>
            <wp:positionH relativeFrom="column">
              <wp:posOffset>815340</wp:posOffset>
            </wp:positionH>
            <wp:positionV relativeFrom="paragraph">
              <wp:posOffset>377190</wp:posOffset>
            </wp:positionV>
            <wp:extent cx="5943600" cy="4626610"/>
            <wp:effectExtent l="0" t="0" r="0" b="2540"/>
            <wp:wrapTight wrapText="bothSides">
              <wp:wrapPolygon edited="0">
                <wp:start x="0" y="0"/>
                <wp:lineTo x="0" y="21523"/>
                <wp:lineTo x="21531" y="2152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_21_Activity_Diagram.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anchor>
        </w:drawing>
      </w:r>
      <w:r w:rsidRPr="0088096E">
        <w:rPr>
          <w:rPrChange w:id="3561" w:author="michael schneider" w:date="2013-12-03T09:17:00Z">
            <w:rPr>
              <w:rFonts w:ascii="Tahoma" w:hAnsi="Tahoma" w:cs="Tahoma"/>
            </w:rPr>
          </w:rPrChange>
        </w:rPr>
        <w:t>Activity Diagram</w:t>
      </w:r>
    </w:p>
    <w:p w14:paraId="5E678613" w14:textId="648C6E5F" w:rsidR="008D13A0" w:rsidRDefault="008D13A0">
      <w:pPr>
        <w:suppressAutoHyphens w:val="0"/>
        <w:spacing w:line="259" w:lineRule="auto"/>
        <w:rPr>
          <w:ins w:id="3562" w:author="michael schneider" w:date="2013-12-03T18:23:00Z"/>
          <w:rFonts w:ascii="Tahoma" w:hAnsi="Tahoma" w:cs="Tahoma"/>
          <w:b/>
        </w:rPr>
      </w:pPr>
      <w:ins w:id="3563" w:author="michael schneider" w:date="2013-12-03T18:23:00Z">
        <w:r>
          <w:rPr>
            <w:rFonts w:ascii="Tahoma" w:hAnsi="Tahoma" w:cs="Tahoma"/>
          </w:rPr>
          <w:br w:type="page"/>
        </w:r>
      </w:ins>
    </w:p>
    <w:p w14:paraId="7A731E2E" w14:textId="77777777" w:rsidR="00594BBA" w:rsidRPr="0088096E" w:rsidRDefault="00594BBA" w:rsidP="000E7EAD">
      <w:pPr>
        <w:pStyle w:val="Heading3"/>
        <w:numPr>
          <w:ilvl w:val="0"/>
          <w:numId w:val="0"/>
        </w:numPr>
        <w:tabs>
          <w:tab w:val="left" w:pos="2970"/>
        </w:tabs>
        <w:ind w:left="1440"/>
        <w:rPr>
          <w:rFonts w:ascii="Tahoma" w:hAnsi="Tahoma" w:cs="Tahoma"/>
          <w:rPrChange w:id="3564" w:author="michael schneider" w:date="2013-12-03T09:17:00Z">
            <w:rPr>
              <w:rFonts w:ascii="Tahoma" w:hAnsi="Tahoma" w:cs="Tahoma"/>
            </w:rPr>
          </w:rPrChange>
        </w:rPr>
      </w:pPr>
    </w:p>
    <w:p w14:paraId="0096C210" w14:textId="27EB0859" w:rsidR="008A0B4F" w:rsidRPr="008A0B4F" w:rsidRDefault="008A0B4F" w:rsidP="008A0B4F">
      <w:pPr>
        <w:pStyle w:val="Heading2"/>
        <w:rPr>
          <w:ins w:id="3565" w:author="michael schneider" w:date="2013-12-03T13:39:00Z"/>
          <w:rFonts w:ascii="Tahoma" w:hAnsi="Tahoma" w:cs="Tahoma"/>
          <w:rPrChange w:id="3566" w:author="michael schneider" w:date="2013-12-03T13:39:00Z">
            <w:rPr>
              <w:ins w:id="3567" w:author="michael schneider" w:date="2013-12-03T13:39:00Z"/>
              <w:rFonts w:ascii="Tahoma" w:hAnsi="Tahoma" w:cs="Tahoma"/>
              <w:highlight w:val="yellow"/>
            </w:rPr>
          </w:rPrChange>
        </w:rPr>
        <w:pPrChange w:id="3568" w:author="michael schneider" w:date="2013-12-03T13:27:00Z">
          <w:pPr>
            <w:pStyle w:val="Heading2"/>
            <w:tabs>
              <w:tab w:val="left" w:pos="2970"/>
            </w:tabs>
          </w:pPr>
        </w:pPrChange>
      </w:pPr>
      <w:bookmarkStart w:id="3569" w:name="_Toc373846033"/>
      <w:ins w:id="3570" w:author="michael schneider" w:date="2013-12-03T13:39:00Z">
        <w:r>
          <w:rPr>
            <w:rFonts w:ascii="Tahoma" w:hAnsi="Tahoma" w:cs="Tahoma"/>
          </w:rPr>
          <w:t>Administrator</w:t>
        </w:r>
        <w:bookmarkEnd w:id="3569"/>
      </w:ins>
    </w:p>
    <w:p w14:paraId="7711F699" w14:textId="77777777" w:rsidR="0093777D" w:rsidDel="0060151A" w:rsidRDefault="0093777D" w:rsidP="008A0B4F">
      <w:pPr>
        <w:pStyle w:val="Heading3"/>
        <w:ind w:left="1890" w:hanging="810"/>
        <w:rPr>
          <w:del w:id="3571" w:author="michael schneider" w:date="2013-12-03T13:27:00Z"/>
          <w:rFonts w:ascii="Tahoma" w:hAnsi="Tahoma" w:cs="Tahoma"/>
          <w:b w:val="0"/>
        </w:rPr>
        <w:pPrChange w:id="3572" w:author="michael schneider" w:date="2013-12-03T13:40:00Z">
          <w:pPr>
            <w:pStyle w:val="Heading2"/>
            <w:tabs>
              <w:tab w:val="left" w:pos="2970"/>
            </w:tabs>
          </w:pPr>
        </w:pPrChange>
      </w:pPr>
      <w:moveToRangeStart w:id="3573" w:author="michael schneider" w:date="2013-12-03T13:27:00Z" w:name="move373840583"/>
      <w:moveTo w:id="3574" w:author="michael schneider" w:date="2013-12-03T13:27:00Z">
        <w:r w:rsidRPr="003F3D12">
          <w:rPr>
            <w:rFonts w:ascii="Tahoma" w:hAnsi="Tahoma" w:cs="Tahoma"/>
            <w:b w:val="0"/>
            <w:rPrChange w:id="3575" w:author="michael schneider" w:date="2013-12-03T15:20:00Z">
              <w:rPr>
                <w:highlight w:val="yellow"/>
              </w:rPr>
            </w:rPrChange>
          </w:rPr>
          <w:t xml:space="preserve">The system shall allow an administrator to create a blog post when an </w:t>
        </w:r>
        <w:r w:rsidRPr="0060151A">
          <w:rPr>
            <w:rFonts w:ascii="Tahoma" w:hAnsi="Tahoma" w:cs="Tahoma"/>
            <w:b w:val="0"/>
            <w:rPrChange w:id="3576" w:author="michael schneider" w:date="2013-12-03T18:22:00Z">
              <w:rPr>
                <w:highlight w:val="yellow"/>
              </w:rPr>
            </w:rPrChange>
          </w:rPr>
          <w:t>administrator issues a “create new blog post” command.</w:t>
        </w:r>
      </w:moveTo>
    </w:p>
    <w:p w14:paraId="06B223C7" w14:textId="77777777" w:rsidR="0060151A" w:rsidRPr="0060151A" w:rsidRDefault="0060151A" w:rsidP="008A0B4F">
      <w:pPr>
        <w:pStyle w:val="Heading3"/>
        <w:ind w:left="1890" w:hanging="810"/>
        <w:rPr>
          <w:ins w:id="3577" w:author="michael schneider" w:date="2013-12-03T18:22:00Z"/>
          <w:rFonts w:ascii="Tahoma" w:hAnsi="Tahoma" w:cs="Tahoma"/>
          <w:b w:val="0"/>
          <w:rPrChange w:id="3578" w:author="michael schneider" w:date="2013-12-03T18:22:00Z">
            <w:rPr>
              <w:ins w:id="3579" w:author="michael schneider" w:date="2013-12-03T18:22:00Z"/>
            </w:rPr>
          </w:rPrChange>
        </w:rPr>
        <w:pPrChange w:id="3580" w:author="michael schneider" w:date="2013-12-03T13:40:00Z">
          <w:pPr>
            <w:pStyle w:val="Heading2"/>
            <w:tabs>
              <w:tab w:val="left" w:pos="2970"/>
            </w:tabs>
          </w:pPr>
        </w:pPrChange>
      </w:pPr>
    </w:p>
    <w:moveToRangeEnd w:id="3573"/>
    <w:p w14:paraId="6A631B0F" w14:textId="2028C30A" w:rsidR="0093777D" w:rsidRDefault="008D13A0" w:rsidP="0060151A">
      <w:pPr>
        <w:pStyle w:val="Heading4"/>
        <w:rPr>
          <w:ins w:id="3581" w:author="michael schneider" w:date="2013-12-03T18:22:00Z"/>
        </w:rPr>
        <w:pPrChange w:id="3582" w:author="michael schneider" w:date="2013-12-03T18:22:00Z">
          <w:pPr>
            <w:pStyle w:val="Heading2"/>
            <w:tabs>
              <w:tab w:val="left" w:pos="2970"/>
            </w:tabs>
          </w:pPr>
        </w:pPrChange>
      </w:pPr>
      <w:ins w:id="3583" w:author="michael schneider" w:date="2013-12-03T18:23:00Z">
        <w:r>
          <w:rPr>
            <w:noProof/>
          </w:rPr>
          <w:drawing>
            <wp:anchor distT="0" distB="0" distL="114300" distR="114300" simplePos="0" relativeHeight="251683840" behindDoc="0" locked="0" layoutInCell="1" allowOverlap="1" wp14:anchorId="29349BD6" wp14:editId="47B42216">
              <wp:simplePos x="0" y="0"/>
              <wp:positionH relativeFrom="page">
                <wp:align>right</wp:align>
              </wp:positionH>
              <wp:positionV relativeFrom="paragraph">
                <wp:posOffset>285750</wp:posOffset>
              </wp:positionV>
              <wp:extent cx="6126480" cy="3582670"/>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4.1 Create Blog Post.jpg"/>
                      <pic:cNvPicPr/>
                    </pic:nvPicPr>
                    <pic:blipFill>
                      <a:blip r:embed="rId31">
                        <a:extLst>
                          <a:ext uri="{28A0092B-C50C-407E-A947-70E740481C1C}">
                            <a14:useLocalDpi xmlns:a14="http://schemas.microsoft.com/office/drawing/2010/main" val="0"/>
                          </a:ext>
                        </a:extLst>
                      </a:blip>
                      <a:stretch>
                        <a:fillRect/>
                      </a:stretch>
                    </pic:blipFill>
                    <pic:spPr>
                      <a:xfrm>
                        <a:off x="0" y="0"/>
                        <a:ext cx="6126480" cy="3582670"/>
                      </a:xfrm>
                      <a:prstGeom prst="rect">
                        <a:avLst/>
                      </a:prstGeom>
                    </pic:spPr>
                  </pic:pic>
                </a:graphicData>
              </a:graphic>
              <wp14:sizeRelH relativeFrom="page">
                <wp14:pctWidth>0</wp14:pctWidth>
              </wp14:sizeRelH>
              <wp14:sizeRelV relativeFrom="page">
                <wp14:pctHeight>0</wp14:pctHeight>
              </wp14:sizeRelV>
            </wp:anchor>
          </w:drawing>
        </w:r>
      </w:ins>
      <w:ins w:id="3584" w:author="michael schneider" w:date="2013-12-03T18:22:00Z">
        <w:r w:rsidR="0060151A">
          <w:t>User Interface</w:t>
        </w:r>
      </w:ins>
    </w:p>
    <w:p w14:paraId="6BB43A84" w14:textId="7585916C" w:rsidR="0060151A" w:rsidRPr="0060151A" w:rsidRDefault="0060151A" w:rsidP="0060151A">
      <w:pPr>
        <w:pStyle w:val="Heading4"/>
        <w:numPr>
          <w:ilvl w:val="0"/>
          <w:numId w:val="0"/>
        </w:numPr>
        <w:ind w:left="1980"/>
        <w:rPr>
          <w:ins w:id="3585" w:author="michael schneider" w:date="2013-12-03T13:27:00Z"/>
          <w:rPrChange w:id="3586" w:author="michael schneider" w:date="2013-12-03T18:22:00Z">
            <w:rPr>
              <w:ins w:id="3587" w:author="michael schneider" w:date="2013-12-03T13:27:00Z"/>
              <w:rFonts w:ascii="Tahoma" w:hAnsi="Tahoma" w:cs="Tahoma"/>
            </w:rPr>
          </w:rPrChange>
        </w:rPr>
        <w:pPrChange w:id="3588" w:author="michael schneider" w:date="2013-12-03T18:23:00Z">
          <w:pPr>
            <w:pStyle w:val="Heading2"/>
            <w:tabs>
              <w:tab w:val="left" w:pos="2970"/>
            </w:tabs>
          </w:pPr>
        </w:pPrChange>
      </w:pPr>
    </w:p>
    <w:p w14:paraId="448F77F8" w14:textId="2B16DCAB" w:rsidR="00E76FCE" w:rsidRPr="0060151A" w:rsidDel="0060151A" w:rsidRDefault="00E76FCE" w:rsidP="008A0B4F">
      <w:pPr>
        <w:pStyle w:val="Heading3"/>
        <w:ind w:left="1980" w:hanging="900"/>
        <w:rPr>
          <w:del w:id="3589" w:author="michael schneider" w:date="2013-12-03T18:22:00Z"/>
          <w:rFonts w:ascii="Tahoma" w:hAnsi="Tahoma" w:cs="Tahoma"/>
          <w:b w:val="0"/>
          <w:rPrChange w:id="3590" w:author="michael schneider" w:date="2013-12-03T18:22:00Z">
            <w:rPr>
              <w:del w:id="3591" w:author="michael schneider" w:date="2013-12-03T18:22:00Z"/>
              <w:rFonts w:ascii="Tahoma" w:hAnsi="Tahoma" w:cs="Tahoma"/>
            </w:rPr>
          </w:rPrChange>
        </w:rPr>
        <w:pPrChange w:id="3592" w:author="michael schneider" w:date="2013-12-03T13:40:00Z">
          <w:pPr>
            <w:pStyle w:val="Heading2"/>
            <w:tabs>
              <w:tab w:val="left" w:pos="2970"/>
            </w:tabs>
          </w:pPr>
        </w:pPrChange>
      </w:pPr>
      <w:r w:rsidRPr="0060151A">
        <w:rPr>
          <w:rFonts w:ascii="Tahoma" w:hAnsi="Tahoma" w:cs="Tahoma"/>
          <w:b w:val="0"/>
          <w:rPrChange w:id="3593" w:author="michael schneider" w:date="2013-12-03T18:22:00Z">
            <w:rPr>
              <w:rFonts w:ascii="Tahoma" w:hAnsi="Tahoma" w:cs="Tahoma"/>
            </w:rPr>
          </w:rPrChange>
        </w:rPr>
        <w:t>The system shall allow administrators to schedule volunteers when an administrator issues the “schedule volunteers” command.</w:t>
      </w:r>
    </w:p>
    <w:p w14:paraId="4EFA429B" w14:textId="4B7590AB" w:rsidR="00E76FCE" w:rsidRPr="0060151A" w:rsidRDefault="00E76FCE" w:rsidP="0060151A">
      <w:pPr>
        <w:pStyle w:val="Heading3"/>
        <w:ind w:left="1980" w:hanging="900"/>
        <w:rPr>
          <w:rFonts w:ascii="Times New Roman" w:hAnsi="Times New Roman"/>
          <w:rPrChange w:id="3594" w:author="michael schneider" w:date="2013-12-03T18:22:00Z">
            <w:rPr>
              <w:rFonts w:ascii="Tahoma" w:hAnsi="Tahoma" w:cs="Tahoma"/>
            </w:rPr>
          </w:rPrChange>
        </w:rPr>
        <w:pPrChange w:id="3595" w:author="michael schneider" w:date="2013-12-03T18:22:00Z">
          <w:pPr>
            <w:pStyle w:val="Heading3"/>
            <w:tabs>
              <w:tab w:val="left" w:pos="2970"/>
            </w:tabs>
          </w:pPr>
        </w:pPrChange>
      </w:pPr>
      <w:del w:id="3596" w:author="michael schneider" w:date="2013-12-03T18:22:00Z">
        <w:r w:rsidRPr="0060151A" w:rsidDel="0060151A">
          <w:rPr>
            <w:rFonts w:ascii="Times New Roman" w:hAnsi="Times New Roman"/>
            <w:rPrChange w:id="3597" w:author="michael schneider" w:date="2013-12-03T18:22:00Z">
              <w:rPr>
                <w:rFonts w:ascii="Tahoma" w:hAnsi="Tahoma" w:cs="Tahoma"/>
              </w:rPr>
            </w:rPrChange>
          </w:rPr>
          <w:delText>User Interface</w:delText>
        </w:r>
      </w:del>
    </w:p>
    <w:p w14:paraId="71DA0228" w14:textId="477D4F03" w:rsidR="00E76FCE" w:rsidRPr="0088096E" w:rsidDel="008A0B4F" w:rsidRDefault="00E76FCE" w:rsidP="008A0B4F">
      <w:pPr>
        <w:pStyle w:val="Heading4"/>
        <w:ind w:left="2160" w:hanging="720"/>
        <w:rPr>
          <w:del w:id="3598" w:author="michael schneider" w:date="2013-12-03T13:41:00Z"/>
          <w:rPrChange w:id="3599" w:author="michael schneider" w:date="2013-12-03T09:17:00Z">
            <w:rPr>
              <w:del w:id="3600" w:author="michael schneider" w:date="2013-12-03T13:41:00Z"/>
              <w:rFonts w:ascii="Tahoma" w:hAnsi="Tahoma" w:cs="Tahoma"/>
            </w:rPr>
          </w:rPrChange>
        </w:rPr>
        <w:pPrChange w:id="3601" w:author="michael schneider" w:date="2013-12-03T13:40:00Z">
          <w:pPr>
            <w:pStyle w:val="Heading3"/>
            <w:tabs>
              <w:tab w:val="left" w:pos="2970"/>
            </w:tabs>
          </w:pPr>
        </w:pPrChange>
      </w:pPr>
      <w:r w:rsidRPr="0060151A">
        <w:rPr>
          <w:rPrChange w:id="3602" w:author="michael schneider" w:date="2013-12-03T18:22:00Z">
            <w:rPr>
              <w:rFonts w:ascii="Tahoma" w:hAnsi="Tahoma" w:cs="Tahoma"/>
            </w:rPr>
          </w:rPrChange>
        </w:rPr>
        <w:t>The system</w:t>
      </w:r>
      <w:r w:rsidRPr="0088096E">
        <w:rPr>
          <w:rPrChange w:id="3603" w:author="michael schneider" w:date="2013-12-03T09:17:00Z">
            <w:rPr>
              <w:rFonts w:ascii="Tahoma" w:hAnsi="Tahoma" w:cs="Tahoma"/>
            </w:rPr>
          </w:rPrChange>
        </w:rPr>
        <w:t xml:space="preserve"> shall allow the Administrator to view volunteer schedules which consist of the volunteer’s name and date(s) scheduled.</w:t>
      </w:r>
    </w:p>
    <w:p w14:paraId="5391AE2B" w14:textId="6FA068B9" w:rsidR="00E76FCE" w:rsidRPr="0088096E" w:rsidRDefault="003761B0" w:rsidP="008A0B4F">
      <w:pPr>
        <w:pStyle w:val="Heading4"/>
        <w:ind w:left="2160" w:hanging="720"/>
        <w:rPr>
          <w:rPrChange w:id="3604" w:author="michael schneider" w:date="2013-12-03T09:17:00Z">
            <w:rPr>
              <w:rFonts w:ascii="Tahoma" w:hAnsi="Tahoma" w:cs="Tahoma"/>
            </w:rPr>
          </w:rPrChange>
        </w:rPr>
        <w:pPrChange w:id="3605" w:author="michael schneider" w:date="2013-12-03T13:41:00Z">
          <w:pPr>
            <w:pStyle w:val="Heading4"/>
            <w:tabs>
              <w:tab w:val="left" w:pos="2970"/>
            </w:tabs>
          </w:pPr>
        </w:pPrChange>
      </w:pPr>
      <w:del w:id="3606" w:author="michael schneider" w:date="2013-12-03T13:41:00Z">
        <w:r w:rsidRPr="0088096E" w:rsidDel="008A0B4F">
          <w:rPr>
            <w:rPrChange w:id="3607" w:author="michael schneider" w:date="2013-12-03T09:17:00Z">
              <w:rPr>
                <w:rFonts w:ascii="Tahoma" w:hAnsi="Tahoma" w:cs="Tahoma"/>
              </w:rPr>
            </w:rPrChange>
          </w:rPr>
          <w:delText xml:space="preserve"> </w:delText>
        </w:r>
        <w:r w:rsidR="00E76FCE" w:rsidRPr="0088096E" w:rsidDel="008A0B4F">
          <w:rPr>
            <w:rPrChange w:id="3608" w:author="michael schneider" w:date="2013-12-03T09:17:00Z">
              <w:rPr>
                <w:rFonts w:ascii="Tahoma" w:hAnsi="Tahoma" w:cs="Tahoma"/>
              </w:rPr>
            </w:rPrChange>
          </w:rPr>
          <w:delText xml:space="preserve">Volunteer Name </w:delText>
        </w:r>
      </w:del>
    </w:p>
    <w:p w14:paraId="16D3885B" w14:textId="73B75681" w:rsidR="00E76FCE" w:rsidRPr="0088096E" w:rsidRDefault="008A0B4F" w:rsidP="008A0B4F">
      <w:pPr>
        <w:pStyle w:val="Heading5"/>
        <w:rPr>
          <w:rPrChange w:id="3609" w:author="michael schneider" w:date="2013-12-03T09:17:00Z">
            <w:rPr>
              <w:rFonts w:ascii="Tahoma" w:hAnsi="Tahoma" w:cs="Tahoma"/>
            </w:rPr>
          </w:rPrChange>
        </w:rPr>
        <w:pPrChange w:id="3610" w:author="michael schneider" w:date="2013-12-03T13:41:00Z">
          <w:pPr>
            <w:pStyle w:val="Heading5"/>
            <w:tabs>
              <w:tab w:val="left" w:pos="2970"/>
            </w:tabs>
          </w:pPr>
        </w:pPrChange>
      </w:pPr>
      <w:ins w:id="3611" w:author="michael schneider" w:date="2013-12-03T13:41:00Z">
        <w:r>
          <w:t>&lt;</w:t>
        </w:r>
      </w:ins>
      <w:r w:rsidR="00E76FCE" w:rsidRPr="0088096E">
        <w:rPr>
          <w:rPrChange w:id="3612" w:author="michael schneider" w:date="2013-12-03T09:17:00Z">
            <w:rPr>
              <w:rFonts w:ascii="Tahoma" w:hAnsi="Tahoma" w:cs="Tahoma"/>
            </w:rPr>
          </w:rPrChange>
        </w:rPr>
        <w:t>Volunteer Name</w:t>
      </w:r>
      <w:ins w:id="3613" w:author="michael schneider" w:date="2013-12-03T13:41:00Z">
        <w:r>
          <w:t>&gt;</w:t>
        </w:r>
      </w:ins>
      <w:r w:rsidR="00E76FCE" w:rsidRPr="0088096E">
        <w:rPr>
          <w:rPrChange w:id="3614" w:author="michael schneider" w:date="2013-12-03T09:17:00Z">
            <w:rPr>
              <w:rFonts w:ascii="Tahoma" w:hAnsi="Tahoma" w:cs="Tahoma"/>
            </w:rPr>
          </w:rPrChange>
        </w:rPr>
        <w:t>: &lt;Last Name&gt;&lt;space&gt;&lt;First Name&gt;</w:t>
      </w:r>
    </w:p>
    <w:p w14:paraId="4C22D1A4" w14:textId="25E25E4E" w:rsidR="00E76FCE" w:rsidRPr="0088096E" w:rsidRDefault="003761B0" w:rsidP="008A0B4F">
      <w:pPr>
        <w:pStyle w:val="Heading5"/>
        <w:rPr>
          <w:vertAlign w:val="superscript"/>
          <w:rPrChange w:id="3615" w:author="michael schneider" w:date="2013-12-03T09:17:00Z">
            <w:rPr>
              <w:rFonts w:ascii="Tahoma" w:hAnsi="Tahoma" w:cs="Tahoma"/>
              <w:vertAlign w:val="superscript"/>
            </w:rPr>
          </w:rPrChange>
        </w:rPr>
        <w:pPrChange w:id="3616" w:author="michael schneider" w:date="2013-12-03T13:41:00Z">
          <w:pPr>
            <w:pStyle w:val="Heading4"/>
            <w:tabs>
              <w:tab w:val="left" w:pos="2970"/>
            </w:tabs>
          </w:pPr>
        </w:pPrChange>
      </w:pPr>
      <w:del w:id="3617" w:author="michael schneider" w:date="2013-12-03T13:41:00Z">
        <w:r w:rsidRPr="0088096E" w:rsidDel="008A0B4F">
          <w:rPr>
            <w:rPrChange w:id="3618" w:author="michael schneider" w:date="2013-12-03T09:17:00Z">
              <w:rPr>
                <w:rFonts w:ascii="Tahoma" w:hAnsi="Tahoma" w:cs="Tahoma"/>
              </w:rPr>
            </w:rPrChange>
          </w:rPr>
          <w:delText xml:space="preserve"> </w:delText>
        </w:r>
      </w:del>
      <w:r w:rsidRPr="0088096E">
        <w:rPr>
          <w:rPrChange w:id="3619" w:author="michael schneider" w:date="2013-12-03T09:17:00Z">
            <w:rPr>
              <w:rFonts w:ascii="Tahoma" w:hAnsi="Tahoma" w:cs="Tahoma"/>
            </w:rPr>
          </w:rPrChange>
        </w:rPr>
        <w:t>&lt;</w:t>
      </w:r>
      <w:proofErr w:type="spellStart"/>
      <w:r w:rsidRPr="0088096E">
        <w:rPr>
          <w:rPrChange w:id="3620" w:author="michael schneider" w:date="2013-12-03T09:17:00Z">
            <w:rPr>
              <w:rFonts w:ascii="Tahoma" w:hAnsi="Tahoma" w:cs="Tahoma"/>
            </w:rPr>
          </w:rPrChange>
        </w:rPr>
        <w:t>Last_</w:t>
      </w:r>
      <w:r w:rsidR="00E76FCE" w:rsidRPr="0088096E">
        <w:rPr>
          <w:rPrChange w:id="3621" w:author="michael schneider" w:date="2013-12-03T09:17:00Z">
            <w:rPr>
              <w:rFonts w:ascii="Tahoma" w:hAnsi="Tahoma" w:cs="Tahoma"/>
            </w:rPr>
          </w:rPrChange>
        </w:rPr>
        <w:t>Name</w:t>
      </w:r>
      <w:proofErr w:type="spellEnd"/>
      <w:proofErr w:type="gramStart"/>
      <w:r w:rsidRPr="0088096E">
        <w:rPr>
          <w:rPrChange w:id="3622" w:author="michael schneider" w:date="2013-12-03T09:17:00Z">
            <w:rPr>
              <w:rFonts w:ascii="Tahoma" w:hAnsi="Tahoma" w:cs="Tahoma"/>
            </w:rPr>
          </w:rPrChange>
        </w:rPr>
        <w:t xml:space="preserve">&gt; </w:t>
      </w:r>
      <w:r w:rsidR="00E76FCE" w:rsidRPr="0088096E">
        <w:rPr>
          <w:rPrChange w:id="3623" w:author="michael schneider" w:date="2013-12-03T09:17:00Z">
            <w:rPr>
              <w:rFonts w:ascii="Tahoma" w:hAnsi="Tahoma" w:cs="Tahoma"/>
            </w:rPr>
          </w:rPrChange>
        </w:rPr>
        <w:t>:</w:t>
      </w:r>
      <w:proofErr w:type="gramEnd"/>
      <w:r w:rsidRPr="0088096E">
        <w:rPr>
          <w:rPrChange w:id="3624" w:author="michael schneider" w:date="2013-12-03T09:17:00Z">
            <w:rPr>
              <w:rFonts w:ascii="Tahoma" w:hAnsi="Tahoma" w:cs="Tahoma"/>
            </w:rPr>
          </w:rPrChange>
        </w:rPr>
        <w:t>:=</w:t>
      </w:r>
      <w:r w:rsidR="00E76FCE" w:rsidRPr="0088096E">
        <w:rPr>
          <w:rPrChange w:id="3625" w:author="michael schneider" w:date="2013-12-03T09:17:00Z">
            <w:rPr>
              <w:rFonts w:ascii="Tahoma" w:hAnsi="Tahoma" w:cs="Tahoma"/>
            </w:rPr>
          </w:rPrChange>
        </w:rPr>
        <w:t xml:space="preserve"> </w:t>
      </w:r>
      <w:r w:rsidR="00E76FCE" w:rsidRPr="0088096E">
        <w:rPr>
          <w:vertAlign w:val="superscript"/>
          <w:rPrChange w:id="3626" w:author="michael schneider" w:date="2013-12-03T09:17:00Z">
            <w:rPr>
              <w:rFonts w:ascii="Tahoma" w:hAnsi="Tahoma" w:cs="Tahoma"/>
              <w:vertAlign w:val="superscript"/>
            </w:rPr>
          </w:rPrChange>
        </w:rPr>
        <w:t>1</w:t>
      </w:r>
      <w:r w:rsidR="00E76FCE" w:rsidRPr="0088096E">
        <w:rPr>
          <w:rPrChange w:id="3627" w:author="michael schneider" w:date="2013-12-03T09:17:00Z">
            <w:rPr>
              <w:rFonts w:ascii="Tahoma" w:hAnsi="Tahoma" w:cs="Tahoma"/>
            </w:rPr>
          </w:rPrChange>
        </w:rPr>
        <w:t>(Alpha-Numeric Characters)</w:t>
      </w:r>
      <w:r w:rsidR="00E76FCE" w:rsidRPr="0088096E">
        <w:rPr>
          <w:vertAlign w:val="superscript"/>
          <w:rPrChange w:id="3628" w:author="michael schneider" w:date="2013-12-03T09:17:00Z">
            <w:rPr>
              <w:rFonts w:ascii="Tahoma" w:hAnsi="Tahoma" w:cs="Tahoma"/>
              <w:vertAlign w:val="superscript"/>
            </w:rPr>
          </w:rPrChange>
        </w:rPr>
        <w:t>25</w:t>
      </w:r>
    </w:p>
    <w:p w14:paraId="6ED15E76" w14:textId="3B4D6A3F" w:rsidR="00E76FCE" w:rsidRPr="0088096E" w:rsidRDefault="003761B0" w:rsidP="008A0B4F">
      <w:pPr>
        <w:pStyle w:val="Heading5"/>
        <w:rPr>
          <w:vertAlign w:val="superscript"/>
          <w:rPrChange w:id="3629" w:author="michael schneider" w:date="2013-12-03T09:17:00Z">
            <w:rPr>
              <w:rFonts w:ascii="Tahoma" w:hAnsi="Tahoma" w:cs="Tahoma"/>
              <w:vertAlign w:val="superscript"/>
            </w:rPr>
          </w:rPrChange>
        </w:rPr>
        <w:pPrChange w:id="3630" w:author="michael schneider" w:date="2013-12-03T13:41:00Z">
          <w:pPr>
            <w:pStyle w:val="Heading4"/>
            <w:tabs>
              <w:tab w:val="left" w:pos="2970"/>
            </w:tabs>
          </w:pPr>
        </w:pPrChange>
      </w:pPr>
      <w:del w:id="3631" w:author="michael schneider" w:date="2013-12-03T13:41:00Z">
        <w:r w:rsidRPr="0088096E" w:rsidDel="008A0B4F">
          <w:rPr>
            <w:rPrChange w:id="3632" w:author="michael schneider" w:date="2013-12-03T09:17:00Z">
              <w:rPr>
                <w:rFonts w:ascii="Tahoma" w:hAnsi="Tahoma" w:cs="Tahoma"/>
              </w:rPr>
            </w:rPrChange>
          </w:rPr>
          <w:delText xml:space="preserve"> </w:delText>
        </w:r>
      </w:del>
      <w:r w:rsidRPr="0088096E">
        <w:rPr>
          <w:rPrChange w:id="3633" w:author="michael schneider" w:date="2013-12-03T09:17:00Z">
            <w:rPr>
              <w:rFonts w:ascii="Tahoma" w:hAnsi="Tahoma" w:cs="Tahoma"/>
            </w:rPr>
          </w:rPrChange>
        </w:rPr>
        <w:t>&lt;</w:t>
      </w:r>
      <w:r w:rsidR="00E76FCE" w:rsidRPr="0088096E">
        <w:rPr>
          <w:rPrChange w:id="3634" w:author="michael schneider" w:date="2013-12-03T09:17:00Z">
            <w:rPr>
              <w:rFonts w:ascii="Tahoma" w:hAnsi="Tahoma" w:cs="Tahoma"/>
            </w:rPr>
          </w:rPrChange>
        </w:rPr>
        <w:t>First Name</w:t>
      </w:r>
      <w:proofErr w:type="gramStart"/>
      <w:r w:rsidRPr="0088096E">
        <w:rPr>
          <w:rPrChange w:id="3635" w:author="michael schneider" w:date="2013-12-03T09:17:00Z">
            <w:rPr>
              <w:rFonts w:ascii="Tahoma" w:hAnsi="Tahoma" w:cs="Tahoma"/>
            </w:rPr>
          </w:rPrChange>
        </w:rPr>
        <w:t>&gt; :</w:t>
      </w:r>
      <w:proofErr w:type="gramEnd"/>
      <w:r w:rsidR="00E76FCE" w:rsidRPr="0088096E">
        <w:rPr>
          <w:rPrChange w:id="3636" w:author="michael schneider" w:date="2013-12-03T09:17:00Z">
            <w:rPr>
              <w:rFonts w:ascii="Tahoma" w:hAnsi="Tahoma" w:cs="Tahoma"/>
            </w:rPr>
          </w:rPrChange>
        </w:rPr>
        <w:t>:</w:t>
      </w:r>
      <w:r w:rsidRPr="0088096E">
        <w:rPr>
          <w:rPrChange w:id="3637" w:author="michael schneider" w:date="2013-12-03T09:17:00Z">
            <w:rPr>
              <w:rFonts w:ascii="Tahoma" w:hAnsi="Tahoma" w:cs="Tahoma"/>
            </w:rPr>
          </w:rPrChange>
        </w:rPr>
        <w:t>=</w:t>
      </w:r>
      <w:r w:rsidR="00E76FCE" w:rsidRPr="0088096E">
        <w:rPr>
          <w:rPrChange w:id="3638" w:author="michael schneider" w:date="2013-12-03T09:17:00Z">
            <w:rPr>
              <w:rFonts w:ascii="Tahoma" w:hAnsi="Tahoma" w:cs="Tahoma"/>
            </w:rPr>
          </w:rPrChange>
        </w:rPr>
        <w:t xml:space="preserve"> </w:t>
      </w:r>
      <w:r w:rsidR="00E76FCE" w:rsidRPr="0088096E">
        <w:rPr>
          <w:vertAlign w:val="superscript"/>
          <w:rPrChange w:id="3639" w:author="michael schneider" w:date="2013-12-03T09:17:00Z">
            <w:rPr>
              <w:rFonts w:ascii="Tahoma" w:hAnsi="Tahoma" w:cs="Tahoma"/>
              <w:vertAlign w:val="superscript"/>
            </w:rPr>
          </w:rPrChange>
        </w:rPr>
        <w:t>1</w:t>
      </w:r>
      <w:r w:rsidR="00E76FCE" w:rsidRPr="0088096E">
        <w:rPr>
          <w:rPrChange w:id="3640" w:author="michael schneider" w:date="2013-12-03T09:17:00Z">
            <w:rPr>
              <w:rFonts w:ascii="Tahoma" w:hAnsi="Tahoma" w:cs="Tahoma"/>
            </w:rPr>
          </w:rPrChange>
        </w:rPr>
        <w:t>(Alpha-Numeric Characters)</w:t>
      </w:r>
      <w:r w:rsidR="00E76FCE" w:rsidRPr="0088096E">
        <w:rPr>
          <w:vertAlign w:val="superscript"/>
          <w:rPrChange w:id="3641" w:author="michael schneider" w:date="2013-12-03T09:17:00Z">
            <w:rPr>
              <w:rFonts w:ascii="Tahoma" w:hAnsi="Tahoma" w:cs="Tahoma"/>
              <w:vertAlign w:val="superscript"/>
            </w:rPr>
          </w:rPrChange>
        </w:rPr>
        <w:t>25</w:t>
      </w:r>
    </w:p>
    <w:p w14:paraId="7121C58F" w14:textId="2D0CA138" w:rsidR="00E76FCE" w:rsidRPr="0088096E" w:rsidRDefault="003761B0" w:rsidP="008A0B4F">
      <w:pPr>
        <w:pStyle w:val="Heading5"/>
        <w:rPr>
          <w:rPrChange w:id="3642" w:author="michael schneider" w:date="2013-12-03T09:17:00Z">
            <w:rPr>
              <w:rFonts w:ascii="Tahoma" w:hAnsi="Tahoma" w:cs="Tahoma"/>
            </w:rPr>
          </w:rPrChange>
        </w:rPr>
        <w:pPrChange w:id="3643" w:author="michael schneider" w:date="2013-12-03T13:42:00Z">
          <w:pPr>
            <w:pStyle w:val="Heading4"/>
            <w:tabs>
              <w:tab w:val="left" w:pos="2970"/>
            </w:tabs>
          </w:pPr>
        </w:pPrChange>
      </w:pPr>
      <w:del w:id="3644" w:author="michael schneider" w:date="2013-12-03T13:42:00Z">
        <w:r w:rsidRPr="0088096E" w:rsidDel="008A0B4F">
          <w:rPr>
            <w:rPrChange w:id="3645" w:author="michael schneider" w:date="2013-12-03T09:17:00Z">
              <w:rPr>
                <w:rFonts w:ascii="Tahoma" w:hAnsi="Tahoma" w:cs="Tahoma"/>
              </w:rPr>
            </w:rPrChange>
          </w:rPr>
          <w:delText xml:space="preserve">  </w:delText>
        </w:r>
      </w:del>
      <w:r w:rsidRPr="0088096E">
        <w:rPr>
          <w:rPrChange w:id="3646" w:author="michael schneider" w:date="2013-12-03T09:17:00Z">
            <w:rPr>
              <w:rFonts w:ascii="Tahoma" w:hAnsi="Tahoma" w:cs="Tahoma"/>
            </w:rPr>
          </w:rPrChange>
        </w:rPr>
        <w:t>&lt;</w:t>
      </w:r>
      <w:proofErr w:type="spellStart"/>
      <w:r w:rsidRPr="0088096E">
        <w:rPr>
          <w:rPrChange w:id="3647" w:author="michael schneider" w:date="2013-12-03T09:17:00Z">
            <w:rPr>
              <w:rFonts w:ascii="Tahoma" w:hAnsi="Tahoma" w:cs="Tahoma"/>
            </w:rPr>
          </w:rPrChange>
        </w:rPr>
        <w:t>Date_</w:t>
      </w:r>
      <w:r w:rsidR="00E76FCE" w:rsidRPr="0088096E">
        <w:rPr>
          <w:rPrChange w:id="3648" w:author="michael schneider" w:date="2013-12-03T09:17:00Z">
            <w:rPr>
              <w:rFonts w:ascii="Tahoma" w:hAnsi="Tahoma" w:cs="Tahoma"/>
            </w:rPr>
          </w:rPrChange>
        </w:rPr>
        <w:t>Scheduled</w:t>
      </w:r>
      <w:proofErr w:type="spellEnd"/>
      <w:proofErr w:type="gramStart"/>
      <w:r w:rsidRPr="0088096E">
        <w:rPr>
          <w:rPrChange w:id="3649" w:author="michael schneider" w:date="2013-12-03T09:17:00Z">
            <w:rPr>
              <w:rFonts w:ascii="Tahoma" w:hAnsi="Tahoma" w:cs="Tahoma"/>
            </w:rPr>
          </w:rPrChange>
        </w:rPr>
        <w:t>&gt; :</w:t>
      </w:r>
      <w:proofErr w:type="gramEnd"/>
      <w:r w:rsidRPr="0088096E">
        <w:rPr>
          <w:rPrChange w:id="3650" w:author="michael schneider" w:date="2013-12-03T09:17:00Z">
            <w:rPr>
              <w:rFonts w:ascii="Tahoma" w:hAnsi="Tahoma" w:cs="Tahoma"/>
            </w:rPr>
          </w:rPrChange>
        </w:rPr>
        <w:t>:= &lt;Date&gt;</w:t>
      </w:r>
      <w:r w:rsidR="00C115E0" w:rsidRPr="0088096E">
        <w:rPr>
          <w:rPrChange w:id="3651" w:author="michael schneider" w:date="2013-12-03T09:17:00Z">
            <w:rPr>
              <w:rFonts w:ascii="Tahoma" w:hAnsi="Tahoma" w:cs="Tahoma"/>
            </w:rPr>
          </w:rPrChange>
        </w:rPr>
        <w:t xml:space="preserve"> </w:t>
      </w:r>
    </w:p>
    <w:p w14:paraId="37A4DFFB" w14:textId="77777777" w:rsidR="00214146" w:rsidRPr="0088096E" w:rsidRDefault="00C115E0" w:rsidP="008A0B4F">
      <w:pPr>
        <w:pStyle w:val="Heading5"/>
        <w:rPr>
          <w:rPrChange w:id="3652" w:author="michael schneider" w:date="2013-12-03T09:17:00Z">
            <w:rPr>
              <w:rFonts w:ascii="Tahoma" w:hAnsi="Tahoma" w:cs="Tahoma"/>
            </w:rPr>
          </w:rPrChange>
        </w:rPr>
        <w:pPrChange w:id="3653" w:author="michael schneider" w:date="2013-12-03T13:42:00Z">
          <w:pPr>
            <w:pStyle w:val="Heading4"/>
            <w:tabs>
              <w:tab w:val="left" w:pos="2970"/>
            </w:tabs>
          </w:pPr>
        </w:pPrChange>
      </w:pPr>
      <w:del w:id="3654" w:author="michael schneider" w:date="2013-12-03T13:42:00Z">
        <w:r w:rsidRPr="0088096E" w:rsidDel="008A0B4F">
          <w:rPr>
            <w:rPrChange w:id="3655" w:author="michael schneider" w:date="2013-12-03T09:17:00Z">
              <w:rPr>
                <w:rFonts w:ascii="Tahoma" w:hAnsi="Tahoma" w:cs="Tahoma"/>
              </w:rPr>
            </w:rPrChange>
          </w:rPr>
          <w:delText xml:space="preserve"> </w:delText>
        </w:r>
      </w:del>
      <w:r w:rsidRPr="0088096E">
        <w:rPr>
          <w:rPrChange w:id="3656" w:author="michael schneider" w:date="2013-12-03T09:17:00Z">
            <w:rPr>
              <w:rFonts w:ascii="Tahoma" w:hAnsi="Tahoma" w:cs="Tahoma"/>
            </w:rPr>
          </w:rPrChange>
        </w:rPr>
        <w:t>&lt;</w:t>
      </w:r>
      <w:proofErr w:type="spellStart"/>
      <w:r w:rsidRPr="0088096E">
        <w:rPr>
          <w:rPrChange w:id="3657" w:author="michael schneider" w:date="2013-12-03T09:17:00Z">
            <w:rPr>
              <w:rFonts w:ascii="Tahoma" w:hAnsi="Tahoma" w:cs="Tahoma"/>
            </w:rPr>
          </w:rPrChange>
        </w:rPr>
        <w:t>Time_</w:t>
      </w:r>
      <w:r w:rsidR="00E76FCE" w:rsidRPr="0088096E">
        <w:rPr>
          <w:rPrChange w:id="3658" w:author="michael schneider" w:date="2013-12-03T09:17:00Z">
            <w:rPr>
              <w:rFonts w:ascii="Tahoma" w:hAnsi="Tahoma" w:cs="Tahoma"/>
            </w:rPr>
          </w:rPrChange>
        </w:rPr>
        <w:t>Schedule</w:t>
      </w:r>
      <w:r w:rsidRPr="0088096E">
        <w:rPr>
          <w:rPrChange w:id="3659" w:author="michael schneider" w:date="2013-12-03T09:17:00Z">
            <w:rPr>
              <w:rFonts w:ascii="Tahoma" w:hAnsi="Tahoma" w:cs="Tahoma"/>
            </w:rPr>
          </w:rPrChange>
        </w:rPr>
        <w:t>d</w:t>
      </w:r>
      <w:proofErr w:type="spellEnd"/>
      <w:proofErr w:type="gramStart"/>
      <w:r w:rsidRPr="0088096E">
        <w:rPr>
          <w:rPrChange w:id="3660" w:author="michael schneider" w:date="2013-12-03T09:17:00Z">
            <w:rPr>
              <w:rFonts w:ascii="Tahoma" w:hAnsi="Tahoma" w:cs="Tahoma"/>
            </w:rPr>
          </w:rPrChange>
        </w:rPr>
        <w:t>&gt;</w:t>
      </w:r>
      <w:r w:rsidR="00E76FCE" w:rsidRPr="0088096E">
        <w:rPr>
          <w:rPrChange w:id="3661" w:author="michael schneider" w:date="2013-12-03T09:17:00Z">
            <w:rPr>
              <w:rFonts w:ascii="Tahoma" w:hAnsi="Tahoma" w:cs="Tahoma"/>
            </w:rPr>
          </w:rPrChange>
        </w:rPr>
        <w:t>:</w:t>
      </w:r>
      <w:proofErr w:type="gramEnd"/>
      <w:r w:rsidR="00E76FCE" w:rsidRPr="0088096E">
        <w:rPr>
          <w:rPrChange w:id="3662" w:author="michael schneider" w:date="2013-12-03T09:17:00Z">
            <w:rPr>
              <w:rFonts w:ascii="Tahoma" w:hAnsi="Tahoma" w:cs="Tahoma"/>
            </w:rPr>
          </w:rPrChange>
        </w:rPr>
        <w:t>:</w:t>
      </w:r>
      <w:r w:rsidRPr="0088096E">
        <w:rPr>
          <w:rPrChange w:id="3663" w:author="michael schneider" w:date="2013-12-03T09:17:00Z">
            <w:rPr>
              <w:rFonts w:ascii="Tahoma" w:hAnsi="Tahoma" w:cs="Tahoma"/>
            </w:rPr>
          </w:rPrChange>
        </w:rPr>
        <w:t xml:space="preserve"> &lt;Time&gt;</w:t>
      </w:r>
      <w:r w:rsidR="00E76FCE" w:rsidRPr="0088096E">
        <w:rPr>
          <w:rPrChange w:id="3664" w:author="michael schneider" w:date="2013-12-03T09:17:00Z">
            <w:rPr>
              <w:rFonts w:ascii="Tahoma" w:hAnsi="Tahoma" w:cs="Tahoma"/>
            </w:rPr>
          </w:rPrChange>
        </w:rPr>
        <w:t xml:space="preserve"> </w:t>
      </w:r>
    </w:p>
    <w:p w14:paraId="4B3182B7" w14:textId="5B81E8C5" w:rsidR="00C115E0" w:rsidRPr="0088096E" w:rsidRDefault="00C115E0" w:rsidP="00F719B2">
      <w:pPr>
        <w:pStyle w:val="Heading4"/>
        <w:rPr>
          <w:rPrChange w:id="3665" w:author="michael schneider" w:date="2013-12-03T09:17:00Z">
            <w:rPr>
              <w:rFonts w:ascii="Tahoma" w:hAnsi="Tahoma" w:cs="Tahoma"/>
            </w:rPr>
          </w:rPrChange>
        </w:rPr>
        <w:pPrChange w:id="3666" w:author="michael schneider" w:date="2013-12-03T13:42:00Z">
          <w:pPr>
            <w:pStyle w:val="Heading3"/>
            <w:tabs>
              <w:tab w:val="left" w:pos="2970"/>
            </w:tabs>
          </w:pPr>
        </w:pPrChange>
      </w:pPr>
      <w:r w:rsidRPr="0088096E">
        <w:rPr>
          <w:rPrChange w:id="3667" w:author="michael schneider" w:date="2013-12-03T09:17:00Z">
            <w:rPr>
              <w:rFonts w:ascii="Tahoma" w:hAnsi="Tahoma" w:cs="Tahoma"/>
            </w:rPr>
          </w:rPrChange>
        </w:rPr>
        <w:lastRenderedPageBreak/>
        <w:t>The system shall allow Administrators the ability to view volunteer availability.</w:t>
      </w:r>
    </w:p>
    <w:p w14:paraId="45707ADA" w14:textId="0B5E1D96" w:rsidR="00C115E0" w:rsidRPr="0088096E" w:rsidDel="008D0EAF" w:rsidRDefault="00C115E0" w:rsidP="008D0EAF">
      <w:pPr>
        <w:pStyle w:val="Heading5"/>
        <w:rPr>
          <w:del w:id="3668" w:author="michael schneider" w:date="2013-12-03T13:43:00Z"/>
          <w:rPrChange w:id="3669" w:author="michael schneider" w:date="2013-12-03T09:17:00Z">
            <w:rPr>
              <w:del w:id="3670" w:author="michael schneider" w:date="2013-12-03T13:43:00Z"/>
              <w:rFonts w:ascii="Tahoma" w:hAnsi="Tahoma" w:cs="Tahoma"/>
            </w:rPr>
          </w:rPrChange>
        </w:rPr>
        <w:pPrChange w:id="3671" w:author="michael schneider" w:date="2013-12-03T13:43:00Z">
          <w:pPr>
            <w:pStyle w:val="Heading4"/>
            <w:tabs>
              <w:tab w:val="left" w:pos="2970"/>
            </w:tabs>
          </w:pPr>
        </w:pPrChange>
      </w:pPr>
      <w:del w:id="3672" w:author="michael schneider" w:date="2013-12-03T13:43:00Z">
        <w:r w:rsidRPr="0088096E" w:rsidDel="008D0EAF">
          <w:rPr>
            <w:rPrChange w:id="3673" w:author="michael schneider" w:date="2013-12-03T09:17:00Z">
              <w:rPr>
                <w:rFonts w:ascii="Tahoma" w:hAnsi="Tahoma" w:cs="Tahoma"/>
              </w:rPr>
            </w:rPrChange>
          </w:rPr>
          <w:delText xml:space="preserve"> Volunteer Name</w:delText>
        </w:r>
      </w:del>
    </w:p>
    <w:p w14:paraId="0725C4E8" w14:textId="34A1AF7A" w:rsidR="00C115E0" w:rsidRPr="0088096E" w:rsidDel="00F719B2" w:rsidRDefault="00C115E0" w:rsidP="00F719B2">
      <w:pPr>
        <w:pStyle w:val="Heading5"/>
        <w:tabs>
          <w:tab w:val="left" w:pos="2970"/>
        </w:tabs>
        <w:rPr>
          <w:del w:id="3674" w:author="michael schneider" w:date="2013-12-03T13:42:00Z"/>
          <w:rFonts w:ascii="Tahoma" w:hAnsi="Tahoma" w:cs="Tahoma"/>
          <w:rPrChange w:id="3675" w:author="michael schneider" w:date="2013-12-03T09:17:00Z">
            <w:rPr>
              <w:del w:id="3676" w:author="michael schneider" w:date="2013-12-03T13:42:00Z"/>
              <w:rFonts w:ascii="Tahoma" w:hAnsi="Tahoma" w:cs="Tahoma"/>
            </w:rPr>
          </w:rPrChange>
        </w:rPr>
        <w:pPrChange w:id="3677" w:author="michael schneider" w:date="2013-12-03T13:42:00Z">
          <w:pPr>
            <w:pStyle w:val="Heading5"/>
            <w:tabs>
              <w:tab w:val="left" w:pos="2970"/>
            </w:tabs>
          </w:pPr>
        </w:pPrChange>
      </w:pPr>
      <w:del w:id="3678" w:author="michael schneider" w:date="2013-12-03T13:43:00Z">
        <w:r w:rsidRPr="0088096E" w:rsidDel="008D0EAF">
          <w:rPr>
            <w:rFonts w:ascii="Tahoma" w:hAnsi="Tahoma" w:cs="Tahoma"/>
            <w:rPrChange w:id="3679" w:author="michael schneider" w:date="2013-12-03T09:17:00Z">
              <w:rPr>
                <w:rFonts w:ascii="Tahoma" w:hAnsi="Tahoma" w:cs="Tahoma"/>
              </w:rPr>
            </w:rPrChange>
          </w:rPr>
          <w:delText xml:space="preserve"> </w:delText>
        </w:r>
      </w:del>
      <w:r w:rsidRPr="0088096E">
        <w:rPr>
          <w:rFonts w:ascii="Tahoma" w:hAnsi="Tahoma" w:cs="Tahoma"/>
          <w:rPrChange w:id="3680" w:author="michael schneider" w:date="2013-12-03T09:17:00Z">
            <w:rPr>
              <w:rFonts w:ascii="Tahoma" w:hAnsi="Tahoma" w:cs="Tahoma"/>
            </w:rPr>
          </w:rPrChange>
        </w:rPr>
        <w:t>Volunteer Name</w:t>
      </w:r>
      <w:proofErr w:type="gramStart"/>
      <w:r w:rsidRPr="0088096E">
        <w:rPr>
          <w:rFonts w:ascii="Tahoma" w:hAnsi="Tahoma" w:cs="Tahoma"/>
          <w:rPrChange w:id="3681" w:author="michael schneider" w:date="2013-12-03T09:17:00Z">
            <w:rPr>
              <w:rFonts w:ascii="Tahoma" w:hAnsi="Tahoma" w:cs="Tahoma"/>
            </w:rPr>
          </w:rPrChange>
        </w:rPr>
        <w:t>:</w:t>
      </w:r>
      <w:ins w:id="3682" w:author="michael schneider" w:date="2013-12-03T13:42:00Z">
        <w:r w:rsidR="00F719B2">
          <w:rPr>
            <w:rFonts w:ascii="Tahoma" w:hAnsi="Tahoma" w:cs="Tahoma"/>
          </w:rPr>
          <w:t>:=</w:t>
        </w:r>
        <w:proofErr w:type="gramEnd"/>
        <w:r w:rsidR="00F719B2">
          <w:rPr>
            <w:rFonts w:ascii="Tahoma" w:hAnsi="Tahoma" w:cs="Tahoma"/>
          </w:rPr>
          <w:t xml:space="preserve"> (see requirement 4.</w:t>
        </w:r>
      </w:ins>
      <w:ins w:id="3683" w:author="michael schneider" w:date="2013-12-03T13:43:00Z">
        <w:r w:rsidR="00F719B2">
          <w:rPr>
            <w:rFonts w:ascii="Tahoma" w:hAnsi="Tahoma" w:cs="Tahoma"/>
          </w:rPr>
          <w:t>4.2.2.1)</w:t>
        </w:r>
      </w:ins>
      <w:del w:id="3684" w:author="michael schneider" w:date="2013-12-03T13:42:00Z">
        <w:r w:rsidRPr="0088096E" w:rsidDel="00F719B2">
          <w:rPr>
            <w:rFonts w:ascii="Tahoma" w:hAnsi="Tahoma" w:cs="Tahoma"/>
            <w:rPrChange w:id="3685" w:author="michael schneider" w:date="2013-12-03T09:17:00Z">
              <w:rPr>
                <w:rFonts w:ascii="Tahoma" w:hAnsi="Tahoma" w:cs="Tahoma"/>
              </w:rPr>
            </w:rPrChange>
          </w:rPr>
          <w:delText xml:space="preserve"> &lt;Last Name&gt;&lt;space&gt;&lt;First Name&gt;</w:delText>
        </w:r>
      </w:del>
    </w:p>
    <w:p w14:paraId="4EFFA53D" w14:textId="1C214066" w:rsidR="00C115E0" w:rsidRPr="0088096E" w:rsidDel="00F719B2" w:rsidRDefault="00C115E0" w:rsidP="00F719B2">
      <w:pPr>
        <w:pStyle w:val="Heading5"/>
        <w:tabs>
          <w:tab w:val="left" w:pos="2970"/>
        </w:tabs>
        <w:rPr>
          <w:del w:id="3686" w:author="michael schneider" w:date="2013-12-03T13:42:00Z"/>
          <w:rFonts w:ascii="Tahoma" w:hAnsi="Tahoma" w:cs="Tahoma"/>
          <w:vertAlign w:val="superscript"/>
          <w:rPrChange w:id="3687" w:author="michael schneider" w:date="2013-12-03T09:17:00Z">
            <w:rPr>
              <w:del w:id="3688" w:author="michael schneider" w:date="2013-12-03T13:42:00Z"/>
              <w:rFonts w:ascii="Tahoma" w:hAnsi="Tahoma" w:cs="Tahoma"/>
              <w:vertAlign w:val="superscript"/>
            </w:rPr>
          </w:rPrChange>
        </w:rPr>
        <w:pPrChange w:id="3689" w:author="michael schneider" w:date="2013-12-03T13:42:00Z">
          <w:pPr>
            <w:pStyle w:val="Heading5"/>
            <w:tabs>
              <w:tab w:val="left" w:pos="2970"/>
            </w:tabs>
          </w:pPr>
        </w:pPrChange>
      </w:pPr>
      <w:del w:id="3690" w:author="michael schneider" w:date="2013-12-03T13:42:00Z">
        <w:r w:rsidRPr="0088096E" w:rsidDel="00F719B2">
          <w:rPr>
            <w:rFonts w:ascii="Tahoma" w:hAnsi="Tahoma" w:cs="Tahoma"/>
            <w:rPrChange w:id="3691" w:author="michael schneider" w:date="2013-12-03T09:17:00Z">
              <w:rPr>
                <w:rFonts w:ascii="Tahoma" w:hAnsi="Tahoma" w:cs="Tahoma"/>
              </w:rPr>
            </w:rPrChange>
          </w:rPr>
          <w:delText xml:space="preserve">First Name: </w:delText>
        </w:r>
        <w:r w:rsidRPr="0088096E" w:rsidDel="00F719B2">
          <w:rPr>
            <w:rFonts w:ascii="Tahoma" w:hAnsi="Tahoma" w:cs="Tahoma"/>
            <w:vertAlign w:val="superscript"/>
            <w:rPrChange w:id="3692" w:author="michael schneider" w:date="2013-12-03T09:17:00Z">
              <w:rPr>
                <w:rFonts w:ascii="Tahoma" w:hAnsi="Tahoma" w:cs="Tahoma"/>
                <w:vertAlign w:val="superscript"/>
              </w:rPr>
            </w:rPrChange>
          </w:rPr>
          <w:delText>1</w:delText>
        </w:r>
        <w:r w:rsidRPr="0088096E" w:rsidDel="00F719B2">
          <w:rPr>
            <w:rFonts w:ascii="Tahoma" w:hAnsi="Tahoma" w:cs="Tahoma"/>
            <w:rPrChange w:id="3693" w:author="michael schneider" w:date="2013-12-03T09:17:00Z">
              <w:rPr>
                <w:rFonts w:ascii="Tahoma" w:hAnsi="Tahoma" w:cs="Tahoma"/>
              </w:rPr>
            </w:rPrChange>
          </w:rPr>
          <w:delText>(Alpha-Numeric Characters)</w:delText>
        </w:r>
        <w:r w:rsidRPr="0088096E" w:rsidDel="00F719B2">
          <w:rPr>
            <w:rFonts w:ascii="Tahoma" w:hAnsi="Tahoma" w:cs="Tahoma"/>
            <w:vertAlign w:val="superscript"/>
            <w:rPrChange w:id="3694" w:author="michael schneider" w:date="2013-12-03T09:17:00Z">
              <w:rPr>
                <w:rFonts w:ascii="Tahoma" w:hAnsi="Tahoma" w:cs="Tahoma"/>
                <w:vertAlign w:val="superscript"/>
              </w:rPr>
            </w:rPrChange>
          </w:rPr>
          <w:delText>25</w:delText>
        </w:r>
      </w:del>
    </w:p>
    <w:p w14:paraId="4072EE66" w14:textId="22F17B54" w:rsidR="00C115E0" w:rsidRPr="0088096E" w:rsidRDefault="00C115E0" w:rsidP="00F719B2">
      <w:pPr>
        <w:pStyle w:val="Heading5"/>
        <w:tabs>
          <w:tab w:val="left" w:pos="2970"/>
        </w:tabs>
        <w:rPr>
          <w:rFonts w:ascii="Tahoma" w:hAnsi="Tahoma" w:cs="Tahoma"/>
          <w:vertAlign w:val="superscript"/>
          <w:rPrChange w:id="3695" w:author="michael schneider" w:date="2013-12-03T09:17:00Z">
            <w:rPr>
              <w:rFonts w:ascii="Tahoma" w:hAnsi="Tahoma" w:cs="Tahoma"/>
              <w:vertAlign w:val="superscript"/>
            </w:rPr>
          </w:rPrChange>
        </w:rPr>
        <w:pPrChange w:id="3696" w:author="michael schneider" w:date="2013-12-03T13:42:00Z">
          <w:pPr>
            <w:pStyle w:val="Heading5"/>
            <w:tabs>
              <w:tab w:val="left" w:pos="2970"/>
            </w:tabs>
          </w:pPr>
        </w:pPrChange>
      </w:pPr>
      <w:del w:id="3697" w:author="michael schneider" w:date="2013-12-03T13:42:00Z">
        <w:r w:rsidRPr="0088096E" w:rsidDel="00F719B2">
          <w:rPr>
            <w:rFonts w:ascii="Tahoma" w:hAnsi="Tahoma" w:cs="Tahoma"/>
            <w:rPrChange w:id="3698" w:author="michael schneider" w:date="2013-12-03T09:17:00Z">
              <w:rPr>
                <w:rFonts w:ascii="Tahoma" w:hAnsi="Tahoma" w:cs="Tahoma"/>
              </w:rPr>
            </w:rPrChange>
          </w:rPr>
          <w:delText xml:space="preserve">Last Name: </w:delText>
        </w:r>
        <w:r w:rsidRPr="0088096E" w:rsidDel="00F719B2">
          <w:rPr>
            <w:rFonts w:ascii="Tahoma" w:hAnsi="Tahoma" w:cs="Tahoma"/>
            <w:vertAlign w:val="superscript"/>
            <w:rPrChange w:id="3699" w:author="michael schneider" w:date="2013-12-03T09:17:00Z">
              <w:rPr>
                <w:rFonts w:ascii="Tahoma" w:hAnsi="Tahoma" w:cs="Tahoma"/>
                <w:vertAlign w:val="superscript"/>
              </w:rPr>
            </w:rPrChange>
          </w:rPr>
          <w:delText>1</w:delText>
        </w:r>
        <w:r w:rsidRPr="0088096E" w:rsidDel="00F719B2">
          <w:rPr>
            <w:rFonts w:ascii="Tahoma" w:hAnsi="Tahoma" w:cs="Tahoma"/>
            <w:rPrChange w:id="3700" w:author="michael schneider" w:date="2013-12-03T09:17:00Z">
              <w:rPr>
                <w:rFonts w:ascii="Tahoma" w:hAnsi="Tahoma" w:cs="Tahoma"/>
              </w:rPr>
            </w:rPrChange>
          </w:rPr>
          <w:delText>(Alpha-Numeric Characters)</w:delText>
        </w:r>
        <w:r w:rsidRPr="0088096E" w:rsidDel="00F719B2">
          <w:rPr>
            <w:rFonts w:ascii="Tahoma" w:hAnsi="Tahoma" w:cs="Tahoma"/>
            <w:vertAlign w:val="superscript"/>
            <w:rPrChange w:id="3701" w:author="michael schneider" w:date="2013-12-03T09:17:00Z">
              <w:rPr>
                <w:rFonts w:ascii="Tahoma" w:hAnsi="Tahoma" w:cs="Tahoma"/>
                <w:vertAlign w:val="superscript"/>
              </w:rPr>
            </w:rPrChange>
          </w:rPr>
          <w:delText>25</w:delText>
        </w:r>
      </w:del>
    </w:p>
    <w:p w14:paraId="1430A5B6" w14:textId="1A0E529D" w:rsidR="00C115E0" w:rsidRPr="0088096E" w:rsidDel="008D0EAF" w:rsidRDefault="00EC4374" w:rsidP="008D0EAF">
      <w:pPr>
        <w:pStyle w:val="Heading5"/>
        <w:rPr>
          <w:del w:id="3702" w:author="michael schneider" w:date="2013-12-03T13:43:00Z"/>
          <w:rPrChange w:id="3703" w:author="michael schneider" w:date="2013-12-03T09:17:00Z">
            <w:rPr>
              <w:del w:id="3704" w:author="michael schneider" w:date="2013-12-03T13:43:00Z"/>
              <w:rFonts w:ascii="Tahoma" w:hAnsi="Tahoma" w:cs="Tahoma"/>
            </w:rPr>
          </w:rPrChange>
        </w:rPr>
        <w:pPrChange w:id="3705" w:author="michael schneider" w:date="2013-12-03T13:43:00Z">
          <w:pPr>
            <w:pStyle w:val="Heading4"/>
            <w:tabs>
              <w:tab w:val="left" w:pos="2970"/>
            </w:tabs>
          </w:pPr>
        </w:pPrChange>
      </w:pPr>
      <w:del w:id="3706" w:author="michael schneider" w:date="2013-12-03T13:43:00Z">
        <w:r w:rsidRPr="0088096E" w:rsidDel="008D0EAF">
          <w:rPr>
            <w:rPrChange w:id="3707" w:author="michael schneider" w:date="2013-12-03T09:17:00Z">
              <w:rPr>
                <w:rFonts w:ascii="Tahoma" w:hAnsi="Tahoma" w:cs="Tahoma"/>
              </w:rPr>
            </w:rPrChange>
          </w:rPr>
          <w:delText>V</w:delText>
        </w:r>
        <w:r w:rsidR="00C115E0" w:rsidRPr="0088096E" w:rsidDel="008D0EAF">
          <w:rPr>
            <w:rPrChange w:id="3708" w:author="michael schneider" w:date="2013-12-03T09:17:00Z">
              <w:rPr>
                <w:rFonts w:ascii="Tahoma" w:hAnsi="Tahoma" w:cs="Tahoma"/>
              </w:rPr>
            </w:rPrChange>
          </w:rPr>
          <w:delText>olunteer Availability</w:delText>
        </w:r>
      </w:del>
    </w:p>
    <w:p w14:paraId="2951E4C0" w14:textId="3BED0DDA" w:rsidR="000F54EE" w:rsidRPr="0088096E" w:rsidRDefault="002C30D4" w:rsidP="000E7EAD">
      <w:pPr>
        <w:pStyle w:val="Heading5"/>
        <w:tabs>
          <w:tab w:val="left" w:pos="2970"/>
        </w:tabs>
        <w:rPr>
          <w:rFonts w:ascii="Tahoma" w:hAnsi="Tahoma" w:cs="Tahoma"/>
          <w:rPrChange w:id="3709" w:author="michael schneider" w:date="2013-12-03T09:17:00Z">
            <w:rPr>
              <w:rFonts w:ascii="Tahoma" w:hAnsi="Tahoma" w:cs="Tahoma"/>
            </w:rPr>
          </w:rPrChange>
        </w:rPr>
      </w:pPr>
      <w:r w:rsidRPr="0088096E">
        <w:rPr>
          <w:rFonts w:ascii="Tahoma" w:hAnsi="Tahoma" w:cs="Tahoma"/>
          <w:rPrChange w:id="3710" w:author="michael schneider" w:date="2013-12-03T09:17:00Z">
            <w:rPr>
              <w:rFonts w:ascii="Tahoma" w:hAnsi="Tahoma" w:cs="Tahoma"/>
            </w:rPr>
          </w:rPrChange>
        </w:rPr>
        <w:t>Date(s) Available: &lt;date</w:t>
      </w:r>
      <w:ins w:id="3711" w:author="michael schneider" w:date="2013-12-03T13:43:00Z">
        <w:r w:rsidR="004219E2">
          <w:rPr>
            <w:rFonts w:ascii="Tahoma" w:hAnsi="Tahoma" w:cs="Tahoma"/>
          </w:rPr>
          <w:t>&gt;</w:t>
        </w:r>
      </w:ins>
    </w:p>
    <w:p w14:paraId="45C164FA" w14:textId="77777777" w:rsidR="000F54EE" w:rsidRPr="0088096E" w:rsidRDefault="000F54EE" w:rsidP="008D0EAF">
      <w:pPr>
        <w:pStyle w:val="Heading4"/>
        <w:rPr>
          <w:rPrChange w:id="3712" w:author="michael schneider" w:date="2013-12-03T09:17:00Z">
            <w:rPr>
              <w:rFonts w:ascii="Tahoma" w:hAnsi="Tahoma" w:cs="Tahoma"/>
            </w:rPr>
          </w:rPrChange>
        </w:rPr>
        <w:pPrChange w:id="3713" w:author="michael schneider" w:date="2013-12-03T13:43:00Z">
          <w:pPr>
            <w:pStyle w:val="Heading3"/>
            <w:tabs>
              <w:tab w:val="left" w:pos="2970"/>
            </w:tabs>
          </w:pPr>
        </w:pPrChange>
      </w:pPr>
      <w:r w:rsidRPr="0088096E">
        <w:rPr>
          <w:rPrChange w:id="3714" w:author="michael schneider" w:date="2013-12-03T09:17:00Z">
            <w:rPr>
              <w:rFonts w:ascii="Tahoma" w:hAnsi="Tahoma" w:cs="Tahoma"/>
            </w:rPr>
          </w:rPrChange>
        </w:rPr>
        <w:t>The system shall allow Administrators to have the ability to enter volunteers’ schedule.</w:t>
      </w:r>
    </w:p>
    <w:p w14:paraId="274BB2BF" w14:textId="3F94AF99" w:rsidR="000F54EE" w:rsidRPr="0088096E" w:rsidRDefault="000F54EE" w:rsidP="008D0EAF">
      <w:pPr>
        <w:pStyle w:val="Heading5"/>
        <w:rPr>
          <w:rPrChange w:id="3715" w:author="michael schneider" w:date="2013-12-03T09:17:00Z">
            <w:rPr>
              <w:rFonts w:ascii="Tahoma" w:hAnsi="Tahoma" w:cs="Tahoma"/>
            </w:rPr>
          </w:rPrChange>
        </w:rPr>
        <w:pPrChange w:id="3716" w:author="michael schneider" w:date="2013-12-03T13:43:00Z">
          <w:pPr>
            <w:pStyle w:val="Heading4"/>
            <w:tabs>
              <w:tab w:val="left" w:pos="2970"/>
            </w:tabs>
          </w:pPr>
        </w:pPrChange>
      </w:pPr>
      <w:r w:rsidRPr="0088096E">
        <w:rPr>
          <w:rPrChange w:id="3717" w:author="michael schneider" w:date="2013-12-03T09:17:00Z">
            <w:rPr>
              <w:rFonts w:ascii="Tahoma" w:hAnsi="Tahoma" w:cs="Tahoma"/>
            </w:rPr>
          </w:rPrChange>
        </w:rPr>
        <w:t>&lt;</w:t>
      </w:r>
      <w:proofErr w:type="spellStart"/>
      <w:r w:rsidRPr="0088096E">
        <w:rPr>
          <w:rPrChange w:id="3718" w:author="michael schneider" w:date="2013-12-03T09:17:00Z">
            <w:rPr>
              <w:rFonts w:ascii="Tahoma" w:hAnsi="Tahoma" w:cs="Tahoma"/>
            </w:rPr>
          </w:rPrChange>
        </w:rPr>
        <w:t>volunteer_name</w:t>
      </w:r>
      <w:proofErr w:type="spellEnd"/>
      <w:r w:rsidRPr="0088096E">
        <w:rPr>
          <w:rPrChange w:id="3719" w:author="michael schneider" w:date="2013-12-03T09:17:00Z">
            <w:rPr>
              <w:rFonts w:ascii="Tahoma" w:hAnsi="Tahoma" w:cs="Tahoma"/>
            </w:rPr>
          </w:rPrChange>
        </w:rPr>
        <w:t>&gt;</w:t>
      </w:r>
      <w:proofErr w:type="gramStart"/>
      <w:r w:rsidRPr="0088096E">
        <w:rPr>
          <w:rPrChange w:id="3720" w:author="michael schneider" w:date="2013-12-03T09:17:00Z">
            <w:rPr>
              <w:rFonts w:ascii="Tahoma" w:hAnsi="Tahoma" w:cs="Tahoma"/>
            </w:rPr>
          </w:rPrChange>
        </w:rPr>
        <w:t>::=</w:t>
      </w:r>
      <w:proofErr w:type="gramEnd"/>
      <w:r w:rsidRPr="0088096E">
        <w:rPr>
          <w:rPrChange w:id="3721" w:author="michael schneider" w:date="2013-12-03T09:17:00Z">
            <w:rPr>
              <w:rFonts w:ascii="Tahoma" w:hAnsi="Tahoma" w:cs="Tahoma"/>
            </w:rPr>
          </w:rPrChange>
        </w:rPr>
        <w:t xml:space="preserve"> </w:t>
      </w:r>
      <w:ins w:id="3722" w:author="michael schneider" w:date="2013-12-03T13:44:00Z">
        <w:r w:rsidR="008D0EAF">
          <w:rPr>
            <w:rFonts w:ascii="Tahoma" w:hAnsi="Tahoma" w:cs="Tahoma"/>
          </w:rPr>
          <w:t>(see requirement 4.4.2.2.1)</w:t>
        </w:r>
      </w:ins>
      <w:del w:id="3723" w:author="michael schneider" w:date="2013-12-03T13:44:00Z">
        <w:r w:rsidRPr="0088096E" w:rsidDel="008D0EAF">
          <w:rPr>
            <w:rPrChange w:id="3724" w:author="michael schneider" w:date="2013-12-03T09:17:00Z">
              <w:rPr>
                <w:rFonts w:ascii="Tahoma" w:hAnsi="Tahoma" w:cs="Tahoma"/>
              </w:rPr>
            </w:rPrChange>
          </w:rPr>
          <w:delText>&lt;Last Name&gt;&lt;space&gt;&lt;First Name&gt;</w:delText>
        </w:r>
      </w:del>
    </w:p>
    <w:p w14:paraId="1E1520C1" w14:textId="77777777" w:rsidR="000F54EE" w:rsidRPr="0088096E" w:rsidRDefault="000F54EE" w:rsidP="005D65DE">
      <w:pPr>
        <w:pStyle w:val="Heading5"/>
        <w:rPr>
          <w:rPrChange w:id="3725" w:author="michael schneider" w:date="2013-12-03T09:17:00Z">
            <w:rPr>
              <w:rFonts w:ascii="Tahoma" w:hAnsi="Tahoma" w:cs="Tahoma"/>
            </w:rPr>
          </w:rPrChange>
        </w:rPr>
        <w:pPrChange w:id="3726" w:author="michael schneider" w:date="2013-12-03T13:44:00Z">
          <w:pPr>
            <w:pStyle w:val="Heading4"/>
            <w:tabs>
              <w:tab w:val="left" w:pos="2970"/>
            </w:tabs>
          </w:pPr>
        </w:pPrChange>
      </w:pPr>
      <w:r w:rsidRPr="0088096E">
        <w:rPr>
          <w:rPrChange w:id="3727" w:author="michael schneider" w:date="2013-12-03T09:17:00Z">
            <w:rPr>
              <w:rFonts w:ascii="Tahoma" w:hAnsi="Tahoma" w:cs="Tahoma"/>
            </w:rPr>
          </w:rPrChange>
        </w:rPr>
        <w:t xml:space="preserve"> Pseudo Code</w:t>
      </w:r>
    </w:p>
    <w:p w14:paraId="2B965E03" w14:textId="77777777" w:rsidR="000F54EE" w:rsidRPr="005D65DE" w:rsidRDefault="000F54EE" w:rsidP="005D65DE">
      <w:pPr>
        <w:pStyle w:val="Heading4"/>
        <w:numPr>
          <w:ilvl w:val="0"/>
          <w:numId w:val="0"/>
        </w:numPr>
        <w:tabs>
          <w:tab w:val="left" w:pos="2970"/>
        </w:tabs>
        <w:ind w:left="2880"/>
        <w:rPr>
          <w:rFonts w:ascii="Tahoma" w:hAnsi="Tahoma" w:cs="Tahoma"/>
          <w:b w:val="0"/>
          <w:rPrChange w:id="3728" w:author="michael schneider" w:date="2013-12-03T13:44:00Z">
            <w:rPr>
              <w:rFonts w:ascii="Tahoma" w:hAnsi="Tahoma" w:cs="Tahoma"/>
            </w:rPr>
          </w:rPrChange>
        </w:rPr>
        <w:pPrChange w:id="3729" w:author="michael schneider" w:date="2013-12-03T13:44:00Z">
          <w:pPr>
            <w:pStyle w:val="Heading4"/>
            <w:numPr>
              <w:ilvl w:val="0"/>
              <w:numId w:val="0"/>
            </w:numPr>
            <w:tabs>
              <w:tab w:val="left" w:pos="2970"/>
            </w:tabs>
            <w:ind w:firstLine="0"/>
          </w:pPr>
        </w:pPrChange>
      </w:pPr>
      <w:r w:rsidRPr="005D65DE">
        <w:rPr>
          <w:rFonts w:ascii="Tahoma" w:hAnsi="Tahoma" w:cs="Tahoma"/>
          <w:b w:val="0"/>
          <w:rPrChange w:id="3730" w:author="michael schneider" w:date="2013-12-03T13:44:00Z">
            <w:rPr>
              <w:rFonts w:ascii="Tahoma" w:hAnsi="Tahoma" w:cs="Tahoma"/>
            </w:rPr>
          </w:rPrChange>
        </w:rPr>
        <w:t>If first name left blank then</w:t>
      </w:r>
    </w:p>
    <w:p w14:paraId="42A16105" w14:textId="77777777" w:rsidR="000F54EE" w:rsidRPr="005D65DE" w:rsidRDefault="000F54EE" w:rsidP="005D65DE">
      <w:pPr>
        <w:pStyle w:val="Heading4"/>
        <w:numPr>
          <w:ilvl w:val="0"/>
          <w:numId w:val="0"/>
        </w:numPr>
        <w:tabs>
          <w:tab w:val="left" w:pos="2970"/>
        </w:tabs>
        <w:ind w:left="2880"/>
        <w:rPr>
          <w:rFonts w:ascii="Tahoma" w:hAnsi="Tahoma" w:cs="Tahoma"/>
          <w:b w:val="0"/>
          <w:rPrChange w:id="3731" w:author="michael schneider" w:date="2013-12-03T13:44:00Z">
            <w:rPr>
              <w:rFonts w:ascii="Tahoma" w:hAnsi="Tahoma" w:cs="Tahoma"/>
            </w:rPr>
          </w:rPrChange>
        </w:rPr>
        <w:pPrChange w:id="3732" w:author="michael schneider" w:date="2013-12-03T13:44:00Z">
          <w:pPr>
            <w:pStyle w:val="Heading4"/>
            <w:numPr>
              <w:ilvl w:val="0"/>
              <w:numId w:val="0"/>
            </w:numPr>
            <w:tabs>
              <w:tab w:val="left" w:pos="2970"/>
            </w:tabs>
            <w:ind w:firstLine="0"/>
          </w:pPr>
        </w:pPrChange>
      </w:pPr>
      <w:r w:rsidRPr="005D65DE">
        <w:rPr>
          <w:rFonts w:ascii="Tahoma" w:hAnsi="Tahoma" w:cs="Tahoma"/>
          <w:b w:val="0"/>
          <w:rPrChange w:id="3733" w:author="michael schneider" w:date="2013-12-03T13:44:00Z">
            <w:rPr>
              <w:rFonts w:ascii="Tahoma" w:hAnsi="Tahoma" w:cs="Tahoma"/>
            </w:rPr>
          </w:rPrChange>
        </w:rPr>
        <w:t xml:space="preserve">   </w:t>
      </w:r>
      <w:proofErr w:type="gramStart"/>
      <w:r w:rsidRPr="005D65DE">
        <w:rPr>
          <w:rFonts w:ascii="Tahoma" w:hAnsi="Tahoma" w:cs="Tahoma"/>
          <w:b w:val="0"/>
          <w:rPrChange w:id="3734" w:author="michael schneider" w:date="2013-12-03T13:44:00Z">
            <w:rPr>
              <w:rFonts w:ascii="Tahoma" w:hAnsi="Tahoma" w:cs="Tahoma"/>
            </w:rPr>
          </w:rPrChange>
        </w:rPr>
        <w:t>system</w:t>
      </w:r>
      <w:proofErr w:type="gramEnd"/>
      <w:r w:rsidRPr="005D65DE">
        <w:rPr>
          <w:rFonts w:ascii="Tahoma" w:hAnsi="Tahoma" w:cs="Tahoma"/>
          <w:b w:val="0"/>
          <w:rPrChange w:id="3735" w:author="michael schneider" w:date="2013-12-03T13:44:00Z">
            <w:rPr>
              <w:rFonts w:ascii="Tahoma" w:hAnsi="Tahoma" w:cs="Tahoma"/>
            </w:rPr>
          </w:rPrChange>
        </w:rPr>
        <w:t xml:space="preserve"> display message “Please enter First Name”</w:t>
      </w:r>
    </w:p>
    <w:p w14:paraId="4413E50B" w14:textId="77777777" w:rsidR="000F54EE" w:rsidRPr="005D65DE" w:rsidRDefault="000F54EE" w:rsidP="005D65DE">
      <w:pPr>
        <w:pStyle w:val="Heading4"/>
        <w:numPr>
          <w:ilvl w:val="0"/>
          <w:numId w:val="0"/>
        </w:numPr>
        <w:tabs>
          <w:tab w:val="left" w:pos="2970"/>
        </w:tabs>
        <w:ind w:left="2880"/>
        <w:rPr>
          <w:rFonts w:ascii="Tahoma" w:hAnsi="Tahoma" w:cs="Tahoma"/>
          <w:b w:val="0"/>
          <w:rPrChange w:id="3736" w:author="michael schneider" w:date="2013-12-03T13:44:00Z">
            <w:rPr>
              <w:rFonts w:ascii="Tahoma" w:hAnsi="Tahoma" w:cs="Tahoma"/>
            </w:rPr>
          </w:rPrChange>
        </w:rPr>
        <w:pPrChange w:id="3737" w:author="michael schneider" w:date="2013-12-03T13:44:00Z">
          <w:pPr>
            <w:pStyle w:val="Heading4"/>
            <w:numPr>
              <w:ilvl w:val="0"/>
              <w:numId w:val="0"/>
            </w:numPr>
            <w:tabs>
              <w:tab w:val="left" w:pos="2970"/>
            </w:tabs>
            <w:ind w:firstLine="0"/>
          </w:pPr>
        </w:pPrChange>
      </w:pPr>
      <w:proofErr w:type="spellStart"/>
      <w:r w:rsidRPr="005D65DE">
        <w:rPr>
          <w:rFonts w:ascii="Tahoma" w:hAnsi="Tahoma" w:cs="Tahoma"/>
          <w:b w:val="0"/>
          <w:rPrChange w:id="3738" w:author="michael schneider" w:date="2013-12-03T13:44:00Z">
            <w:rPr>
              <w:rFonts w:ascii="Tahoma" w:hAnsi="Tahoma" w:cs="Tahoma"/>
            </w:rPr>
          </w:rPrChange>
        </w:rPr>
        <w:t>Endif</w:t>
      </w:r>
      <w:proofErr w:type="spellEnd"/>
      <w:r w:rsidRPr="005D65DE">
        <w:rPr>
          <w:rFonts w:ascii="Tahoma" w:hAnsi="Tahoma" w:cs="Tahoma"/>
          <w:b w:val="0"/>
          <w:rPrChange w:id="3739" w:author="michael schneider" w:date="2013-12-03T13:44:00Z">
            <w:rPr>
              <w:rFonts w:ascii="Tahoma" w:hAnsi="Tahoma" w:cs="Tahoma"/>
            </w:rPr>
          </w:rPrChange>
        </w:rPr>
        <w:t xml:space="preserve"> </w:t>
      </w:r>
    </w:p>
    <w:p w14:paraId="4A46A3DF" w14:textId="21281791" w:rsidR="00ED4ABA" w:rsidRPr="005D65DE" w:rsidRDefault="00ED4ABA" w:rsidP="005D65DE">
      <w:pPr>
        <w:pStyle w:val="Heading3"/>
        <w:numPr>
          <w:ilvl w:val="0"/>
          <w:numId w:val="0"/>
        </w:numPr>
        <w:tabs>
          <w:tab w:val="left" w:pos="2970"/>
        </w:tabs>
        <w:ind w:left="2520"/>
        <w:rPr>
          <w:rFonts w:ascii="Tahoma" w:hAnsi="Tahoma" w:cs="Tahoma"/>
          <w:b w:val="0"/>
          <w:i/>
          <w:sz w:val="22"/>
          <w:szCs w:val="22"/>
          <w:rPrChange w:id="3740" w:author="michael schneider" w:date="2013-12-03T13:44:00Z">
            <w:rPr>
              <w:rFonts w:ascii="Tahoma" w:hAnsi="Tahoma" w:cs="Tahoma"/>
              <w:i/>
              <w:sz w:val="22"/>
              <w:szCs w:val="22"/>
            </w:rPr>
          </w:rPrChange>
        </w:rPr>
        <w:pPrChange w:id="3741" w:author="michael schneider" w:date="2013-12-03T13:44:00Z">
          <w:pPr>
            <w:pStyle w:val="Heading3"/>
            <w:numPr>
              <w:ilvl w:val="0"/>
              <w:numId w:val="0"/>
            </w:numPr>
            <w:tabs>
              <w:tab w:val="left" w:pos="2970"/>
            </w:tabs>
            <w:ind w:firstLine="0"/>
          </w:pPr>
        </w:pPrChange>
      </w:pPr>
      <w:r w:rsidRPr="005D65DE">
        <w:rPr>
          <w:rFonts w:ascii="Tahoma" w:hAnsi="Tahoma" w:cs="Tahoma"/>
          <w:b w:val="0"/>
          <w:rPrChange w:id="3742" w:author="michael schneider" w:date="2013-12-03T13:44:00Z">
            <w:rPr>
              <w:rFonts w:ascii="Tahoma" w:hAnsi="Tahoma" w:cs="Tahoma"/>
            </w:rPr>
          </w:rPrChange>
        </w:rPr>
        <w:t xml:space="preserve">   </w:t>
      </w:r>
      <w:ins w:id="3743" w:author="michael schneider" w:date="2013-12-03T13:44:00Z">
        <w:r w:rsidR="005D65DE">
          <w:rPr>
            <w:rFonts w:ascii="Tahoma" w:hAnsi="Tahoma" w:cs="Tahoma"/>
            <w:b w:val="0"/>
          </w:rPr>
          <w:t xml:space="preserve"> </w:t>
        </w:r>
      </w:ins>
      <w:r w:rsidR="000F54EE" w:rsidRPr="005D65DE">
        <w:rPr>
          <w:rFonts w:ascii="Tahoma" w:hAnsi="Tahoma" w:cs="Tahoma"/>
          <w:b w:val="0"/>
          <w:i/>
          <w:sz w:val="22"/>
          <w:szCs w:val="22"/>
          <w:rPrChange w:id="3744" w:author="michael schneider" w:date="2013-12-03T13:44:00Z">
            <w:rPr>
              <w:rFonts w:ascii="Tahoma" w:hAnsi="Tahoma" w:cs="Tahoma"/>
              <w:i/>
              <w:sz w:val="22"/>
              <w:szCs w:val="22"/>
            </w:rPr>
          </w:rPrChange>
        </w:rPr>
        <w:t xml:space="preserve">If last name left blank </w:t>
      </w:r>
      <w:r w:rsidRPr="005D65DE">
        <w:rPr>
          <w:rFonts w:ascii="Tahoma" w:hAnsi="Tahoma" w:cs="Tahoma"/>
          <w:b w:val="0"/>
          <w:i/>
          <w:sz w:val="22"/>
          <w:szCs w:val="22"/>
          <w:rPrChange w:id="3745" w:author="michael schneider" w:date="2013-12-03T13:44:00Z">
            <w:rPr>
              <w:rFonts w:ascii="Tahoma" w:hAnsi="Tahoma" w:cs="Tahoma"/>
              <w:i/>
              <w:sz w:val="22"/>
              <w:szCs w:val="22"/>
            </w:rPr>
          </w:rPrChange>
        </w:rPr>
        <w:t>then</w:t>
      </w:r>
    </w:p>
    <w:p w14:paraId="130989CA" w14:textId="77777777" w:rsidR="00ED4ABA" w:rsidRPr="005D65DE" w:rsidRDefault="000F54EE" w:rsidP="005D65DE">
      <w:pPr>
        <w:pStyle w:val="Heading3"/>
        <w:numPr>
          <w:ilvl w:val="0"/>
          <w:numId w:val="0"/>
        </w:numPr>
        <w:tabs>
          <w:tab w:val="left" w:pos="2970"/>
        </w:tabs>
        <w:ind w:left="2520" w:firstLine="720"/>
        <w:rPr>
          <w:rFonts w:ascii="Tahoma" w:hAnsi="Tahoma" w:cs="Tahoma"/>
          <w:b w:val="0"/>
          <w:i/>
          <w:sz w:val="22"/>
          <w:szCs w:val="22"/>
          <w:rPrChange w:id="3746" w:author="michael schneider" w:date="2013-12-03T13:44:00Z">
            <w:rPr>
              <w:rFonts w:ascii="Tahoma" w:hAnsi="Tahoma" w:cs="Tahoma"/>
              <w:i/>
              <w:sz w:val="22"/>
              <w:szCs w:val="22"/>
            </w:rPr>
          </w:rPrChange>
        </w:rPr>
        <w:pPrChange w:id="3747" w:author="michael schneider" w:date="2013-12-03T13:44:00Z">
          <w:pPr>
            <w:pStyle w:val="Heading3"/>
            <w:numPr>
              <w:ilvl w:val="0"/>
              <w:numId w:val="0"/>
            </w:numPr>
            <w:tabs>
              <w:tab w:val="left" w:pos="2970"/>
            </w:tabs>
            <w:ind w:firstLine="720"/>
          </w:pPr>
        </w:pPrChange>
      </w:pPr>
      <w:proofErr w:type="gramStart"/>
      <w:r w:rsidRPr="005D65DE">
        <w:rPr>
          <w:rFonts w:ascii="Tahoma" w:hAnsi="Tahoma" w:cs="Tahoma"/>
          <w:b w:val="0"/>
          <w:i/>
          <w:sz w:val="22"/>
          <w:szCs w:val="22"/>
          <w:rPrChange w:id="3748" w:author="michael schneider" w:date="2013-12-03T13:44:00Z">
            <w:rPr>
              <w:rFonts w:ascii="Tahoma" w:hAnsi="Tahoma" w:cs="Tahoma"/>
              <w:i/>
              <w:sz w:val="22"/>
              <w:szCs w:val="22"/>
            </w:rPr>
          </w:rPrChange>
        </w:rPr>
        <w:t>system</w:t>
      </w:r>
      <w:proofErr w:type="gramEnd"/>
      <w:r w:rsidRPr="005D65DE">
        <w:rPr>
          <w:rFonts w:ascii="Tahoma" w:hAnsi="Tahoma" w:cs="Tahoma"/>
          <w:b w:val="0"/>
          <w:i/>
          <w:sz w:val="22"/>
          <w:szCs w:val="22"/>
          <w:rPrChange w:id="3749" w:author="michael schneider" w:date="2013-12-03T13:44:00Z">
            <w:rPr>
              <w:rFonts w:ascii="Tahoma" w:hAnsi="Tahoma" w:cs="Tahoma"/>
              <w:i/>
              <w:sz w:val="22"/>
              <w:szCs w:val="22"/>
            </w:rPr>
          </w:rPrChange>
        </w:rPr>
        <w:t xml:space="preserve"> shall display </w:t>
      </w:r>
      <w:r w:rsidR="00ED4ABA" w:rsidRPr="005D65DE">
        <w:rPr>
          <w:rFonts w:ascii="Tahoma" w:hAnsi="Tahoma" w:cs="Tahoma"/>
          <w:b w:val="0"/>
          <w:i/>
          <w:sz w:val="22"/>
          <w:szCs w:val="22"/>
          <w:rPrChange w:id="3750" w:author="michael schneider" w:date="2013-12-03T13:44:00Z">
            <w:rPr>
              <w:rFonts w:ascii="Tahoma" w:hAnsi="Tahoma" w:cs="Tahoma"/>
              <w:i/>
              <w:sz w:val="22"/>
              <w:szCs w:val="22"/>
            </w:rPr>
          </w:rPrChange>
        </w:rPr>
        <w:t>message “Please enter Last Name”</w:t>
      </w:r>
    </w:p>
    <w:p w14:paraId="6FF7D3CF" w14:textId="77777777" w:rsidR="000F54EE" w:rsidRPr="005D65DE" w:rsidRDefault="00ED4ABA" w:rsidP="005D65DE">
      <w:pPr>
        <w:pStyle w:val="Heading3"/>
        <w:numPr>
          <w:ilvl w:val="0"/>
          <w:numId w:val="0"/>
        </w:numPr>
        <w:tabs>
          <w:tab w:val="left" w:pos="2970"/>
        </w:tabs>
        <w:ind w:left="2520" w:hanging="360"/>
        <w:rPr>
          <w:rFonts w:ascii="Tahoma" w:hAnsi="Tahoma" w:cs="Tahoma"/>
          <w:b w:val="0"/>
          <w:i/>
          <w:sz w:val="22"/>
          <w:szCs w:val="22"/>
          <w:rPrChange w:id="3751" w:author="michael schneider" w:date="2013-12-03T13:44:00Z">
            <w:rPr>
              <w:rFonts w:ascii="Tahoma" w:hAnsi="Tahoma" w:cs="Tahoma"/>
              <w:i/>
              <w:sz w:val="22"/>
              <w:szCs w:val="22"/>
            </w:rPr>
          </w:rPrChange>
        </w:rPr>
        <w:pPrChange w:id="3752" w:author="michael schneider" w:date="2013-12-03T13:44:00Z">
          <w:pPr>
            <w:pStyle w:val="Heading3"/>
            <w:numPr>
              <w:ilvl w:val="0"/>
              <w:numId w:val="0"/>
            </w:numPr>
            <w:tabs>
              <w:tab w:val="left" w:pos="2970"/>
            </w:tabs>
          </w:pPr>
        </w:pPrChange>
      </w:pPr>
      <w:r w:rsidRPr="005D65DE">
        <w:rPr>
          <w:rFonts w:ascii="Tahoma" w:hAnsi="Tahoma" w:cs="Tahoma"/>
          <w:b w:val="0"/>
          <w:i/>
          <w:sz w:val="22"/>
          <w:szCs w:val="22"/>
          <w:rPrChange w:id="3753" w:author="michael schneider" w:date="2013-12-03T13:44:00Z">
            <w:rPr>
              <w:rFonts w:ascii="Tahoma" w:hAnsi="Tahoma" w:cs="Tahoma"/>
              <w:i/>
              <w:sz w:val="22"/>
              <w:szCs w:val="22"/>
            </w:rPr>
          </w:rPrChange>
        </w:rPr>
        <w:t xml:space="preserve">         </w:t>
      </w:r>
      <w:proofErr w:type="spellStart"/>
      <w:r w:rsidRPr="005D65DE">
        <w:rPr>
          <w:rFonts w:ascii="Tahoma" w:hAnsi="Tahoma" w:cs="Tahoma"/>
          <w:b w:val="0"/>
          <w:i/>
          <w:sz w:val="22"/>
          <w:szCs w:val="22"/>
          <w:rPrChange w:id="3754" w:author="michael schneider" w:date="2013-12-03T13:44:00Z">
            <w:rPr>
              <w:rFonts w:ascii="Tahoma" w:hAnsi="Tahoma" w:cs="Tahoma"/>
              <w:i/>
              <w:sz w:val="22"/>
              <w:szCs w:val="22"/>
            </w:rPr>
          </w:rPrChange>
        </w:rPr>
        <w:t>Endif</w:t>
      </w:r>
      <w:proofErr w:type="spellEnd"/>
      <w:r w:rsidR="000F54EE" w:rsidRPr="005D65DE">
        <w:rPr>
          <w:rFonts w:ascii="Tahoma" w:hAnsi="Tahoma" w:cs="Tahoma"/>
          <w:b w:val="0"/>
          <w:i/>
          <w:sz w:val="22"/>
          <w:szCs w:val="22"/>
          <w:rPrChange w:id="3755" w:author="michael schneider" w:date="2013-12-03T13:44:00Z">
            <w:rPr>
              <w:rFonts w:ascii="Tahoma" w:hAnsi="Tahoma" w:cs="Tahoma"/>
              <w:i/>
              <w:sz w:val="22"/>
              <w:szCs w:val="22"/>
            </w:rPr>
          </w:rPrChange>
        </w:rPr>
        <w:t xml:space="preserve"> </w:t>
      </w:r>
    </w:p>
    <w:p w14:paraId="1185ACB4" w14:textId="041C9799" w:rsidR="000F54EE" w:rsidRPr="0088096E" w:rsidRDefault="00ED4ABA" w:rsidP="00383273">
      <w:pPr>
        <w:pStyle w:val="Heading5"/>
        <w:rPr>
          <w:rPrChange w:id="3756" w:author="michael schneider" w:date="2013-12-03T09:17:00Z">
            <w:rPr>
              <w:rFonts w:ascii="Tahoma" w:hAnsi="Tahoma" w:cs="Tahoma"/>
            </w:rPr>
          </w:rPrChange>
        </w:rPr>
        <w:pPrChange w:id="3757" w:author="michael schneider" w:date="2013-12-03T13:44:00Z">
          <w:pPr>
            <w:pStyle w:val="Heading4"/>
            <w:tabs>
              <w:tab w:val="left" w:pos="2970"/>
            </w:tabs>
          </w:pPr>
        </w:pPrChange>
      </w:pPr>
      <w:del w:id="3758" w:author="michael schneider" w:date="2013-12-03T13:44:00Z">
        <w:r w:rsidRPr="0088096E" w:rsidDel="00383273">
          <w:rPr>
            <w:rPrChange w:id="3759" w:author="michael schneider" w:date="2013-12-03T09:17:00Z">
              <w:rPr>
                <w:rFonts w:ascii="Tahoma" w:hAnsi="Tahoma" w:cs="Tahoma"/>
              </w:rPr>
            </w:rPrChange>
          </w:rPr>
          <w:delText xml:space="preserve">  </w:delText>
        </w:r>
      </w:del>
      <w:r w:rsidRPr="0088096E">
        <w:rPr>
          <w:rPrChange w:id="3760" w:author="michael schneider" w:date="2013-12-03T09:17:00Z">
            <w:rPr>
              <w:rFonts w:ascii="Tahoma" w:hAnsi="Tahoma" w:cs="Tahoma"/>
            </w:rPr>
          </w:rPrChange>
        </w:rPr>
        <w:t>&lt;</w:t>
      </w:r>
      <w:r w:rsidR="000F54EE" w:rsidRPr="0088096E">
        <w:rPr>
          <w:rPrChange w:id="3761" w:author="michael schneider" w:date="2013-12-03T09:17:00Z">
            <w:rPr>
              <w:rFonts w:ascii="Tahoma" w:hAnsi="Tahoma" w:cs="Tahoma"/>
            </w:rPr>
          </w:rPrChange>
        </w:rPr>
        <w:t>Volunteer Schedule</w:t>
      </w:r>
      <w:proofErr w:type="gramStart"/>
      <w:r w:rsidRPr="0088096E">
        <w:rPr>
          <w:rPrChange w:id="3762" w:author="michael schneider" w:date="2013-12-03T09:17:00Z">
            <w:rPr>
              <w:rFonts w:ascii="Tahoma" w:hAnsi="Tahoma" w:cs="Tahoma"/>
            </w:rPr>
          </w:rPrChange>
        </w:rPr>
        <w:t>&gt; :</w:t>
      </w:r>
      <w:proofErr w:type="gramEnd"/>
      <w:r w:rsidRPr="0088096E">
        <w:rPr>
          <w:rPrChange w:id="3763" w:author="michael schneider" w:date="2013-12-03T09:17:00Z">
            <w:rPr>
              <w:rFonts w:ascii="Tahoma" w:hAnsi="Tahoma" w:cs="Tahoma"/>
            </w:rPr>
          </w:rPrChange>
        </w:rPr>
        <w:t>:= &lt;date&gt;</w:t>
      </w:r>
      <w:r w:rsidRPr="0088096E">
        <w:rPr>
          <w:vertAlign w:val="superscript"/>
          <w:rPrChange w:id="3764" w:author="michael schneider" w:date="2013-12-03T09:17:00Z">
            <w:rPr>
              <w:rFonts w:ascii="Tahoma" w:hAnsi="Tahoma" w:cs="Tahoma"/>
              <w:vertAlign w:val="superscript"/>
            </w:rPr>
          </w:rPrChange>
        </w:rPr>
        <w:t>+</w:t>
      </w:r>
    </w:p>
    <w:p w14:paraId="503F3CA6" w14:textId="77777777" w:rsidR="000F54EE" w:rsidRPr="0088096E" w:rsidRDefault="000F54EE" w:rsidP="0020642C">
      <w:pPr>
        <w:pStyle w:val="Heading5"/>
        <w:rPr>
          <w:rPrChange w:id="3765" w:author="michael schneider" w:date="2013-12-03T09:17:00Z">
            <w:rPr>
              <w:rFonts w:ascii="Tahoma" w:hAnsi="Tahoma" w:cs="Tahoma"/>
            </w:rPr>
          </w:rPrChange>
        </w:rPr>
        <w:pPrChange w:id="3766" w:author="michael schneider" w:date="2013-12-03T13:45:00Z">
          <w:pPr>
            <w:pStyle w:val="Heading3"/>
            <w:tabs>
              <w:tab w:val="left" w:pos="2970"/>
            </w:tabs>
          </w:pPr>
        </w:pPrChange>
      </w:pPr>
      <w:r w:rsidRPr="0088096E">
        <w:rPr>
          <w:rPrChange w:id="3767" w:author="michael schneider" w:date="2013-12-03T09:17:00Z">
            <w:rPr>
              <w:rFonts w:ascii="Tahoma" w:hAnsi="Tahoma" w:cs="Tahoma"/>
            </w:rPr>
          </w:rPrChange>
        </w:rPr>
        <w:t>The system shall save the Volunteer’s Schedule</w:t>
      </w:r>
    </w:p>
    <w:p w14:paraId="25067C2E" w14:textId="77777777" w:rsidR="000F54EE" w:rsidRPr="0088096E" w:rsidRDefault="00ED4ABA" w:rsidP="000E7EAD">
      <w:pPr>
        <w:pStyle w:val="Heading4"/>
        <w:tabs>
          <w:tab w:val="left" w:pos="2970"/>
        </w:tabs>
        <w:rPr>
          <w:rFonts w:ascii="Tahoma" w:hAnsi="Tahoma" w:cs="Tahoma"/>
          <w:rPrChange w:id="3768" w:author="michael schneider" w:date="2013-12-03T09:17:00Z">
            <w:rPr>
              <w:rFonts w:ascii="Tahoma" w:hAnsi="Tahoma" w:cs="Tahoma"/>
            </w:rPr>
          </w:rPrChange>
        </w:rPr>
      </w:pPr>
      <w:r w:rsidRPr="0088096E">
        <w:rPr>
          <w:rFonts w:ascii="Tahoma" w:hAnsi="Tahoma" w:cs="Tahoma"/>
          <w:noProof/>
          <w:sz w:val="24"/>
          <w:szCs w:val="24"/>
          <w:rPrChange w:id="3769" w:author="michael schneider" w:date="2013-12-03T09:17:00Z">
            <w:rPr>
              <w:rFonts w:ascii="Tahoma" w:hAnsi="Tahoma" w:cs="Tahoma"/>
              <w:noProof/>
              <w:sz w:val="24"/>
              <w:szCs w:val="24"/>
            </w:rPr>
          </w:rPrChange>
        </w:rPr>
        <w:lastRenderedPageBreak/>
        <w:drawing>
          <wp:anchor distT="0" distB="0" distL="114300" distR="114300" simplePos="0" relativeHeight="251663360" behindDoc="1" locked="0" layoutInCell="1" allowOverlap="1" wp14:anchorId="77836FB1" wp14:editId="0860CEF1">
            <wp:simplePos x="0" y="0"/>
            <wp:positionH relativeFrom="margin">
              <wp:align>center</wp:align>
            </wp:positionH>
            <wp:positionV relativeFrom="paragraph">
              <wp:posOffset>238125</wp:posOffset>
            </wp:positionV>
            <wp:extent cx="5517292" cy="3058297"/>
            <wp:effectExtent l="0" t="0" r="7620" b="8890"/>
            <wp:wrapTight wrapText="bothSides">
              <wp:wrapPolygon edited="0">
                <wp:start x="0" y="0"/>
                <wp:lineTo x="0" y="21528"/>
                <wp:lineTo x="21555" y="21528"/>
                <wp:lineTo x="21555" y="0"/>
                <wp:lineTo x="0" y="0"/>
              </wp:wrapPolygon>
            </wp:wrapTight>
            <wp:docPr id="2" name="Picture 2" descr="C:\Users\Jacob\Desktop\22c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Desktop\22c 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7292" cy="3058297"/>
                    </a:xfrm>
                    <a:prstGeom prst="rect">
                      <a:avLst/>
                    </a:prstGeom>
                    <a:noFill/>
                    <a:ln>
                      <a:noFill/>
                    </a:ln>
                  </pic:spPr>
                </pic:pic>
              </a:graphicData>
            </a:graphic>
          </wp:anchor>
        </w:drawing>
      </w:r>
      <w:r w:rsidRPr="0088096E">
        <w:rPr>
          <w:rFonts w:ascii="Tahoma" w:hAnsi="Tahoma" w:cs="Tahoma"/>
          <w:rPrChange w:id="3770" w:author="michael schneider" w:date="2013-12-03T09:17:00Z">
            <w:rPr>
              <w:rFonts w:ascii="Tahoma" w:hAnsi="Tahoma" w:cs="Tahoma"/>
            </w:rPr>
          </w:rPrChange>
        </w:rPr>
        <w:t xml:space="preserve">  Activity Diagram</w:t>
      </w:r>
    </w:p>
    <w:p w14:paraId="04D6BC51" w14:textId="77777777" w:rsidR="00ED4ABA" w:rsidRPr="0088096E" w:rsidRDefault="00ED4ABA" w:rsidP="000E7EAD">
      <w:pPr>
        <w:pStyle w:val="Heading4"/>
        <w:numPr>
          <w:ilvl w:val="0"/>
          <w:numId w:val="0"/>
        </w:numPr>
        <w:tabs>
          <w:tab w:val="left" w:pos="2970"/>
        </w:tabs>
        <w:ind w:left="1800"/>
        <w:rPr>
          <w:rFonts w:ascii="Tahoma" w:hAnsi="Tahoma" w:cs="Tahoma"/>
          <w:rPrChange w:id="3771" w:author="michael schneider" w:date="2013-12-03T09:17:00Z">
            <w:rPr>
              <w:rFonts w:ascii="Tahoma" w:hAnsi="Tahoma" w:cs="Tahoma"/>
            </w:rPr>
          </w:rPrChange>
        </w:rPr>
      </w:pPr>
    </w:p>
    <w:p w14:paraId="3D032D78" w14:textId="77777777" w:rsidR="00ED4ABA" w:rsidRPr="0088096E" w:rsidDel="0020642C" w:rsidRDefault="00ED4ABA" w:rsidP="0020642C">
      <w:pPr>
        <w:pStyle w:val="Heading4"/>
        <w:numPr>
          <w:ilvl w:val="0"/>
          <w:numId w:val="0"/>
        </w:numPr>
        <w:tabs>
          <w:tab w:val="left" w:pos="2970"/>
        </w:tabs>
        <w:ind w:left="1800" w:hanging="360"/>
        <w:rPr>
          <w:del w:id="3772" w:author="michael schneider" w:date="2013-12-03T13:45:00Z"/>
          <w:rFonts w:ascii="Tahoma" w:hAnsi="Tahoma" w:cs="Tahoma"/>
          <w:rPrChange w:id="3773" w:author="michael schneider" w:date="2013-12-03T09:17:00Z">
            <w:rPr>
              <w:del w:id="3774" w:author="michael schneider" w:date="2013-12-03T13:45:00Z"/>
              <w:rFonts w:ascii="Tahoma" w:hAnsi="Tahoma" w:cs="Tahoma"/>
            </w:rPr>
          </w:rPrChange>
        </w:rPr>
        <w:pPrChange w:id="3775" w:author="michael schneider" w:date="2013-12-03T13:45:00Z">
          <w:pPr>
            <w:pStyle w:val="Heading4"/>
            <w:tabs>
              <w:tab w:val="left" w:pos="2970"/>
            </w:tabs>
          </w:pPr>
        </w:pPrChange>
      </w:pPr>
    </w:p>
    <w:p w14:paraId="3DF4175B" w14:textId="77777777" w:rsidR="00C115E0" w:rsidRPr="0020642C" w:rsidRDefault="00C115E0" w:rsidP="0020642C">
      <w:pPr>
        <w:pStyle w:val="Heading4"/>
        <w:numPr>
          <w:ilvl w:val="0"/>
          <w:numId w:val="0"/>
        </w:numPr>
        <w:tabs>
          <w:tab w:val="left" w:pos="2970"/>
        </w:tabs>
        <w:ind w:left="1800" w:hanging="360"/>
        <w:rPr>
          <w:rFonts w:ascii="Tahoma" w:hAnsi="Tahoma" w:cs="Tahoma"/>
          <w:rPrChange w:id="3776" w:author="michael schneider" w:date="2013-12-03T13:45:00Z">
            <w:rPr>
              <w:rFonts w:ascii="Tahoma" w:hAnsi="Tahoma" w:cs="Tahoma"/>
            </w:rPr>
          </w:rPrChange>
        </w:rPr>
        <w:pPrChange w:id="3777" w:author="michael schneider" w:date="2013-12-03T13:45:00Z">
          <w:pPr>
            <w:pStyle w:val="Heading5"/>
            <w:tabs>
              <w:tab w:val="left" w:pos="2970"/>
            </w:tabs>
          </w:pPr>
        </w:pPrChange>
      </w:pPr>
      <w:r w:rsidRPr="0020642C">
        <w:rPr>
          <w:rFonts w:ascii="Tahoma" w:hAnsi="Tahoma" w:cs="Tahoma"/>
          <w:rPrChange w:id="3778" w:author="michael schneider" w:date="2013-12-03T13:45:00Z">
            <w:rPr>
              <w:rFonts w:ascii="Tahoma" w:hAnsi="Tahoma" w:cs="Tahoma"/>
            </w:rPr>
          </w:rPrChange>
        </w:rPr>
        <w:br w:type="page"/>
      </w:r>
    </w:p>
    <w:p w14:paraId="5830D1D4" w14:textId="77777777" w:rsidR="00C115E0" w:rsidRPr="0088096E" w:rsidRDefault="00C115E0" w:rsidP="00F314C6">
      <w:pPr>
        <w:pStyle w:val="Heading3"/>
        <w:numPr>
          <w:ilvl w:val="0"/>
          <w:numId w:val="0"/>
        </w:numPr>
        <w:tabs>
          <w:tab w:val="left" w:pos="2970"/>
        </w:tabs>
        <w:ind w:left="1440"/>
        <w:rPr>
          <w:rFonts w:ascii="Tahoma" w:hAnsi="Tahoma" w:cs="Tahoma"/>
          <w:rPrChange w:id="3779" w:author="michael schneider" w:date="2013-12-03T09:17:00Z">
            <w:rPr>
              <w:rFonts w:ascii="Tahoma" w:hAnsi="Tahoma" w:cs="Tahoma"/>
            </w:rPr>
          </w:rPrChange>
        </w:rPr>
        <w:pPrChange w:id="3780" w:author="michael schneider" w:date="2013-12-03T16:20:00Z">
          <w:pPr>
            <w:pStyle w:val="Heading3"/>
            <w:tabs>
              <w:tab w:val="left" w:pos="2970"/>
            </w:tabs>
          </w:pPr>
        </w:pPrChange>
      </w:pPr>
    </w:p>
    <w:p w14:paraId="63EE8EB3" w14:textId="35AF4473" w:rsidR="009A3B0D" w:rsidRPr="0088096E" w:rsidRDefault="00DF0314" w:rsidP="000E7EAD">
      <w:pPr>
        <w:pStyle w:val="Heading1"/>
        <w:tabs>
          <w:tab w:val="left" w:pos="2970"/>
        </w:tabs>
        <w:rPr>
          <w:rFonts w:ascii="Tahoma" w:hAnsi="Tahoma" w:cs="Tahoma"/>
          <w:rPrChange w:id="3781" w:author="michael schneider" w:date="2013-12-03T09:17:00Z">
            <w:rPr>
              <w:rFonts w:ascii="Tahoma" w:hAnsi="Tahoma" w:cs="Tahoma"/>
            </w:rPr>
          </w:rPrChange>
        </w:rPr>
      </w:pPr>
      <w:bookmarkStart w:id="3782" w:name="_Toc441230993"/>
      <w:bookmarkStart w:id="3783" w:name="_Toc439994689"/>
      <w:bookmarkStart w:id="3784" w:name="_Toc441230994"/>
      <w:bookmarkStart w:id="3785" w:name="_Toc373846034"/>
      <w:bookmarkEnd w:id="3782"/>
      <w:bookmarkEnd w:id="3783"/>
      <w:bookmarkEnd w:id="3784"/>
      <w:ins w:id="3786" w:author="michael schneider" w:date="2013-12-03T16:18:00Z">
        <w:r>
          <w:rPr>
            <w:rFonts w:ascii="Tahoma" w:hAnsi="Tahoma" w:cs="Tahoma"/>
          </w:rPr>
          <w:t xml:space="preserve">  </w:t>
        </w:r>
      </w:ins>
      <w:r w:rsidR="00C07BB7" w:rsidRPr="0088096E">
        <w:rPr>
          <w:rFonts w:ascii="Tahoma" w:hAnsi="Tahoma" w:cs="Tahoma"/>
          <w:rPrChange w:id="3787" w:author="michael schneider" w:date="2013-12-03T09:17:00Z">
            <w:rPr>
              <w:rFonts w:ascii="Tahoma" w:hAnsi="Tahoma" w:cs="Tahoma"/>
            </w:rPr>
          </w:rPrChange>
        </w:rPr>
        <w:t>Other Nonfunctional Requirements</w:t>
      </w:r>
      <w:bookmarkEnd w:id="3785"/>
    </w:p>
    <w:p w14:paraId="51E55D51" w14:textId="4323693A" w:rsidR="009A3B0D" w:rsidRPr="0088096E" w:rsidRDefault="00C07BB7" w:rsidP="00DF0314">
      <w:pPr>
        <w:pStyle w:val="Heading2"/>
        <w:tabs>
          <w:tab w:val="left" w:pos="1620"/>
          <w:tab w:val="left" w:pos="2970"/>
        </w:tabs>
        <w:rPr>
          <w:rFonts w:ascii="Tahoma" w:hAnsi="Tahoma" w:cs="Tahoma"/>
          <w:rPrChange w:id="3788" w:author="michael schneider" w:date="2013-12-03T09:17:00Z">
            <w:rPr>
              <w:rFonts w:ascii="Tahoma" w:hAnsi="Tahoma" w:cs="Tahoma"/>
            </w:rPr>
          </w:rPrChange>
        </w:rPr>
      </w:pPr>
      <w:bookmarkStart w:id="3789" w:name="_Toc439994690"/>
      <w:bookmarkStart w:id="3790" w:name="_Toc441230995"/>
      <w:bookmarkStart w:id="3791" w:name="_Toc373846035"/>
      <w:bookmarkEnd w:id="3789"/>
      <w:bookmarkEnd w:id="3790"/>
      <w:r w:rsidRPr="0088096E">
        <w:rPr>
          <w:rFonts w:ascii="Tahoma" w:hAnsi="Tahoma" w:cs="Tahoma"/>
          <w:rPrChange w:id="3792" w:author="michael schneider" w:date="2013-12-03T09:17:00Z">
            <w:rPr>
              <w:rFonts w:ascii="Tahoma" w:hAnsi="Tahoma" w:cs="Tahoma"/>
            </w:rPr>
          </w:rPrChange>
        </w:rPr>
        <w:t>Performance Requirements</w:t>
      </w:r>
      <w:bookmarkEnd w:id="3791"/>
    </w:p>
    <w:p w14:paraId="685FBA95" w14:textId="35A2CA54" w:rsidR="007301D2" w:rsidRPr="00F314C6" w:rsidRDefault="007301D2" w:rsidP="005E49F3">
      <w:pPr>
        <w:pStyle w:val="Heading3"/>
        <w:ind w:left="1980" w:hanging="900"/>
        <w:rPr>
          <w:rFonts w:ascii="Tahoma" w:hAnsi="Tahoma" w:cs="Tahoma"/>
          <w:b w:val="0"/>
          <w:rPrChange w:id="3793" w:author="michael schneider" w:date="2013-12-03T16:20:00Z">
            <w:rPr/>
          </w:rPrChange>
        </w:rPr>
      </w:pPr>
      <w:r w:rsidRPr="00F314C6">
        <w:rPr>
          <w:rFonts w:ascii="Tahoma" w:hAnsi="Tahoma" w:cs="Tahoma"/>
          <w:b w:val="0"/>
          <w:rPrChange w:id="3794" w:author="michael schneider" w:date="2013-12-03T16:20:00Z">
            <w:rPr/>
          </w:rPrChange>
        </w:rPr>
        <w:t>The system shall complete all user search requests and provide results within 5 seconds.</w:t>
      </w:r>
    </w:p>
    <w:p w14:paraId="29FD0A61" w14:textId="2107B4A9" w:rsidR="007301D2" w:rsidRPr="00F314C6" w:rsidRDefault="007301D2" w:rsidP="005E49F3">
      <w:pPr>
        <w:pStyle w:val="Heading3"/>
        <w:ind w:left="1980" w:hanging="900"/>
        <w:rPr>
          <w:rFonts w:ascii="Tahoma" w:hAnsi="Tahoma" w:cs="Tahoma"/>
          <w:b w:val="0"/>
          <w:rPrChange w:id="3795" w:author="michael schneider" w:date="2013-12-03T16:20:00Z">
            <w:rPr/>
          </w:rPrChange>
        </w:rPr>
      </w:pPr>
      <w:r w:rsidRPr="00F314C6">
        <w:rPr>
          <w:rFonts w:ascii="Tahoma" w:hAnsi="Tahoma" w:cs="Tahoma"/>
          <w:b w:val="0"/>
          <w:rPrChange w:id="3796" w:author="michael schneider" w:date="2013-12-03T16:20:00Z">
            <w:rPr/>
          </w:rPrChange>
        </w:rPr>
        <w:t>When a user requests a password reset, the system shall reset the password within one hour.</w:t>
      </w:r>
    </w:p>
    <w:p w14:paraId="7AFBD3E6" w14:textId="5E09687B" w:rsidR="007301D2" w:rsidRPr="00F314C6" w:rsidRDefault="007301D2" w:rsidP="005E49F3">
      <w:pPr>
        <w:pStyle w:val="Heading3"/>
        <w:ind w:left="1980" w:hanging="900"/>
        <w:rPr>
          <w:rFonts w:ascii="Tahoma" w:hAnsi="Tahoma" w:cs="Tahoma"/>
          <w:b w:val="0"/>
          <w:rPrChange w:id="3797" w:author="michael schneider" w:date="2013-12-03T16:20:00Z">
            <w:rPr/>
          </w:rPrChange>
        </w:rPr>
      </w:pPr>
      <w:r w:rsidRPr="00F314C6">
        <w:rPr>
          <w:rFonts w:ascii="Tahoma" w:hAnsi="Tahoma" w:cs="Tahoma"/>
          <w:b w:val="0"/>
          <w:rPrChange w:id="3798" w:author="michael schneider" w:date="2013-12-03T16:20:00Z">
            <w:rPr/>
          </w:rPrChange>
        </w:rPr>
        <w:t>The system shall commit a user’s updates to his/her user account information within 3 seconds.</w:t>
      </w:r>
    </w:p>
    <w:p w14:paraId="5E43A30E" w14:textId="66C62CC5" w:rsidR="007301D2" w:rsidRPr="00F314C6" w:rsidRDefault="007301D2" w:rsidP="005E49F3">
      <w:pPr>
        <w:pStyle w:val="Heading3"/>
        <w:ind w:left="1980" w:hanging="900"/>
        <w:rPr>
          <w:rFonts w:ascii="Tahoma" w:hAnsi="Tahoma" w:cs="Tahoma"/>
          <w:b w:val="0"/>
          <w:rPrChange w:id="3799" w:author="michael schneider" w:date="2013-12-03T16:20:00Z">
            <w:rPr/>
          </w:rPrChange>
        </w:rPr>
      </w:pPr>
      <w:r w:rsidRPr="00F314C6">
        <w:rPr>
          <w:rFonts w:ascii="Tahoma" w:hAnsi="Tahoma" w:cs="Tahoma"/>
          <w:b w:val="0"/>
          <w:rPrChange w:id="3800" w:author="michael schneider" w:date="2013-12-03T16:20:00Z">
            <w:rPr/>
          </w:rPrChange>
        </w:rPr>
        <w:t>When a user adds an item to his/her shopping cart, the system shall update the user’s shopping cart within 2 seconds.</w:t>
      </w:r>
    </w:p>
    <w:p w14:paraId="69FE95D0" w14:textId="4E542161" w:rsidR="007301D2" w:rsidRPr="00F314C6" w:rsidRDefault="007301D2" w:rsidP="005E49F3">
      <w:pPr>
        <w:pStyle w:val="Heading3"/>
        <w:ind w:left="1980" w:hanging="900"/>
        <w:rPr>
          <w:rFonts w:ascii="Tahoma" w:hAnsi="Tahoma" w:cs="Tahoma"/>
          <w:b w:val="0"/>
          <w:rPrChange w:id="3801" w:author="michael schneider" w:date="2013-12-03T16:20:00Z">
            <w:rPr/>
          </w:rPrChange>
        </w:rPr>
      </w:pPr>
      <w:r w:rsidRPr="00F314C6">
        <w:rPr>
          <w:rFonts w:ascii="Tahoma" w:hAnsi="Tahoma" w:cs="Tahoma"/>
          <w:b w:val="0"/>
          <w:rPrChange w:id="3802" w:author="michael schneider" w:date="2013-12-03T16:20:00Z">
            <w:rPr/>
          </w:rPrChange>
        </w:rPr>
        <w:t>The system shall create a receipt for a completed checkout within 3 seconds of the transaction’s completion.</w:t>
      </w:r>
    </w:p>
    <w:p w14:paraId="2AB72005" w14:textId="727007D9" w:rsidR="007301D2" w:rsidRPr="00F314C6" w:rsidRDefault="007301D2" w:rsidP="005E49F3">
      <w:pPr>
        <w:pStyle w:val="Heading3"/>
        <w:ind w:left="1980" w:hanging="900"/>
        <w:rPr>
          <w:rFonts w:ascii="Tahoma" w:hAnsi="Tahoma" w:cs="Tahoma"/>
          <w:b w:val="0"/>
          <w:rPrChange w:id="3803" w:author="michael schneider" w:date="2013-12-03T16:20:00Z">
            <w:rPr/>
          </w:rPrChange>
        </w:rPr>
      </w:pPr>
      <w:r w:rsidRPr="00F314C6">
        <w:rPr>
          <w:rFonts w:ascii="Tahoma" w:hAnsi="Tahoma" w:cs="Tahoma"/>
          <w:b w:val="0"/>
          <w:rPrChange w:id="3804" w:author="michael schneider" w:date="2013-12-03T16:20:00Z">
            <w:rPr/>
          </w:rPrChange>
        </w:rPr>
        <w:t>The system shall update the total for the user’s cart within 3 seconds of any change made to the cart.</w:t>
      </w:r>
    </w:p>
    <w:p w14:paraId="5BB9654C" w14:textId="5510D96B" w:rsidR="007301D2" w:rsidRPr="00F314C6" w:rsidRDefault="007301D2" w:rsidP="005E49F3">
      <w:pPr>
        <w:pStyle w:val="Heading3"/>
        <w:ind w:left="1980" w:hanging="900"/>
        <w:rPr>
          <w:rFonts w:ascii="Tahoma" w:hAnsi="Tahoma" w:cs="Tahoma"/>
          <w:b w:val="0"/>
          <w:rPrChange w:id="3805" w:author="michael schneider" w:date="2013-12-03T16:20:00Z">
            <w:rPr/>
          </w:rPrChange>
        </w:rPr>
      </w:pPr>
      <w:r w:rsidRPr="00F314C6">
        <w:rPr>
          <w:rFonts w:ascii="Tahoma" w:hAnsi="Tahoma" w:cs="Tahoma"/>
          <w:b w:val="0"/>
          <w:rPrChange w:id="3806" w:author="michael schneider" w:date="2013-12-03T16:20:00Z">
            <w:rPr/>
          </w:rPrChange>
        </w:rPr>
        <w:t>The system shall complete a money transaction for a purchase or donation within 5 business days.</w:t>
      </w:r>
    </w:p>
    <w:p w14:paraId="29F91E6C" w14:textId="6150BF63" w:rsidR="007301D2" w:rsidRPr="00F314C6" w:rsidRDefault="007301D2" w:rsidP="005E49F3">
      <w:pPr>
        <w:pStyle w:val="Heading3"/>
        <w:ind w:left="1980" w:hanging="900"/>
        <w:rPr>
          <w:rFonts w:ascii="Tahoma" w:hAnsi="Tahoma" w:cs="Tahoma"/>
          <w:b w:val="0"/>
          <w:rPrChange w:id="3807" w:author="michael schneider" w:date="2013-12-03T16:20:00Z">
            <w:rPr/>
          </w:rPrChange>
        </w:rPr>
      </w:pPr>
      <w:r w:rsidRPr="00F314C6">
        <w:rPr>
          <w:rFonts w:ascii="Tahoma" w:hAnsi="Tahoma" w:cs="Tahoma"/>
          <w:b w:val="0"/>
          <w:rPrChange w:id="3808" w:author="michael schneider" w:date="2013-12-03T16:20:00Z">
            <w:rPr/>
          </w:rPrChange>
        </w:rPr>
        <w:t>The system shall update product inventory within 5 minutes of a product being added to inventory.</w:t>
      </w:r>
    </w:p>
    <w:p w14:paraId="0271C2F4" w14:textId="27862E02" w:rsidR="007301D2" w:rsidRPr="00F314C6" w:rsidRDefault="007301D2" w:rsidP="005E49F3">
      <w:pPr>
        <w:pStyle w:val="Heading3"/>
        <w:ind w:left="1980" w:hanging="900"/>
        <w:rPr>
          <w:rFonts w:ascii="Tahoma" w:hAnsi="Tahoma" w:cs="Tahoma"/>
          <w:b w:val="0"/>
          <w:rPrChange w:id="3809" w:author="michael schneider" w:date="2013-12-03T16:20:00Z">
            <w:rPr/>
          </w:rPrChange>
        </w:rPr>
      </w:pPr>
      <w:r w:rsidRPr="00F314C6">
        <w:rPr>
          <w:rFonts w:ascii="Tahoma" w:hAnsi="Tahoma" w:cs="Tahoma"/>
          <w:b w:val="0"/>
          <w:rPrChange w:id="3810" w:author="michael schneider" w:date="2013-12-03T16:20:00Z">
            <w:rPr/>
          </w:rPrChange>
        </w:rPr>
        <w:t xml:space="preserve">The system shall update product inventory within 30 seconds of a product being removed from inventory. </w:t>
      </w:r>
    </w:p>
    <w:p w14:paraId="1BA51793" w14:textId="7D1D9A2D" w:rsidR="007301D2" w:rsidRPr="00F314C6" w:rsidRDefault="007301D2" w:rsidP="005E49F3">
      <w:pPr>
        <w:pStyle w:val="Heading3"/>
        <w:ind w:left="1980" w:hanging="900"/>
        <w:rPr>
          <w:rFonts w:ascii="Tahoma" w:hAnsi="Tahoma" w:cs="Tahoma"/>
          <w:b w:val="0"/>
          <w:rPrChange w:id="3811" w:author="michael schneider" w:date="2013-12-03T16:20:00Z">
            <w:rPr/>
          </w:rPrChange>
        </w:rPr>
      </w:pPr>
      <w:r w:rsidRPr="00F314C6">
        <w:rPr>
          <w:rFonts w:ascii="Tahoma" w:hAnsi="Tahoma" w:cs="Tahoma"/>
          <w:b w:val="0"/>
          <w:rPrChange w:id="3812" w:author="michael schneider" w:date="2013-12-03T16:20:00Z">
            <w:rPr/>
          </w:rPrChange>
        </w:rPr>
        <w:t>The system shall email a receipt to the customer within 1 minute of a transaction’s completion.</w:t>
      </w:r>
    </w:p>
    <w:p w14:paraId="72889734" w14:textId="406A8A1E" w:rsidR="007301D2" w:rsidRPr="0088096E" w:rsidDel="005E49F3" w:rsidRDefault="007301D2" w:rsidP="005E49F3">
      <w:pPr>
        <w:pStyle w:val="Heading3"/>
        <w:tabs>
          <w:tab w:val="left" w:pos="1620"/>
        </w:tabs>
        <w:rPr>
          <w:del w:id="3813" w:author="michael schneider" w:date="2013-12-03T16:20:00Z"/>
          <w:rFonts w:ascii="Tahoma" w:hAnsi="Tahoma" w:cs="Tahoma"/>
          <w:rPrChange w:id="3814" w:author="michael schneider" w:date="2013-12-03T09:17:00Z">
            <w:rPr>
              <w:del w:id="3815" w:author="michael schneider" w:date="2013-12-03T16:20:00Z"/>
            </w:rPr>
          </w:rPrChange>
        </w:rPr>
      </w:pPr>
    </w:p>
    <w:p w14:paraId="6739C2AB" w14:textId="44425863" w:rsidR="009A3B0D" w:rsidRPr="0088096E" w:rsidDel="005E49F3" w:rsidRDefault="00C07BB7" w:rsidP="005E49F3">
      <w:pPr>
        <w:pStyle w:val="template"/>
        <w:tabs>
          <w:tab w:val="left" w:pos="1620"/>
        </w:tabs>
        <w:rPr>
          <w:del w:id="3816" w:author="michael schneider" w:date="2013-12-03T16:20:00Z"/>
          <w:rFonts w:ascii="Tahoma" w:hAnsi="Tahoma" w:cs="Tahoma"/>
          <w:rPrChange w:id="3817" w:author="michael schneider" w:date="2013-12-03T09:17:00Z">
            <w:rPr>
              <w:del w:id="3818" w:author="michael schneider" w:date="2013-12-03T16:20:00Z"/>
              <w:rFonts w:ascii="Tahoma" w:hAnsi="Tahoma" w:cs="Tahoma"/>
            </w:rPr>
          </w:rPrChange>
        </w:rPr>
      </w:pPr>
      <w:del w:id="3819" w:author="michael schneider" w:date="2013-12-03T16:20:00Z">
        <w:r w:rsidRPr="0088096E" w:rsidDel="005E49F3">
          <w:rPr>
            <w:rFonts w:ascii="Tahoma" w:hAnsi="Tahoma" w:cs="Tahoma"/>
            <w:rPrChange w:id="3820" w:author="michael schneider" w:date="2013-12-03T09:17:00Z">
              <w:rPr>
                <w:rFonts w:ascii="Tahoma" w:hAnsi="Tahoma" w:cs="Tahoma"/>
              </w:rPr>
            </w:rPrChange>
          </w:rPr>
          <w:delTex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delText>
        </w:r>
      </w:del>
    </w:p>
    <w:p w14:paraId="2DEDF696" w14:textId="4E9E035A" w:rsidR="009A3B0D" w:rsidRPr="0088096E" w:rsidRDefault="00C07BB7" w:rsidP="005E49F3">
      <w:pPr>
        <w:pStyle w:val="Heading2"/>
        <w:tabs>
          <w:tab w:val="left" w:pos="1620"/>
        </w:tabs>
        <w:rPr>
          <w:rFonts w:ascii="Tahoma" w:hAnsi="Tahoma" w:cs="Tahoma"/>
          <w:rPrChange w:id="3821" w:author="michael schneider" w:date="2013-12-03T09:17:00Z">
            <w:rPr>
              <w:rFonts w:ascii="Tahoma" w:hAnsi="Tahoma" w:cs="Tahoma"/>
            </w:rPr>
          </w:rPrChange>
        </w:rPr>
      </w:pPr>
      <w:bookmarkStart w:id="3822" w:name="_Toc441230996"/>
      <w:bookmarkStart w:id="3823" w:name="_Toc439994691"/>
      <w:bookmarkStart w:id="3824" w:name="_Toc373846036"/>
      <w:bookmarkEnd w:id="3822"/>
      <w:bookmarkEnd w:id="3823"/>
      <w:r w:rsidRPr="0088096E">
        <w:rPr>
          <w:rFonts w:ascii="Tahoma" w:hAnsi="Tahoma" w:cs="Tahoma"/>
          <w:rPrChange w:id="3825" w:author="michael schneider" w:date="2013-12-03T09:17:00Z">
            <w:rPr>
              <w:rFonts w:ascii="Tahoma" w:hAnsi="Tahoma" w:cs="Tahoma"/>
            </w:rPr>
          </w:rPrChange>
        </w:rPr>
        <w:t>Safety Requirements</w:t>
      </w:r>
      <w:bookmarkEnd w:id="3824"/>
    </w:p>
    <w:p w14:paraId="771BA0B3" w14:textId="3BE8C44F" w:rsidR="00F5318F" w:rsidRPr="0088096E" w:rsidRDefault="00F36C01" w:rsidP="005E49F3">
      <w:pPr>
        <w:pStyle w:val="template"/>
        <w:tabs>
          <w:tab w:val="left" w:pos="2970"/>
        </w:tabs>
        <w:ind w:left="1620" w:firstLine="540"/>
        <w:rPr>
          <w:rFonts w:ascii="Tahoma" w:hAnsi="Tahoma" w:cs="Tahoma"/>
          <w:i w:val="0"/>
          <w:rPrChange w:id="3826" w:author="michael schneider" w:date="2013-12-03T09:17:00Z">
            <w:rPr>
              <w:rFonts w:ascii="Tahoma" w:hAnsi="Tahoma" w:cs="Tahoma"/>
              <w:i w:val="0"/>
            </w:rPr>
          </w:rPrChange>
        </w:rPr>
      </w:pPr>
      <w:r w:rsidRPr="0088096E">
        <w:rPr>
          <w:rFonts w:ascii="Tahoma" w:hAnsi="Tahoma" w:cs="Tahoma"/>
          <w:i w:val="0"/>
          <w:rPrChange w:id="3827" w:author="michael schneider" w:date="2013-12-03T09:17:00Z">
            <w:rPr>
              <w:rFonts w:ascii="Tahoma" w:hAnsi="Tahoma" w:cs="Tahoma"/>
              <w:i w:val="0"/>
            </w:rPr>
          </w:rPrChange>
        </w:rPr>
        <w:t>The system was determined to be "non-critical", ther</w:t>
      </w:r>
      <w:r w:rsidR="009A2E6B" w:rsidRPr="0088096E">
        <w:rPr>
          <w:rFonts w:ascii="Tahoma" w:hAnsi="Tahoma" w:cs="Tahoma"/>
          <w:i w:val="0"/>
          <w:rPrChange w:id="3828" w:author="michael schneider" w:date="2013-12-03T09:17:00Z">
            <w:rPr>
              <w:rFonts w:ascii="Tahoma" w:hAnsi="Tahoma" w:cs="Tahoma"/>
              <w:i w:val="0"/>
            </w:rPr>
          </w:rPrChange>
        </w:rPr>
        <w:t>e</w:t>
      </w:r>
      <w:r w:rsidRPr="0088096E">
        <w:rPr>
          <w:rFonts w:ascii="Tahoma" w:hAnsi="Tahoma" w:cs="Tahoma"/>
          <w:i w:val="0"/>
          <w:rPrChange w:id="3829" w:author="michael schneider" w:date="2013-12-03T09:17:00Z">
            <w:rPr>
              <w:rFonts w:ascii="Tahoma" w:hAnsi="Tahoma" w:cs="Tahoma"/>
              <w:i w:val="0"/>
            </w:rPr>
          </w:rPrChange>
        </w:rPr>
        <w:t>fore no special Safety Requirements have been specified.</w:t>
      </w:r>
    </w:p>
    <w:p w14:paraId="78F03131" w14:textId="63FF2F97" w:rsidR="009A3B0D" w:rsidRPr="0088096E" w:rsidRDefault="00C07BB7" w:rsidP="005E49F3">
      <w:pPr>
        <w:pStyle w:val="Heading2"/>
        <w:tabs>
          <w:tab w:val="left" w:pos="1620"/>
        </w:tabs>
        <w:rPr>
          <w:rFonts w:ascii="Tahoma" w:hAnsi="Tahoma" w:cs="Tahoma"/>
          <w:rPrChange w:id="3830" w:author="michael schneider" w:date="2013-12-03T09:17:00Z">
            <w:rPr>
              <w:rFonts w:ascii="Tahoma" w:hAnsi="Tahoma" w:cs="Tahoma"/>
            </w:rPr>
          </w:rPrChange>
        </w:rPr>
      </w:pPr>
      <w:bookmarkStart w:id="3831" w:name="_Toc441230997"/>
      <w:bookmarkStart w:id="3832" w:name="_Toc439994692"/>
      <w:bookmarkStart w:id="3833" w:name="_Toc373846037"/>
      <w:bookmarkEnd w:id="3831"/>
      <w:bookmarkEnd w:id="3832"/>
      <w:r w:rsidRPr="0088096E">
        <w:rPr>
          <w:rFonts w:ascii="Tahoma" w:hAnsi="Tahoma" w:cs="Tahoma"/>
          <w:rPrChange w:id="3834" w:author="michael schneider" w:date="2013-12-03T09:17:00Z">
            <w:rPr>
              <w:rFonts w:ascii="Tahoma" w:hAnsi="Tahoma" w:cs="Tahoma"/>
            </w:rPr>
          </w:rPrChange>
        </w:rPr>
        <w:t>Security Requirements</w:t>
      </w:r>
      <w:bookmarkEnd w:id="3833"/>
    </w:p>
    <w:p w14:paraId="4138D20E" w14:textId="6624DF56" w:rsidR="007301D2" w:rsidRPr="005E49F3" w:rsidRDefault="007301D2" w:rsidP="005E49F3">
      <w:pPr>
        <w:pStyle w:val="Heading3"/>
        <w:ind w:left="1980" w:hanging="900"/>
        <w:rPr>
          <w:rFonts w:ascii="Tahoma" w:hAnsi="Tahoma" w:cs="Tahoma"/>
          <w:b w:val="0"/>
          <w:rPrChange w:id="3835" w:author="michael schneider" w:date="2013-12-03T16:21:00Z">
            <w:rPr/>
          </w:rPrChange>
        </w:rPr>
      </w:pPr>
      <w:r w:rsidRPr="005E49F3">
        <w:rPr>
          <w:rFonts w:ascii="Tahoma" w:hAnsi="Tahoma" w:cs="Tahoma"/>
          <w:b w:val="0"/>
          <w:rPrChange w:id="3836" w:author="michael schneider" w:date="2013-12-03T16:21:00Z">
            <w:rPr/>
          </w:rPrChange>
        </w:rPr>
        <w:t>The system shall allow the user to have 5 incorrect logins before locking the user’s account for 3 hours.</w:t>
      </w:r>
    </w:p>
    <w:p w14:paraId="73B0ACF3" w14:textId="6AE949C6" w:rsidR="007301D2" w:rsidRPr="005E49F3" w:rsidRDefault="007301D2" w:rsidP="005E49F3">
      <w:pPr>
        <w:pStyle w:val="Heading3"/>
        <w:ind w:left="1980" w:hanging="900"/>
        <w:rPr>
          <w:rFonts w:ascii="Tahoma" w:hAnsi="Tahoma" w:cs="Tahoma"/>
          <w:b w:val="0"/>
          <w:rPrChange w:id="3837" w:author="michael schneider" w:date="2013-12-03T16:21:00Z">
            <w:rPr/>
          </w:rPrChange>
        </w:rPr>
      </w:pPr>
      <w:r w:rsidRPr="005E49F3">
        <w:rPr>
          <w:rFonts w:ascii="Tahoma" w:hAnsi="Tahoma" w:cs="Tahoma"/>
          <w:b w:val="0"/>
          <w:rPrChange w:id="3838" w:author="michael schneider" w:date="2013-12-03T16:21:00Z">
            <w:rPr/>
          </w:rPrChange>
        </w:rPr>
        <w:t>The system shall hash and salt passwords as follows, SHA-224 ((first 6 characters of password) append (MD5 of username) append (remaining characters of password in reverse order)).</w:t>
      </w:r>
    </w:p>
    <w:p w14:paraId="057A5D6C" w14:textId="77777777" w:rsidR="007301D2" w:rsidRPr="00B42D97" w:rsidRDefault="007301D2" w:rsidP="00B42D97">
      <w:pPr>
        <w:pStyle w:val="Heading3"/>
        <w:ind w:left="1980" w:hanging="900"/>
        <w:rPr>
          <w:rFonts w:ascii="Tahoma" w:hAnsi="Tahoma" w:cs="Tahoma"/>
          <w:b w:val="0"/>
          <w:rPrChange w:id="3839" w:author="michael schneider" w:date="2013-12-03T16:22:00Z">
            <w:rPr/>
          </w:rPrChange>
        </w:rPr>
      </w:pPr>
      <w:r w:rsidRPr="00B42D97">
        <w:rPr>
          <w:rFonts w:ascii="Tahoma" w:hAnsi="Tahoma" w:cs="Tahoma"/>
          <w:b w:val="0"/>
          <w:rPrChange w:id="3840" w:author="michael schneider" w:date="2013-12-03T16:22:00Z">
            <w:rPr/>
          </w:rPrChange>
        </w:rPr>
        <w:lastRenderedPageBreak/>
        <w:t>The system shall parameterize all queries.</w:t>
      </w:r>
    </w:p>
    <w:p w14:paraId="5BE7E92D" w14:textId="41CFFD8C" w:rsidR="007301D2" w:rsidRPr="00B42D97" w:rsidRDefault="007301D2" w:rsidP="00B42D97">
      <w:pPr>
        <w:pStyle w:val="Heading3"/>
        <w:ind w:left="1980" w:hanging="900"/>
        <w:rPr>
          <w:rFonts w:ascii="Tahoma" w:hAnsi="Tahoma" w:cs="Tahoma"/>
          <w:b w:val="0"/>
          <w:rPrChange w:id="3841" w:author="michael schneider" w:date="2013-12-03T16:22:00Z">
            <w:rPr/>
          </w:rPrChange>
        </w:rPr>
      </w:pPr>
      <w:r w:rsidRPr="00B42D97">
        <w:rPr>
          <w:rFonts w:ascii="Tahoma" w:hAnsi="Tahoma" w:cs="Tahoma"/>
          <w:b w:val="0"/>
          <w:rPrChange w:id="3842" w:author="michael schneider" w:date="2013-12-03T16:22:00Z">
            <w:rPr/>
          </w:rPrChange>
        </w:rPr>
        <w:t>The system shall validate all user input from checkboxes and buttons.</w:t>
      </w:r>
    </w:p>
    <w:p w14:paraId="4E7DE686" w14:textId="7D6D3B14" w:rsidR="009A3B0D" w:rsidRPr="0088096E" w:rsidRDefault="00C07BB7" w:rsidP="008F2737">
      <w:pPr>
        <w:pStyle w:val="Heading2"/>
        <w:tabs>
          <w:tab w:val="left" w:pos="1620"/>
        </w:tabs>
        <w:rPr>
          <w:rFonts w:ascii="Tahoma" w:hAnsi="Tahoma" w:cs="Tahoma"/>
          <w:rPrChange w:id="3843" w:author="michael schneider" w:date="2013-12-03T09:17:00Z">
            <w:rPr>
              <w:rFonts w:ascii="Tahoma" w:hAnsi="Tahoma" w:cs="Tahoma"/>
            </w:rPr>
          </w:rPrChange>
        </w:rPr>
      </w:pPr>
      <w:bookmarkStart w:id="3844" w:name="_Toc441230998"/>
      <w:bookmarkStart w:id="3845" w:name="_Toc439994693"/>
      <w:bookmarkStart w:id="3846" w:name="_Toc373846038"/>
      <w:bookmarkEnd w:id="3844"/>
      <w:bookmarkEnd w:id="3845"/>
      <w:r w:rsidRPr="0088096E">
        <w:rPr>
          <w:rFonts w:ascii="Tahoma" w:hAnsi="Tahoma" w:cs="Tahoma"/>
          <w:rPrChange w:id="3847" w:author="michael schneider" w:date="2013-12-03T09:17:00Z">
            <w:rPr>
              <w:rFonts w:ascii="Tahoma" w:hAnsi="Tahoma" w:cs="Tahoma"/>
            </w:rPr>
          </w:rPrChange>
        </w:rPr>
        <w:t>Software Quality Attributes</w:t>
      </w:r>
      <w:bookmarkEnd w:id="3846"/>
    </w:p>
    <w:p w14:paraId="783DED82" w14:textId="77777777" w:rsidR="000B6273" w:rsidRDefault="007301D2" w:rsidP="0056281A">
      <w:pPr>
        <w:pStyle w:val="Heading3"/>
        <w:ind w:left="1980" w:hanging="900"/>
        <w:rPr>
          <w:ins w:id="3848" w:author="michael schneider" w:date="2013-12-03T17:40:00Z"/>
          <w:rFonts w:ascii="Tahoma" w:hAnsi="Tahoma" w:cs="Tahoma"/>
          <w:b w:val="0"/>
        </w:rPr>
      </w:pPr>
      <w:r w:rsidRPr="0056281A">
        <w:rPr>
          <w:rFonts w:ascii="Tahoma" w:hAnsi="Tahoma" w:cs="Tahoma"/>
          <w:b w:val="0"/>
          <w:rPrChange w:id="3849" w:author="michael schneider" w:date="2013-12-03T16:22:00Z">
            <w:rPr/>
          </w:rPrChange>
        </w:rPr>
        <w:t xml:space="preserve">The system shall maintain </w:t>
      </w:r>
      <w:r w:rsidR="00FD672F" w:rsidRPr="0056281A">
        <w:rPr>
          <w:rFonts w:ascii="Tahoma" w:hAnsi="Tahoma" w:cs="Tahoma"/>
          <w:b w:val="0"/>
          <w:rPrChange w:id="3850" w:author="michael schneider" w:date="2013-12-03T16:22:00Z">
            <w:rPr/>
          </w:rPrChange>
        </w:rPr>
        <w:t>90% availability.</w:t>
      </w:r>
    </w:p>
    <w:p w14:paraId="33391309" w14:textId="70A1C582" w:rsidR="007301D2" w:rsidRPr="0056281A" w:rsidRDefault="000B6273" w:rsidP="0056281A">
      <w:pPr>
        <w:pStyle w:val="Heading3"/>
        <w:ind w:left="1980" w:hanging="900"/>
        <w:rPr>
          <w:rFonts w:ascii="Tahoma" w:hAnsi="Tahoma" w:cs="Tahoma"/>
          <w:b w:val="0"/>
          <w:rPrChange w:id="3851" w:author="michael schneider" w:date="2013-12-03T16:22:00Z">
            <w:rPr/>
          </w:rPrChange>
        </w:rPr>
      </w:pPr>
      <w:ins w:id="3852" w:author="michael schneider" w:date="2013-12-03T17:42:00Z">
        <w:r>
          <w:rPr>
            <w:rFonts w:ascii="Tahoma" w:hAnsi="Tahoma" w:cs="Tahoma"/>
            <w:b w:val="0"/>
          </w:rPr>
          <w:t>The system sh</w:t>
        </w:r>
        <w:r w:rsidR="00EF1E3E">
          <w:rPr>
            <w:rFonts w:ascii="Tahoma" w:hAnsi="Tahoma" w:cs="Tahoma"/>
            <w:b w:val="0"/>
          </w:rPr>
          <w:t>all have less than 5 mishandled</w:t>
        </w:r>
        <w:r>
          <w:rPr>
            <w:rFonts w:ascii="Tahoma" w:hAnsi="Tahoma" w:cs="Tahoma"/>
            <w:b w:val="0"/>
          </w:rPr>
          <w:t xml:space="preserve"> transactions p</w:t>
        </w:r>
        <w:bookmarkStart w:id="3853" w:name="_GoBack"/>
        <w:bookmarkEnd w:id="3853"/>
        <w:r>
          <w:rPr>
            <w:rFonts w:ascii="Tahoma" w:hAnsi="Tahoma" w:cs="Tahoma"/>
            <w:b w:val="0"/>
          </w:rPr>
          <w:t>er year.</w:t>
        </w:r>
      </w:ins>
      <w:r w:rsidR="00FD672F" w:rsidRPr="0056281A">
        <w:rPr>
          <w:rFonts w:ascii="Tahoma" w:hAnsi="Tahoma" w:cs="Tahoma"/>
          <w:b w:val="0"/>
          <w:rPrChange w:id="3854" w:author="michael schneider" w:date="2013-12-03T16:22:00Z">
            <w:rPr/>
          </w:rPrChange>
        </w:rPr>
        <w:t xml:space="preserve"> </w:t>
      </w:r>
    </w:p>
    <w:p w14:paraId="4F017D58" w14:textId="18727A76" w:rsidR="009A3B0D" w:rsidRPr="0088096E" w:rsidDel="00EF1E3E" w:rsidRDefault="00C07BB7" w:rsidP="008F2737">
      <w:pPr>
        <w:pStyle w:val="template"/>
        <w:tabs>
          <w:tab w:val="left" w:pos="1800"/>
        </w:tabs>
        <w:rPr>
          <w:del w:id="3855" w:author="michael schneider" w:date="2013-12-03T18:25:00Z"/>
          <w:rFonts w:ascii="Tahoma" w:hAnsi="Tahoma" w:cs="Tahoma"/>
          <w:rPrChange w:id="3856" w:author="michael schneider" w:date="2013-12-03T09:17:00Z">
            <w:rPr>
              <w:del w:id="3857" w:author="michael schneider" w:date="2013-12-03T18:25:00Z"/>
              <w:rFonts w:ascii="Tahoma" w:hAnsi="Tahoma" w:cs="Tahoma"/>
            </w:rPr>
          </w:rPrChange>
        </w:rPr>
      </w:pPr>
      <w:del w:id="3858" w:author="michael schneider" w:date="2013-12-03T18:25:00Z">
        <w:r w:rsidRPr="0088096E" w:rsidDel="00EF1E3E">
          <w:rPr>
            <w:rFonts w:ascii="Tahoma" w:hAnsi="Tahoma" w:cs="Tahoma"/>
            <w:rPrChange w:id="3859" w:author="michael schneider" w:date="2013-12-03T09:17:00Z">
              <w:rPr>
                <w:rFonts w:ascii="Tahoma" w:hAnsi="Tahoma" w:cs="Tahoma"/>
              </w:rPr>
            </w:rPrChange>
          </w:rPr>
          <w:delTex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delText>
        </w:r>
      </w:del>
    </w:p>
    <w:p w14:paraId="07326A92" w14:textId="1B391F90" w:rsidR="009A3B0D" w:rsidRPr="00EF1E3E" w:rsidRDefault="00C07BB7" w:rsidP="008F2737">
      <w:pPr>
        <w:pStyle w:val="Heading2"/>
        <w:tabs>
          <w:tab w:val="left" w:pos="1620"/>
        </w:tabs>
        <w:rPr>
          <w:ins w:id="3860" w:author="michael schneider" w:date="2013-12-03T16:23:00Z"/>
          <w:rFonts w:ascii="Tahoma" w:hAnsi="Tahoma" w:cs="Tahoma"/>
          <w:rPrChange w:id="3861" w:author="michael schneider" w:date="2013-12-03T18:23:00Z">
            <w:rPr>
              <w:ins w:id="3862" w:author="michael schneider" w:date="2013-12-03T16:23:00Z"/>
              <w:rFonts w:ascii="Tahoma" w:hAnsi="Tahoma" w:cs="Tahoma"/>
              <w:highlight w:val="yellow"/>
            </w:rPr>
          </w:rPrChange>
        </w:rPr>
      </w:pPr>
      <w:bookmarkStart w:id="3863" w:name="_Toc441230999"/>
      <w:bookmarkStart w:id="3864" w:name="_Toc439994694"/>
      <w:bookmarkStart w:id="3865" w:name="_Toc373846039"/>
      <w:bookmarkEnd w:id="3863"/>
      <w:bookmarkEnd w:id="3864"/>
      <w:r w:rsidRPr="00EF1E3E">
        <w:rPr>
          <w:rFonts w:ascii="Tahoma" w:hAnsi="Tahoma" w:cs="Tahoma"/>
          <w:rPrChange w:id="3866" w:author="michael schneider" w:date="2013-12-03T18:23:00Z">
            <w:rPr>
              <w:rFonts w:ascii="Tahoma" w:hAnsi="Tahoma" w:cs="Tahoma"/>
              <w:highlight w:val="yellow"/>
            </w:rPr>
          </w:rPrChange>
        </w:rPr>
        <w:t>Business Rules</w:t>
      </w:r>
      <w:bookmarkEnd w:id="3865"/>
    </w:p>
    <w:p w14:paraId="62CDC1EA" w14:textId="3F31E57E" w:rsidR="00950819" w:rsidRPr="000B6273" w:rsidRDefault="000B6273" w:rsidP="008B4F1F">
      <w:pPr>
        <w:pStyle w:val="Heading3"/>
        <w:ind w:left="1980" w:hanging="900"/>
        <w:rPr>
          <w:b w:val="0"/>
          <w:rPrChange w:id="3867" w:author="michael schneider" w:date="2013-12-03T17:40:00Z">
            <w:rPr>
              <w:rFonts w:ascii="Tahoma" w:hAnsi="Tahoma" w:cs="Tahoma"/>
              <w:highlight w:val="yellow"/>
            </w:rPr>
          </w:rPrChange>
        </w:rPr>
        <w:pPrChange w:id="3868" w:author="michael schneider" w:date="2013-12-03T16:23:00Z">
          <w:pPr>
            <w:pStyle w:val="Heading2"/>
            <w:tabs>
              <w:tab w:val="left" w:pos="2970"/>
            </w:tabs>
          </w:pPr>
        </w:pPrChange>
      </w:pPr>
      <w:ins w:id="3869" w:author="michael schneider" w:date="2013-12-03T16:23:00Z">
        <w:r w:rsidRPr="000B6273">
          <w:rPr>
            <w:b w:val="0"/>
            <w:rPrChange w:id="3870" w:author="michael schneider" w:date="2013-12-03T17:40:00Z">
              <w:rPr/>
            </w:rPrChange>
          </w:rPr>
          <w:t>No Business Rules were deemed necessary for this project.</w:t>
        </w:r>
      </w:ins>
    </w:p>
    <w:p w14:paraId="342F0F19" w14:textId="7BD35CFD" w:rsidR="009A3B0D" w:rsidRPr="0088096E" w:rsidDel="00EF1E3E" w:rsidRDefault="00C07BB7" w:rsidP="000E7EAD">
      <w:pPr>
        <w:pStyle w:val="template"/>
        <w:tabs>
          <w:tab w:val="left" w:pos="2970"/>
        </w:tabs>
        <w:rPr>
          <w:del w:id="3871" w:author="michael schneider" w:date="2013-12-03T18:25:00Z"/>
          <w:rFonts w:ascii="Tahoma" w:hAnsi="Tahoma" w:cs="Tahoma"/>
          <w:rPrChange w:id="3872" w:author="michael schneider" w:date="2013-12-03T09:17:00Z">
            <w:rPr>
              <w:del w:id="3873" w:author="michael schneider" w:date="2013-12-03T18:25:00Z"/>
              <w:rFonts w:ascii="Tahoma" w:hAnsi="Tahoma" w:cs="Tahoma"/>
            </w:rPr>
          </w:rPrChange>
        </w:rPr>
      </w:pPr>
      <w:del w:id="3874" w:author="michael schneider" w:date="2013-12-03T18:25:00Z">
        <w:r w:rsidRPr="0088096E" w:rsidDel="00EF1E3E">
          <w:rPr>
            <w:rFonts w:ascii="Tahoma" w:hAnsi="Tahoma" w:cs="Tahoma"/>
            <w:rPrChange w:id="3875" w:author="michael schneider" w:date="2013-12-03T09:17:00Z">
              <w:rPr>
                <w:rFonts w:ascii="Tahoma" w:hAnsi="Tahoma" w:cs="Tahoma"/>
              </w:rPr>
            </w:rPrChange>
          </w:rPr>
          <w:delText>&lt;List any operating principles about the product, such as which individuals or roles can perform which functions under specific circumstances. These are not functional requirements in themselves, but they may imply certain functional requirements to enforce the rules.&gt;</w:delText>
        </w:r>
      </w:del>
    </w:p>
    <w:p w14:paraId="0C63046F" w14:textId="027BA253" w:rsidR="009A3B0D" w:rsidDel="008B4F1F" w:rsidRDefault="00C07BB7" w:rsidP="008B4F1F">
      <w:pPr>
        <w:pStyle w:val="Heading1"/>
        <w:tabs>
          <w:tab w:val="left" w:pos="2970"/>
        </w:tabs>
        <w:rPr>
          <w:del w:id="3876" w:author="michael schneider" w:date="2013-12-03T18:26:00Z"/>
          <w:rFonts w:ascii="Tahoma" w:hAnsi="Tahoma" w:cs="Tahoma"/>
        </w:rPr>
        <w:pPrChange w:id="3877" w:author="michael schneider" w:date="2013-12-03T18:26:00Z">
          <w:pPr>
            <w:pStyle w:val="template"/>
            <w:tabs>
              <w:tab w:val="left" w:pos="2970"/>
            </w:tabs>
            <w:ind w:left="720"/>
          </w:pPr>
        </w:pPrChange>
      </w:pPr>
      <w:bookmarkStart w:id="3878" w:name="_Toc441231000"/>
      <w:bookmarkStart w:id="3879" w:name="_Toc439994695"/>
      <w:bookmarkStart w:id="3880" w:name="_Toc373846040"/>
      <w:bookmarkEnd w:id="3878"/>
      <w:bookmarkEnd w:id="3879"/>
      <w:r w:rsidRPr="0088096E">
        <w:rPr>
          <w:rFonts w:ascii="Tahoma" w:hAnsi="Tahoma" w:cs="Tahoma"/>
          <w:rPrChange w:id="3881" w:author="michael schneider" w:date="2013-12-03T09:17:00Z">
            <w:rPr>
              <w:rFonts w:ascii="Tahoma" w:hAnsi="Tahoma" w:cs="Tahoma"/>
            </w:rPr>
          </w:rPrChange>
        </w:rPr>
        <w:t>Other Requirements</w:t>
      </w:r>
      <w:bookmarkEnd w:id="3880"/>
    </w:p>
    <w:p w14:paraId="12A32F43" w14:textId="77777777" w:rsidR="008B4F1F" w:rsidRPr="0088096E" w:rsidRDefault="008B4F1F" w:rsidP="000E7EAD">
      <w:pPr>
        <w:pStyle w:val="Heading1"/>
        <w:tabs>
          <w:tab w:val="left" w:pos="2970"/>
        </w:tabs>
        <w:rPr>
          <w:ins w:id="3882" w:author="michael schneider" w:date="2013-12-03T18:26:00Z"/>
          <w:rFonts w:ascii="Tahoma" w:hAnsi="Tahoma" w:cs="Tahoma"/>
          <w:rPrChange w:id="3883" w:author="michael schneider" w:date="2013-12-03T09:17:00Z">
            <w:rPr>
              <w:ins w:id="3884" w:author="michael schneider" w:date="2013-12-03T18:26:00Z"/>
              <w:rFonts w:ascii="Tahoma" w:hAnsi="Tahoma" w:cs="Tahoma"/>
            </w:rPr>
          </w:rPrChange>
        </w:rPr>
      </w:pPr>
    </w:p>
    <w:p w14:paraId="4DADBB57" w14:textId="5841E0B5" w:rsidR="009A3B0D" w:rsidRPr="008B4F1F" w:rsidRDefault="004B3E1B" w:rsidP="008B4F1F">
      <w:pPr>
        <w:pStyle w:val="Heading2"/>
        <w:ind w:left="1620" w:hanging="900"/>
        <w:rPr>
          <w:rFonts w:ascii="Tahoma" w:hAnsi="Tahoma" w:cs="Tahoma"/>
          <w:rPrChange w:id="3885" w:author="michael schneider" w:date="2013-12-03T18:26:00Z">
            <w:rPr>
              <w:rFonts w:ascii="Tahoma" w:hAnsi="Tahoma" w:cs="Tahoma"/>
            </w:rPr>
          </w:rPrChange>
        </w:rPr>
        <w:pPrChange w:id="3886" w:author="michael schneider" w:date="2013-12-03T18:26:00Z">
          <w:pPr>
            <w:pStyle w:val="template"/>
            <w:tabs>
              <w:tab w:val="left" w:pos="2970"/>
            </w:tabs>
            <w:ind w:left="720"/>
          </w:pPr>
        </w:pPrChange>
      </w:pPr>
      <w:r w:rsidRPr="008B4F1F">
        <w:rPr>
          <w:rFonts w:ascii="Tahoma" w:hAnsi="Tahoma" w:cs="Tahoma"/>
          <w:rPrChange w:id="3887" w:author="michael schneider" w:date="2013-12-03T18:26:00Z">
            <w:rPr>
              <w:rFonts w:ascii="Tahoma" w:hAnsi="Tahoma" w:cs="Tahoma"/>
              <w:i w:val="0"/>
            </w:rPr>
          </w:rPrChange>
        </w:rPr>
        <w:t>No requirements other than the ones listed in previous sections have been identified.</w:t>
      </w:r>
    </w:p>
    <w:p w14:paraId="1CF8C81B" w14:textId="1DFA2A02" w:rsidR="009A3B0D" w:rsidRPr="00EF1E3E" w:rsidDel="00EF1E3E" w:rsidRDefault="00C07BB7" w:rsidP="00F434BD">
      <w:pPr>
        <w:pStyle w:val="Heading1"/>
        <w:numPr>
          <w:ilvl w:val="0"/>
          <w:numId w:val="0"/>
        </w:numPr>
        <w:tabs>
          <w:tab w:val="left" w:pos="2970"/>
        </w:tabs>
        <w:ind w:left="270"/>
        <w:rPr>
          <w:del w:id="3888" w:author="michael schneider" w:date="2013-12-03T18:24:00Z"/>
          <w:rFonts w:ascii="Tahoma" w:hAnsi="Tahoma" w:cs="Tahoma"/>
          <w:rPrChange w:id="3889" w:author="michael schneider" w:date="2013-12-03T18:24:00Z">
            <w:rPr>
              <w:del w:id="3890" w:author="michael schneider" w:date="2013-12-03T18:24:00Z"/>
              <w:rFonts w:ascii="Tahoma" w:hAnsi="Tahoma" w:cs="Tahoma"/>
            </w:rPr>
          </w:rPrChange>
        </w:rPr>
      </w:pPr>
      <w:bookmarkStart w:id="3891" w:name="_Toc441231001"/>
      <w:bookmarkStart w:id="3892" w:name="_Toc439994696"/>
      <w:bookmarkStart w:id="3893" w:name="_Toc373846041"/>
      <w:bookmarkEnd w:id="3891"/>
      <w:bookmarkEnd w:id="3892"/>
      <w:del w:id="3894" w:author="michael schneider" w:date="2013-12-03T18:24:00Z">
        <w:r w:rsidRPr="00EF1E3E" w:rsidDel="00EF1E3E">
          <w:rPr>
            <w:rFonts w:ascii="Tahoma" w:hAnsi="Tahoma" w:cs="Tahoma"/>
            <w:rPrChange w:id="3895" w:author="michael schneider" w:date="2013-12-03T18:24:00Z">
              <w:rPr>
                <w:rFonts w:ascii="Tahoma" w:hAnsi="Tahoma" w:cs="Tahoma"/>
                <w:highlight w:val="yellow"/>
              </w:rPr>
            </w:rPrChange>
          </w:rPr>
          <w:delText>Appendix A: Glossary</w:delText>
        </w:r>
        <w:bookmarkEnd w:id="3893"/>
      </w:del>
    </w:p>
    <w:p w14:paraId="0F2182F0" w14:textId="7B46F1B1" w:rsidR="009A3B0D" w:rsidRPr="00EF1E3E" w:rsidDel="00EF1E3E" w:rsidRDefault="00C07BB7" w:rsidP="000E7EAD">
      <w:pPr>
        <w:pStyle w:val="template"/>
        <w:tabs>
          <w:tab w:val="left" w:pos="2970"/>
        </w:tabs>
        <w:rPr>
          <w:del w:id="3896" w:author="michael schneider" w:date="2013-12-03T18:24:00Z"/>
          <w:rFonts w:ascii="Tahoma" w:hAnsi="Tahoma" w:cs="Tahoma"/>
          <w:rPrChange w:id="3897" w:author="michael schneider" w:date="2013-12-03T18:24:00Z">
            <w:rPr>
              <w:del w:id="3898" w:author="michael schneider" w:date="2013-12-03T18:24:00Z"/>
              <w:rFonts w:ascii="Tahoma" w:hAnsi="Tahoma" w:cs="Tahoma"/>
            </w:rPr>
          </w:rPrChange>
        </w:rPr>
      </w:pPr>
      <w:del w:id="3899" w:author="michael schneider" w:date="2013-12-03T18:24:00Z">
        <w:r w:rsidRPr="00EF1E3E" w:rsidDel="00EF1E3E">
          <w:rPr>
            <w:rFonts w:ascii="Tahoma" w:hAnsi="Tahoma" w:cs="Tahoma"/>
            <w:rPrChange w:id="3900" w:author="michael schneider" w:date="2013-12-03T18:24:00Z">
              <w:rPr>
                <w:rFonts w:ascii="Tahoma" w:hAnsi="Tahoma" w:cs="Tahoma"/>
              </w:rPr>
            </w:rPrChange>
          </w:rPr>
          <w:delText>&lt;Define all the terms necessary to properly interpret the SRS, including acronyms and abbreviations. You may wish to build a separate glossary that spans multiple projects or the entire organization, and just include terms specific to a single project in each SRS.&gt;</w:delText>
        </w:r>
      </w:del>
    </w:p>
    <w:p w14:paraId="13A8DD79" w14:textId="1AC5D848" w:rsidR="009A3B0D" w:rsidRPr="0088096E" w:rsidDel="00EF1E3E" w:rsidRDefault="00C07BB7" w:rsidP="00F434BD">
      <w:pPr>
        <w:pStyle w:val="Heading1"/>
        <w:numPr>
          <w:ilvl w:val="0"/>
          <w:numId w:val="0"/>
        </w:numPr>
        <w:tabs>
          <w:tab w:val="left" w:pos="2970"/>
        </w:tabs>
        <w:ind w:left="270"/>
        <w:rPr>
          <w:del w:id="3901" w:author="michael schneider" w:date="2013-12-03T18:24:00Z"/>
          <w:rFonts w:ascii="Tahoma" w:hAnsi="Tahoma" w:cs="Tahoma"/>
          <w:rPrChange w:id="3902" w:author="michael schneider" w:date="2013-12-03T09:17:00Z">
            <w:rPr>
              <w:del w:id="3903" w:author="michael schneider" w:date="2013-12-03T18:24:00Z"/>
              <w:rFonts w:ascii="Tahoma" w:hAnsi="Tahoma" w:cs="Tahoma"/>
            </w:rPr>
          </w:rPrChange>
        </w:rPr>
      </w:pPr>
      <w:bookmarkStart w:id="3904" w:name="_Toc441231002"/>
      <w:bookmarkStart w:id="3905" w:name="_Toc439994697"/>
      <w:bookmarkStart w:id="3906" w:name="_Toc373846042"/>
      <w:bookmarkEnd w:id="3904"/>
      <w:bookmarkEnd w:id="3905"/>
      <w:del w:id="3907" w:author="michael schneider" w:date="2013-12-03T18:24:00Z">
        <w:r w:rsidRPr="00EF1E3E" w:rsidDel="00EF1E3E">
          <w:rPr>
            <w:rFonts w:ascii="Tahoma" w:hAnsi="Tahoma" w:cs="Tahoma"/>
            <w:rPrChange w:id="3908" w:author="michael schneider" w:date="2013-12-03T18:24:00Z">
              <w:rPr>
                <w:rFonts w:ascii="Tahoma" w:hAnsi="Tahoma" w:cs="Tahoma"/>
                <w:highlight w:val="yellow"/>
              </w:rPr>
            </w:rPrChange>
          </w:rPr>
          <w:delText>Appendix B: Analysis Models</w:delText>
        </w:r>
        <w:bookmarkEnd w:id="3906"/>
      </w:del>
    </w:p>
    <w:p w14:paraId="50452BD8" w14:textId="62D10A8A" w:rsidR="009A3B0D" w:rsidRPr="0088096E" w:rsidDel="00EF1E3E" w:rsidRDefault="00C07BB7" w:rsidP="000E7EAD">
      <w:pPr>
        <w:pStyle w:val="template"/>
        <w:tabs>
          <w:tab w:val="left" w:pos="2970"/>
        </w:tabs>
        <w:rPr>
          <w:del w:id="3909" w:author="michael schneider" w:date="2013-12-03T18:24:00Z"/>
          <w:rFonts w:ascii="Tahoma" w:hAnsi="Tahoma" w:cs="Tahoma"/>
          <w:i w:val="0"/>
          <w:rPrChange w:id="3910" w:author="michael schneider" w:date="2013-12-03T09:17:00Z">
            <w:rPr>
              <w:del w:id="3911" w:author="michael schneider" w:date="2013-12-03T18:24:00Z"/>
              <w:rFonts w:ascii="Tahoma" w:hAnsi="Tahoma" w:cs="Tahoma"/>
              <w:i w:val="0"/>
            </w:rPr>
          </w:rPrChange>
        </w:rPr>
      </w:pPr>
      <w:del w:id="3912" w:author="michael schneider" w:date="2013-12-03T18:24:00Z">
        <w:r w:rsidRPr="0088096E" w:rsidDel="00EF1E3E">
          <w:rPr>
            <w:rFonts w:ascii="Tahoma" w:hAnsi="Tahoma" w:cs="Tahoma"/>
            <w:rPrChange w:id="3913" w:author="michael schneider" w:date="2013-12-03T09:17:00Z">
              <w:rPr>
                <w:rFonts w:ascii="Tahoma" w:hAnsi="Tahoma" w:cs="Tahoma"/>
              </w:rPr>
            </w:rPrChange>
          </w:rPr>
          <w:delText>&lt;Optionally, include any pertinent analysis models, such as data flow diagrams, class diagrams, state-transition diagrams, or entity-relationship diagrams</w:delText>
        </w:r>
        <w:r w:rsidRPr="0088096E" w:rsidDel="00EF1E3E">
          <w:rPr>
            <w:rFonts w:ascii="Tahoma" w:hAnsi="Tahoma" w:cs="Tahoma"/>
            <w:i w:val="0"/>
            <w:rPrChange w:id="3914" w:author="michael schneider" w:date="2013-12-03T09:17:00Z">
              <w:rPr>
                <w:rFonts w:ascii="Tahoma" w:hAnsi="Tahoma" w:cs="Tahoma"/>
                <w:i w:val="0"/>
              </w:rPr>
            </w:rPrChange>
          </w:rPr>
          <w:delText>.&gt;</w:delText>
        </w:r>
      </w:del>
    </w:p>
    <w:p w14:paraId="08AFE2DA" w14:textId="4E707F83" w:rsidR="009A3B0D" w:rsidRPr="0088096E" w:rsidDel="00EF1E3E" w:rsidRDefault="00C07BB7" w:rsidP="00F434BD">
      <w:pPr>
        <w:pStyle w:val="Heading1"/>
        <w:numPr>
          <w:ilvl w:val="0"/>
          <w:numId w:val="0"/>
        </w:numPr>
        <w:tabs>
          <w:tab w:val="left" w:pos="2970"/>
        </w:tabs>
        <w:ind w:left="270"/>
        <w:rPr>
          <w:del w:id="3915" w:author="michael schneider" w:date="2013-12-03T18:24:00Z"/>
          <w:rFonts w:ascii="Tahoma" w:hAnsi="Tahoma" w:cs="Tahoma"/>
          <w:rPrChange w:id="3916" w:author="michael schneider" w:date="2013-12-03T09:17:00Z">
            <w:rPr>
              <w:del w:id="3917" w:author="michael schneider" w:date="2013-12-03T18:24:00Z"/>
              <w:rFonts w:ascii="Tahoma" w:hAnsi="Tahoma" w:cs="Tahoma"/>
            </w:rPr>
          </w:rPrChange>
        </w:rPr>
      </w:pPr>
      <w:bookmarkStart w:id="3918" w:name="_Toc441231003"/>
      <w:bookmarkStart w:id="3919" w:name="_Toc439994698"/>
      <w:bookmarkStart w:id="3920" w:name="_Toc373846043"/>
      <w:bookmarkEnd w:id="3918"/>
      <w:bookmarkEnd w:id="3919"/>
      <w:del w:id="3921" w:author="michael schneider" w:date="2013-12-03T18:24:00Z">
        <w:r w:rsidRPr="0088096E" w:rsidDel="00EF1E3E">
          <w:rPr>
            <w:rFonts w:ascii="Tahoma" w:hAnsi="Tahoma" w:cs="Tahoma"/>
            <w:highlight w:val="yellow"/>
            <w:rPrChange w:id="3922" w:author="michael schneider" w:date="2013-12-03T09:17:00Z">
              <w:rPr>
                <w:rFonts w:ascii="Tahoma" w:hAnsi="Tahoma" w:cs="Tahoma"/>
                <w:highlight w:val="yellow"/>
              </w:rPr>
            </w:rPrChange>
          </w:rPr>
          <w:delText>Appendix C: To Be Determined List</w:delText>
        </w:r>
        <w:bookmarkEnd w:id="3920"/>
      </w:del>
    </w:p>
    <w:p w14:paraId="5E9E6F74" w14:textId="699BDACF" w:rsidR="009A3B0D" w:rsidRPr="0088096E" w:rsidDel="00EF1E3E" w:rsidRDefault="00C07BB7" w:rsidP="000E7EAD">
      <w:pPr>
        <w:pStyle w:val="template"/>
        <w:tabs>
          <w:tab w:val="left" w:pos="2970"/>
        </w:tabs>
        <w:rPr>
          <w:del w:id="3923" w:author="michael schneider" w:date="2013-12-03T18:24:00Z"/>
          <w:rFonts w:ascii="Tahoma" w:hAnsi="Tahoma" w:cs="Tahoma"/>
          <w:rPrChange w:id="3924" w:author="michael schneider" w:date="2013-12-03T09:17:00Z">
            <w:rPr>
              <w:del w:id="3925" w:author="michael schneider" w:date="2013-12-03T18:24:00Z"/>
              <w:rFonts w:ascii="Tahoma" w:hAnsi="Tahoma" w:cs="Tahoma"/>
            </w:rPr>
          </w:rPrChange>
        </w:rPr>
      </w:pPr>
      <w:del w:id="3926" w:author="michael schneider" w:date="2013-12-03T18:24:00Z">
        <w:r w:rsidRPr="0088096E" w:rsidDel="00EF1E3E">
          <w:rPr>
            <w:rFonts w:ascii="Tahoma" w:hAnsi="Tahoma" w:cs="Tahoma"/>
            <w:rPrChange w:id="3927" w:author="michael schneider" w:date="2013-12-03T09:17:00Z">
              <w:rPr>
                <w:rFonts w:ascii="Tahoma" w:hAnsi="Tahoma" w:cs="Tahoma"/>
              </w:rPr>
            </w:rPrChange>
          </w:rPr>
          <w:delText>&lt;Collect a numbered list of the TBD (to be determined) references that remain in the SRS so they can be tracked to closure.&gt;</w:delText>
        </w:r>
      </w:del>
    </w:p>
    <w:p w14:paraId="7F26A00F" w14:textId="77777777" w:rsidR="009A3B0D" w:rsidRPr="0088096E" w:rsidRDefault="009A3B0D" w:rsidP="000E7EAD">
      <w:pPr>
        <w:pStyle w:val="Contents1"/>
        <w:tabs>
          <w:tab w:val="left" w:pos="2970"/>
        </w:tabs>
        <w:rPr>
          <w:rFonts w:ascii="Tahoma" w:hAnsi="Tahoma" w:cs="Tahoma"/>
          <w:rPrChange w:id="3928" w:author="michael schneider" w:date="2013-12-03T09:17:00Z">
            <w:rPr>
              <w:rFonts w:ascii="Tahoma" w:hAnsi="Tahoma" w:cs="Tahoma"/>
            </w:rPr>
          </w:rPrChange>
        </w:rPr>
      </w:pPr>
    </w:p>
    <w:sectPr w:rsidR="009A3B0D" w:rsidRPr="0088096E">
      <w:headerReference w:type="default" r:id="rId33"/>
      <w:footerReference w:type="default" r:id="rId34"/>
      <w:pgSz w:w="12240" w:h="15840"/>
      <w:pgMar w:top="1440" w:right="1296" w:bottom="1440" w:left="1296" w:header="720" w:footer="720" w:gutter="0"/>
      <w:cols w:space="720"/>
      <w:formProt w:val="0"/>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61039" w14:textId="77777777" w:rsidR="007F586F" w:rsidRDefault="007F586F">
      <w:pPr>
        <w:spacing w:after="0" w:line="240" w:lineRule="auto"/>
      </w:pPr>
      <w:r>
        <w:separator/>
      </w:r>
    </w:p>
  </w:endnote>
  <w:endnote w:type="continuationSeparator" w:id="0">
    <w:p w14:paraId="014E5449" w14:textId="77777777" w:rsidR="007F586F" w:rsidRDefault="007F5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B086E" w14:textId="77777777" w:rsidR="00DF0314" w:rsidRDefault="00DF0314">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42633" w14:textId="77777777" w:rsidR="00DF0314" w:rsidRDefault="00DF031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BB24D" w14:textId="77777777" w:rsidR="00DF0314" w:rsidRDefault="00DF03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F27362" w14:textId="77777777" w:rsidR="007F586F" w:rsidRDefault="007F586F">
      <w:pPr>
        <w:spacing w:after="0" w:line="240" w:lineRule="auto"/>
      </w:pPr>
      <w:r>
        <w:separator/>
      </w:r>
    </w:p>
  </w:footnote>
  <w:footnote w:type="continuationSeparator" w:id="0">
    <w:p w14:paraId="30D6C143" w14:textId="77777777" w:rsidR="007F586F" w:rsidRDefault="007F58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A4971" w14:textId="77777777" w:rsidR="00DF0314" w:rsidRDefault="00DF0314">
    <w:pPr>
      <w:pStyle w:val="Header"/>
    </w:pPr>
    <w:r>
      <w:t>Software</w:t>
    </w:r>
    <w:r>
      <w:rPr>
        <w:sz w:val="24"/>
      </w:rPr>
      <w:t xml:space="preserve"> </w:t>
    </w:r>
    <w:r>
      <w:t>Requirements Specification for Jonesborough Farmer’s Market</w:t>
    </w:r>
    <w:r>
      <w:tab/>
      <w:t xml:space="preserve">Page </w:t>
    </w:r>
    <w:r>
      <w:fldChar w:fldCharType="begin"/>
    </w:r>
    <w:r>
      <w:instrText>PAGE</w:instrText>
    </w:r>
    <w:r>
      <w:fldChar w:fldCharType="separate"/>
    </w:r>
    <w:r w:rsidR="00336AC0">
      <w:rPr>
        <w:noProof/>
      </w:rPr>
      <w:t>3</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5BCC8" w14:textId="77777777" w:rsidR="00DF0314" w:rsidRDefault="00DF0314">
    <w:pPr>
      <w:pStyle w:val="Header"/>
      <w:tabs>
        <w:tab w:val="right" w:pos="9630"/>
      </w:tabs>
    </w:pPr>
    <w:r>
      <w:t>Software</w:t>
    </w:r>
    <w:r>
      <w:rPr>
        <w:sz w:val="24"/>
      </w:rPr>
      <w:t xml:space="preserve"> </w:t>
    </w:r>
    <w:r>
      <w:t>Requirements Specification for Jonesborough Farmers Market</w:t>
    </w:r>
    <w:r>
      <w:tab/>
      <w:t xml:space="preserve">Page </w:t>
    </w:r>
    <w:r>
      <w:fldChar w:fldCharType="begin"/>
    </w:r>
    <w:r>
      <w:instrText>PAGE</w:instrText>
    </w:r>
    <w:r>
      <w:fldChar w:fldCharType="separate"/>
    </w:r>
    <w:r w:rsidR="00336AC0">
      <w:rPr>
        <w:noProof/>
      </w:rPr>
      <w:t>37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A6D48"/>
    <w:multiLevelType w:val="hybridMultilevel"/>
    <w:tmpl w:val="5A5E203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
    <w:nsid w:val="0EEA4D65"/>
    <w:multiLevelType w:val="multilevel"/>
    <w:tmpl w:val="12744344"/>
    <w:lvl w:ilvl="0">
      <w:start w:val="15"/>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nsid w:val="165B42D1"/>
    <w:multiLevelType w:val="multilevel"/>
    <w:tmpl w:val="10501230"/>
    <w:lvl w:ilvl="0">
      <w:start w:val="18"/>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174B4969"/>
    <w:multiLevelType w:val="multilevel"/>
    <w:tmpl w:val="26A632E4"/>
    <w:lvl w:ilvl="0">
      <w:start w:val="2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4">
    <w:nsid w:val="203D0E2E"/>
    <w:multiLevelType w:val="hybridMultilevel"/>
    <w:tmpl w:val="6B74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1071F"/>
    <w:multiLevelType w:val="multilevel"/>
    <w:tmpl w:val="C8784D8E"/>
    <w:lvl w:ilvl="0">
      <w:start w:val="1"/>
      <w:numFmt w:val="bullet"/>
      <w:lvlText w:val="●"/>
      <w:lvlJc w:val="left"/>
      <w:pPr>
        <w:ind w:left="0" w:firstLine="360"/>
      </w:pPr>
      <w:rPr>
        <w:rFonts w:ascii="Arial" w:hAnsi="Arial" w:cs="Arial" w:hint="default"/>
      </w:rPr>
    </w:lvl>
    <w:lvl w:ilvl="1">
      <w:start w:val="1"/>
      <w:numFmt w:val="bullet"/>
      <w:lvlText w:val="●"/>
      <w:lvlJc w:val="left"/>
      <w:pPr>
        <w:ind w:left="720" w:firstLine="2520"/>
      </w:pPr>
      <w:rPr>
        <w:rFonts w:ascii="Arial" w:hAnsi="Arial" w:cs="Arial" w:hint="default"/>
      </w:rPr>
    </w:lvl>
    <w:lvl w:ilvl="2">
      <w:start w:val="1"/>
      <w:numFmt w:val="lowerRoman"/>
      <w:lvlText w:val="%3."/>
      <w:lvlJc w:val="right"/>
      <w:pPr>
        <w:ind w:left="1440" w:firstLine="4680"/>
      </w:pPr>
    </w:lvl>
    <w:lvl w:ilvl="3">
      <w:start w:val="1"/>
      <w:numFmt w:val="decimal"/>
      <w:lvlText w:val="%4."/>
      <w:lvlJc w:val="left"/>
      <w:pPr>
        <w:ind w:left="2160" w:firstLine="6840"/>
      </w:pPr>
    </w:lvl>
    <w:lvl w:ilvl="4">
      <w:start w:val="1"/>
      <w:numFmt w:val="lowerLetter"/>
      <w:lvlText w:val="%5."/>
      <w:lvlJc w:val="left"/>
      <w:pPr>
        <w:ind w:left="2880" w:firstLine="9000"/>
      </w:pPr>
    </w:lvl>
    <w:lvl w:ilvl="5">
      <w:start w:val="1"/>
      <w:numFmt w:val="lowerRoman"/>
      <w:lvlText w:val="%6."/>
      <w:lvlJc w:val="right"/>
      <w:pPr>
        <w:ind w:left="3600" w:firstLine="11160"/>
      </w:pPr>
    </w:lvl>
    <w:lvl w:ilvl="6">
      <w:start w:val="1"/>
      <w:numFmt w:val="decimal"/>
      <w:lvlText w:val="%7."/>
      <w:lvlJc w:val="left"/>
      <w:pPr>
        <w:ind w:left="4320" w:firstLine="13320"/>
      </w:pPr>
    </w:lvl>
    <w:lvl w:ilvl="7">
      <w:start w:val="1"/>
      <w:numFmt w:val="lowerLetter"/>
      <w:lvlText w:val="%8."/>
      <w:lvlJc w:val="left"/>
      <w:pPr>
        <w:ind w:left="5040" w:firstLine="15480"/>
      </w:pPr>
    </w:lvl>
    <w:lvl w:ilvl="8">
      <w:start w:val="1"/>
      <w:numFmt w:val="lowerRoman"/>
      <w:lvlText w:val="%9."/>
      <w:lvlJc w:val="right"/>
      <w:pPr>
        <w:ind w:left="5760" w:firstLine="17640"/>
      </w:pPr>
    </w:lvl>
  </w:abstractNum>
  <w:abstractNum w:abstractNumId="6">
    <w:nsid w:val="2A36197B"/>
    <w:multiLevelType w:val="multilevel"/>
    <w:tmpl w:val="92427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AFD77EA"/>
    <w:multiLevelType w:val="multilevel"/>
    <w:tmpl w:val="163420F8"/>
    <w:lvl w:ilvl="0">
      <w:start w:val="1"/>
      <w:numFmt w:val="bullet"/>
      <w:lvlText w:val="●"/>
      <w:lvlJc w:val="left"/>
      <w:pPr>
        <w:ind w:left="720" w:firstLine="1080"/>
      </w:pPr>
      <w:rPr>
        <w:rFonts w:ascii="Arial" w:hAnsi="Arial" w:cs="Arial" w:hint="default"/>
      </w:rPr>
    </w:lvl>
    <w:lvl w:ilvl="1">
      <w:start w:val="1"/>
      <w:numFmt w:val="bullet"/>
      <w:lvlText w:val="●"/>
      <w:lvlJc w:val="left"/>
      <w:pPr>
        <w:ind w:left="1440" w:firstLine="2520"/>
      </w:pPr>
      <w:rPr>
        <w:rFonts w:ascii="Arial" w:hAnsi="Arial" w:cs="Arial" w:hint="default"/>
      </w:rPr>
    </w:lvl>
    <w:lvl w:ilvl="2">
      <w:start w:val="1"/>
      <w:numFmt w:val="bullet"/>
      <w:lvlText w:val="▪"/>
      <w:lvlJc w:val="left"/>
      <w:pPr>
        <w:ind w:left="2160" w:firstLine="3960"/>
      </w:pPr>
      <w:rPr>
        <w:rFonts w:ascii="Arial" w:hAnsi="Arial" w:cs="Arial" w:hint="default"/>
      </w:rPr>
    </w:lvl>
    <w:lvl w:ilvl="3">
      <w:start w:val="1"/>
      <w:numFmt w:val="bullet"/>
      <w:lvlText w:val="●"/>
      <w:lvlJc w:val="left"/>
      <w:pPr>
        <w:ind w:left="2880" w:firstLine="5400"/>
      </w:pPr>
      <w:rPr>
        <w:rFonts w:ascii="Arial" w:hAnsi="Arial" w:cs="Arial" w:hint="default"/>
      </w:rPr>
    </w:lvl>
    <w:lvl w:ilvl="4">
      <w:start w:val="1"/>
      <w:numFmt w:val="bullet"/>
      <w:lvlText w:val="o"/>
      <w:lvlJc w:val="left"/>
      <w:pPr>
        <w:ind w:left="3600" w:firstLine="6840"/>
      </w:pPr>
      <w:rPr>
        <w:rFonts w:ascii="Arial" w:hAnsi="Arial" w:cs="Arial" w:hint="default"/>
      </w:rPr>
    </w:lvl>
    <w:lvl w:ilvl="5">
      <w:start w:val="1"/>
      <w:numFmt w:val="bullet"/>
      <w:lvlText w:val="▪"/>
      <w:lvlJc w:val="left"/>
      <w:pPr>
        <w:ind w:left="4320" w:firstLine="8280"/>
      </w:pPr>
      <w:rPr>
        <w:rFonts w:ascii="Arial" w:hAnsi="Arial" w:cs="Arial" w:hint="default"/>
      </w:rPr>
    </w:lvl>
    <w:lvl w:ilvl="6">
      <w:start w:val="1"/>
      <w:numFmt w:val="bullet"/>
      <w:lvlText w:val="●"/>
      <w:lvlJc w:val="left"/>
      <w:pPr>
        <w:ind w:left="5040" w:firstLine="9720"/>
      </w:pPr>
      <w:rPr>
        <w:rFonts w:ascii="Arial" w:hAnsi="Arial" w:cs="Arial" w:hint="default"/>
      </w:rPr>
    </w:lvl>
    <w:lvl w:ilvl="7">
      <w:start w:val="1"/>
      <w:numFmt w:val="bullet"/>
      <w:lvlText w:val="o"/>
      <w:lvlJc w:val="left"/>
      <w:pPr>
        <w:ind w:left="5760" w:firstLine="11160"/>
      </w:pPr>
      <w:rPr>
        <w:rFonts w:ascii="Arial" w:hAnsi="Arial" w:cs="Arial" w:hint="default"/>
      </w:rPr>
    </w:lvl>
    <w:lvl w:ilvl="8">
      <w:start w:val="1"/>
      <w:numFmt w:val="bullet"/>
      <w:lvlText w:val="▪"/>
      <w:lvlJc w:val="left"/>
      <w:pPr>
        <w:ind w:left="6480" w:firstLine="12600"/>
      </w:pPr>
      <w:rPr>
        <w:rFonts w:ascii="Arial" w:hAnsi="Arial" w:cs="Arial" w:hint="default"/>
      </w:rPr>
    </w:lvl>
  </w:abstractNum>
  <w:abstractNum w:abstractNumId="8">
    <w:nsid w:val="2B3F518E"/>
    <w:multiLevelType w:val="multilevel"/>
    <w:tmpl w:val="4D90F830"/>
    <w:lvl w:ilvl="0">
      <w:start w:val="1"/>
      <w:numFmt w:val="decimal"/>
      <w:pStyle w:val="Heading1"/>
      <w:lvlText w:val="%1."/>
      <w:lvlJc w:val="left"/>
      <w:pPr>
        <w:ind w:left="630" w:hanging="360"/>
      </w:pPr>
      <w:rPr>
        <w:vertAlign w:val="baseline"/>
      </w:rPr>
    </w:lvl>
    <w:lvl w:ilvl="1">
      <w:start w:val="1"/>
      <w:numFmt w:val="decimal"/>
      <w:pStyle w:val="Heading2"/>
      <w:lvlText w:val="%1.%2"/>
      <w:lvlJc w:val="left"/>
      <w:pPr>
        <w:ind w:left="1080" w:hanging="360"/>
      </w:pPr>
    </w:lvl>
    <w:lvl w:ilvl="2">
      <w:start w:val="1"/>
      <w:numFmt w:val="decimal"/>
      <w:pStyle w:val="Heading3"/>
      <w:lvlText w:val="%1.%2.%3"/>
      <w:lvlJc w:val="left"/>
      <w:pPr>
        <w:ind w:left="1440" w:hanging="360"/>
      </w:pPr>
      <w:rPr>
        <w:rFonts w:ascii="Tahoma" w:hAnsi="Tahoma"/>
        <w:b w:val="0"/>
        <w:vertAlign w:val="baseline"/>
      </w:rPr>
    </w:lvl>
    <w:lvl w:ilvl="3">
      <w:start w:val="1"/>
      <w:numFmt w:val="decimal"/>
      <w:pStyle w:val="Heading4"/>
      <w:lvlText w:val="%1.%2.%3.%4"/>
      <w:lvlJc w:val="left"/>
      <w:pPr>
        <w:ind w:left="1800" w:hanging="360"/>
      </w:pPr>
      <w:rPr>
        <w:vertAlign w:val="baseline"/>
      </w:rPr>
    </w:lvl>
    <w:lvl w:ilvl="4">
      <w:start w:val="1"/>
      <w:numFmt w:val="decimal"/>
      <w:pStyle w:val="Heading5"/>
      <w:lvlText w:val="%1.%2.%3.%4.%5"/>
      <w:lvlJc w:val="left"/>
      <w:pPr>
        <w:ind w:left="2160" w:hanging="360"/>
      </w:pPr>
      <w:rPr>
        <w:vertAlign w:val="baseline"/>
      </w:rPr>
    </w:lvl>
    <w:lvl w:ilvl="5">
      <w:start w:val="1"/>
      <w:numFmt w:val="decimal"/>
      <w:pStyle w:val="Heading6"/>
      <w:lvlText w:val="%1.%2.%3.%4.%5.%6"/>
      <w:lvlJc w:val="left"/>
      <w:pPr>
        <w:ind w:left="2520" w:hanging="360"/>
      </w:pPr>
    </w:lvl>
    <w:lvl w:ilvl="6">
      <w:start w:val="1"/>
      <w:numFmt w:val="decimal"/>
      <w:pStyle w:val="Heading7"/>
      <w:lvlText w:val="%1.%2.%3.%4.%5.%6.%7"/>
      <w:lvlJc w:val="left"/>
      <w:pPr>
        <w:ind w:left="2880" w:hanging="360"/>
      </w:pPr>
    </w:lvl>
    <w:lvl w:ilvl="7">
      <w:start w:val="1"/>
      <w:numFmt w:val="decimal"/>
      <w:pStyle w:val="Heading8"/>
      <w:lvlText w:val="%1.%2.%3.%4.%5.%6.%7.%8"/>
      <w:lvlJc w:val="left"/>
      <w:pPr>
        <w:ind w:left="3240" w:hanging="360"/>
      </w:pPr>
    </w:lvl>
    <w:lvl w:ilvl="8">
      <w:start w:val="1"/>
      <w:numFmt w:val="decimal"/>
      <w:pStyle w:val="Heading9"/>
      <w:lvlText w:val="%1.%2.%3.%4.%5.%6.%7.%8.%9"/>
      <w:lvlJc w:val="left"/>
      <w:pPr>
        <w:ind w:left="3600" w:hanging="360"/>
      </w:pPr>
    </w:lvl>
  </w:abstractNum>
  <w:abstractNum w:abstractNumId="9">
    <w:nsid w:val="327D1987"/>
    <w:multiLevelType w:val="hybridMultilevel"/>
    <w:tmpl w:val="2446D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894669"/>
    <w:multiLevelType w:val="multilevel"/>
    <w:tmpl w:val="C8863032"/>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46921023"/>
    <w:multiLevelType w:val="multilevel"/>
    <w:tmpl w:val="D040B05E"/>
    <w:lvl w:ilvl="0">
      <w:start w:val="42"/>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49673D82"/>
    <w:multiLevelType w:val="multilevel"/>
    <w:tmpl w:val="C8863032"/>
    <w:lvl w:ilvl="0">
      <w:start w:val="1"/>
      <w:numFmt w:val="decimal"/>
      <w:lvlText w:val="%1"/>
      <w:lvlJc w:val="left"/>
      <w:pPr>
        <w:ind w:left="375" w:hanging="37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F110D50"/>
    <w:multiLevelType w:val="multilevel"/>
    <w:tmpl w:val="EA8EFFB8"/>
    <w:lvl w:ilvl="0">
      <w:start w:val="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4">
    <w:nsid w:val="523A30D4"/>
    <w:multiLevelType w:val="hybridMultilevel"/>
    <w:tmpl w:val="BEC87B3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nsid w:val="595026CD"/>
    <w:multiLevelType w:val="multilevel"/>
    <w:tmpl w:val="6DBAE0D4"/>
    <w:lvl w:ilvl="0">
      <w:start w:val="1"/>
      <w:numFmt w:val="bullet"/>
      <w:lvlText w:val="●"/>
      <w:lvlJc w:val="left"/>
      <w:pPr>
        <w:ind w:left="0" w:firstLine="360"/>
      </w:pPr>
      <w:rPr>
        <w:rFonts w:ascii="Arial" w:hAnsi="Arial" w:cs="Arial" w:hint="default"/>
      </w:rPr>
    </w:lvl>
    <w:lvl w:ilvl="1">
      <w:start w:val="1"/>
      <w:numFmt w:val="bullet"/>
      <w:lvlText w:val="●"/>
      <w:lvlJc w:val="left"/>
      <w:pPr>
        <w:ind w:left="720" w:firstLine="2520"/>
      </w:pPr>
      <w:rPr>
        <w:rFonts w:ascii="Arial" w:hAnsi="Arial" w:cs="Arial" w:hint="default"/>
      </w:rPr>
    </w:lvl>
    <w:lvl w:ilvl="2">
      <w:start w:val="1"/>
      <w:numFmt w:val="lowerRoman"/>
      <w:lvlText w:val="%3."/>
      <w:lvlJc w:val="right"/>
      <w:pPr>
        <w:ind w:left="1440" w:firstLine="4680"/>
      </w:pPr>
    </w:lvl>
    <w:lvl w:ilvl="3">
      <w:start w:val="1"/>
      <w:numFmt w:val="decimal"/>
      <w:lvlText w:val="%4."/>
      <w:lvlJc w:val="left"/>
      <w:pPr>
        <w:ind w:left="2160" w:firstLine="6840"/>
      </w:pPr>
    </w:lvl>
    <w:lvl w:ilvl="4">
      <w:start w:val="1"/>
      <w:numFmt w:val="lowerLetter"/>
      <w:lvlText w:val="%5."/>
      <w:lvlJc w:val="left"/>
      <w:pPr>
        <w:ind w:left="2880" w:firstLine="9000"/>
      </w:pPr>
    </w:lvl>
    <w:lvl w:ilvl="5">
      <w:start w:val="1"/>
      <w:numFmt w:val="lowerRoman"/>
      <w:lvlText w:val="%6."/>
      <w:lvlJc w:val="right"/>
      <w:pPr>
        <w:ind w:left="3600" w:firstLine="11160"/>
      </w:pPr>
    </w:lvl>
    <w:lvl w:ilvl="6">
      <w:start w:val="1"/>
      <w:numFmt w:val="decimal"/>
      <w:lvlText w:val="%7."/>
      <w:lvlJc w:val="left"/>
      <w:pPr>
        <w:ind w:left="4320" w:firstLine="13320"/>
      </w:pPr>
    </w:lvl>
    <w:lvl w:ilvl="7">
      <w:start w:val="1"/>
      <w:numFmt w:val="lowerLetter"/>
      <w:lvlText w:val="%8."/>
      <w:lvlJc w:val="left"/>
      <w:pPr>
        <w:ind w:left="5040" w:firstLine="15480"/>
      </w:pPr>
    </w:lvl>
    <w:lvl w:ilvl="8">
      <w:start w:val="1"/>
      <w:numFmt w:val="lowerRoman"/>
      <w:lvlText w:val="%9."/>
      <w:lvlJc w:val="right"/>
      <w:pPr>
        <w:ind w:left="5760" w:firstLine="17640"/>
      </w:pPr>
    </w:lvl>
  </w:abstractNum>
  <w:abstractNum w:abstractNumId="16">
    <w:nsid w:val="5B81375B"/>
    <w:multiLevelType w:val="hybridMultilevel"/>
    <w:tmpl w:val="D1309D0A"/>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7">
    <w:nsid w:val="5FD12307"/>
    <w:multiLevelType w:val="hybridMultilevel"/>
    <w:tmpl w:val="04B4C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AF0F62"/>
    <w:multiLevelType w:val="hybridMultilevel"/>
    <w:tmpl w:val="A2540972"/>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nsid w:val="65C04B73"/>
    <w:multiLevelType w:val="hybridMultilevel"/>
    <w:tmpl w:val="5C8E2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6FB7B86"/>
    <w:multiLevelType w:val="multilevel"/>
    <w:tmpl w:val="53C07F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86942A1"/>
    <w:multiLevelType w:val="multilevel"/>
    <w:tmpl w:val="DC9024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D4E1339"/>
    <w:multiLevelType w:val="hybridMultilevel"/>
    <w:tmpl w:val="5256287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23">
    <w:nsid w:val="6DB75969"/>
    <w:multiLevelType w:val="multilevel"/>
    <w:tmpl w:val="C74C3CF6"/>
    <w:lvl w:ilvl="0">
      <w:start w:val="1"/>
      <w:numFmt w:val="decimal"/>
      <w:lvlText w:val="%1)"/>
      <w:lvlJc w:val="left"/>
      <w:pPr>
        <w:ind w:left="360" w:firstLine="0"/>
      </w:pPr>
    </w:lvl>
    <w:lvl w:ilvl="1">
      <w:start w:val="1"/>
      <w:numFmt w:val="lowerLetter"/>
      <w:lvlText w:val="%2)"/>
      <w:lvlJc w:val="left"/>
      <w:pPr>
        <w:ind w:left="720" w:firstLine="360"/>
      </w:pPr>
    </w:lvl>
    <w:lvl w:ilvl="2">
      <w:start w:val="1"/>
      <w:numFmt w:val="lowerRoman"/>
      <w:lvlText w:val="%3)"/>
      <w:lvlJc w:val="left"/>
      <w:pPr>
        <w:ind w:left="1080" w:firstLine="720"/>
      </w:pPr>
    </w:lvl>
    <w:lvl w:ilvl="3">
      <w:start w:val="1"/>
      <w:numFmt w:val="decimal"/>
      <w:lvlText w:val="(%4)"/>
      <w:lvlJc w:val="left"/>
      <w:pPr>
        <w:ind w:left="1440" w:firstLine="1080"/>
      </w:pPr>
    </w:lvl>
    <w:lvl w:ilvl="4">
      <w:start w:val="1"/>
      <w:numFmt w:val="lowerLetter"/>
      <w:lvlText w:val="(%5)"/>
      <w:lvlJc w:val="left"/>
      <w:pPr>
        <w:ind w:left="1800" w:firstLine="1440"/>
      </w:pPr>
    </w:lvl>
    <w:lvl w:ilvl="5">
      <w:start w:val="1"/>
      <w:numFmt w:val="lowerRoman"/>
      <w:lvlText w:val="(%6)"/>
      <w:lvlJc w:val="left"/>
      <w:pPr>
        <w:ind w:left="2160" w:firstLine="1800"/>
      </w:pPr>
    </w:lvl>
    <w:lvl w:ilvl="6">
      <w:start w:val="1"/>
      <w:numFmt w:val="decimal"/>
      <w:lvlText w:val="%7."/>
      <w:lvlJc w:val="left"/>
      <w:pPr>
        <w:ind w:left="2520" w:firstLine="2160"/>
      </w:pPr>
    </w:lvl>
    <w:lvl w:ilvl="7">
      <w:start w:val="1"/>
      <w:numFmt w:val="lowerLetter"/>
      <w:lvlText w:val="%8."/>
      <w:lvlJc w:val="left"/>
      <w:pPr>
        <w:ind w:left="2880" w:firstLine="2520"/>
      </w:pPr>
    </w:lvl>
    <w:lvl w:ilvl="8">
      <w:start w:val="1"/>
      <w:numFmt w:val="lowerRoman"/>
      <w:lvlText w:val="%9."/>
      <w:lvlJc w:val="left"/>
      <w:pPr>
        <w:ind w:left="3240" w:firstLine="2880"/>
      </w:pPr>
    </w:lvl>
  </w:abstractNum>
  <w:num w:numId="1">
    <w:abstractNumId w:val="8"/>
  </w:num>
  <w:num w:numId="2">
    <w:abstractNumId w:val="7"/>
  </w:num>
  <w:num w:numId="3">
    <w:abstractNumId w:val="5"/>
  </w:num>
  <w:num w:numId="4">
    <w:abstractNumId w:val="15"/>
  </w:num>
  <w:num w:numId="5">
    <w:abstractNumId w:val="20"/>
  </w:num>
  <w:num w:numId="6">
    <w:abstractNumId w:val="19"/>
  </w:num>
  <w:num w:numId="7">
    <w:abstractNumId w:val="4"/>
  </w:num>
  <w:num w:numId="8">
    <w:abstractNumId w:val="14"/>
  </w:num>
  <w:num w:numId="9">
    <w:abstractNumId w:val="18"/>
  </w:num>
  <w:num w:numId="10">
    <w:abstractNumId w:val="22"/>
  </w:num>
  <w:num w:numId="11">
    <w:abstractNumId w:val="0"/>
  </w:num>
  <w:num w:numId="12">
    <w:abstractNumId w:val="16"/>
  </w:num>
  <w:num w:numId="13">
    <w:abstractNumId w:val="23"/>
  </w:num>
  <w:num w:numId="14">
    <w:abstractNumId w:val="10"/>
  </w:num>
  <w:num w:numId="15">
    <w:abstractNumId w:val="12"/>
  </w:num>
  <w:num w:numId="16">
    <w:abstractNumId w:val="3"/>
  </w:num>
  <w:num w:numId="17">
    <w:abstractNumId w:val="13"/>
  </w:num>
  <w:num w:numId="18">
    <w:abstractNumId w:val="1"/>
  </w:num>
  <w:num w:numId="19">
    <w:abstractNumId w:val="11"/>
  </w:num>
  <w:num w:numId="20">
    <w:abstractNumId w:val="2"/>
  </w:num>
  <w:num w:numId="21">
    <w:abstractNumId w:val="17"/>
  </w:num>
  <w:num w:numId="22">
    <w:abstractNumId w:val="9"/>
  </w:num>
  <w:num w:numId="23">
    <w:abstractNumId w:val="21"/>
  </w:num>
  <w:num w:numId="24">
    <w:abstractNumId w:val="8"/>
  </w:num>
  <w:num w:numId="25">
    <w:abstractNumId w:val="8"/>
  </w:num>
  <w:num w:numId="26">
    <w:abstractNumId w:val="8"/>
  </w:num>
  <w:num w:numId="27">
    <w:abstractNumId w:val="8"/>
  </w:num>
  <w:num w:numId="28">
    <w:abstractNumId w:val="8"/>
  </w:num>
  <w:num w:numId="29">
    <w:abstractNumId w:val="8"/>
  </w:num>
  <w:num w:numId="30">
    <w:abstractNumId w:val="6"/>
  </w:num>
  <w:num w:numId="31">
    <w:abstractNumId w:val="8"/>
  </w:num>
  <w:num w:numId="32">
    <w:abstractNumId w:val="8"/>
  </w:num>
  <w:num w:numId="33">
    <w:abstractNumId w:val="8"/>
  </w:num>
  <w:num w:numId="34">
    <w:abstractNumId w:val="8"/>
  </w:num>
  <w:num w:numId="35">
    <w:abstractNumId w:val="8"/>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hael schneider">
    <w15:presenceInfo w15:providerId="Windows Live" w15:userId="1964ecfe826cb4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B0D"/>
    <w:rsid w:val="00011C35"/>
    <w:rsid w:val="00015DD2"/>
    <w:rsid w:val="0005151E"/>
    <w:rsid w:val="000A2459"/>
    <w:rsid w:val="000B0E10"/>
    <w:rsid w:val="000B6273"/>
    <w:rsid w:val="000C4D0F"/>
    <w:rsid w:val="000D4E97"/>
    <w:rsid w:val="000D6E39"/>
    <w:rsid w:val="000E7EAD"/>
    <w:rsid w:val="000F54EE"/>
    <w:rsid w:val="00100121"/>
    <w:rsid w:val="00116CAB"/>
    <w:rsid w:val="00122BE4"/>
    <w:rsid w:val="0012545A"/>
    <w:rsid w:val="001458ED"/>
    <w:rsid w:val="0014670B"/>
    <w:rsid w:val="0017365F"/>
    <w:rsid w:val="001B2B7D"/>
    <w:rsid w:val="001D30E3"/>
    <w:rsid w:val="0020642C"/>
    <w:rsid w:val="00214146"/>
    <w:rsid w:val="00233926"/>
    <w:rsid w:val="00257877"/>
    <w:rsid w:val="00264E26"/>
    <w:rsid w:val="00282CDF"/>
    <w:rsid w:val="002863CE"/>
    <w:rsid w:val="002A3325"/>
    <w:rsid w:val="002B0A66"/>
    <w:rsid w:val="002B4DDE"/>
    <w:rsid w:val="002C30D4"/>
    <w:rsid w:val="002C6A42"/>
    <w:rsid w:val="002F180F"/>
    <w:rsid w:val="002F50F6"/>
    <w:rsid w:val="002F52AA"/>
    <w:rsid w:val="002F74B3"/>
    <w:rsid w:val="00303E12"/>
    <w:rsid w:val="00336AC0"/>
    <w:rsid w:val="00337147"/>
    <w:rsid w:val="003761B0"/>
    <w:rsid w:val="00383273"/>
    <w:rsid w:val="003850D6"/>
    <w:rsid w:val="00393809"/>
    <w:rsid w:val="003C08E9"/>
    <w:rsid w:val="003E502B"/>
    <w:rsid w:val="003F3D12"/>
    <w:rsid w:val="004216AA"/>
    <w:rsid w:val="004219E2"/>
    <w:rsid w:val="0042661B"/>
    <w:rsid w:val="004406BD"/>
    <w:rsid w:val="00444A91"/>
    <w:rsid w:val="00447ED4"/>
    <w:rsid w:val="00451C61"/>
    <w:rsid w:val="004554BD"/>
    <w:rsid w:val="004756B0"/>
    <w:rsid w:val="004812A1"/>
    <w:rsid w:val="00494210"/>
    <w:rsid w:val="00497954"/>
    <w:rsid w:val="004A10BF"/>
    <w:rsid w:val="004A19BF"/>
    <w:rsid w:val="004B0653"/>
    <w:rsid w:val="004B3E1B"/>
    <w:rsid w:val="004E2B18"/>
    <w:rsid w:val="004E6361"/>
    <w:rsid w:val="00501015"/>
    <w:rsid w:val="0050674D"/>
    <w:rsid w:val="00536662"/>
    <w:rsid w:val="0054345A"/>
    <w:rsid w:val="00551D05"/>
    <w:rsid w:val="00557DDD"/>
    <w:rsid w:val="0056281A"/>
    <w:rsid w:val="00573950"/>
    <w:rsid w:val="005778B3"/>
    <w:rsid w:val="005854C1"/>
    <w:rsid w:val="00590818"/>
    <w:rsid w:val="00594BBA"/>
    <w:rsid w:val="0059630A"/>
    <w:rsid w:val="005C08BC"/>
    <w:rsid w:val="005D65DE"/>
    <w:rsid w:val="005E49F3"/>
    <w:rsid w:val="0060151A"/>
    <w:rsid w:val="006015B5"/>
    <w:rsid w:val="00602981"/>
    <w:rsid w:val="00612A9A"/>
    <w:rsid w:val="00623D7F"/>
    <w:rsid w:val="00624049"/>
    <w:rsid w:val="00627F89"/>
    <w:rsid w:val="0063336B"/>
    <w:rsid w:val="006448AA"/>
    <w:rsid w:val="006452BC"/>
    <w:rsid w:val="00671636"/>
    <w:rsid w:val="006760EF"/>
    <w:rsid w:val="006901C6"/>
    <w:rsid w:val="006B3030"/>
    <w:rsid w:val="006B4E5B"/>
    <w:rsid w:val="006D706D"/>
    <w:rsid w:val="007301D2"/>
    <w:rsid w:val="007318CE"/>
    <w:rsid w:val="0073335C"/>
    <w:rsid w:val="0075614A"/>
    <w:rsid w:val="00770436"/>
    <w:rsid w:val="0077510B"/>
    <w:rsid w:val="0078167E"/>
    <w:rsid w:val="007858A5"/>
    <w:rsid w:val="007930FA"/>
    <w:rsid w:val="007A22A1"/>
    <w:rsid w:val="007B0CBB"/>
    <w:rsid w:val="007B4026"/>
    <w:rsid w:val="007B7885"/>
    <w:rsid w:val="007E2E51"/>
    <w:rsid w:val="007F586F"/>
    <w:rsid w:val="0080029E"/>
    <w:rsid w:val="0080742E"/>
    <w:rsid w:val="00816C69"/>
    <w:rsid w:val="00826F46"/>
    <w:rsid w:val="008319A4"/>
    <w:rsid w:val="00853E17"/>
    <w:rsid w:val="008621AE"/>
    <w:rsid w:val="00866836"/>
    <w:rsid w:val="0088096E"/>
    <w:rsid w:val="008831B3"/>
    <w:rsid w:val="00893CD6"/>
    <w:rsid w:val="008973B2"/>
    <w:rsid w:val="008A0B4F"/>
    <w:rsid w:val="008A340E"/>
    <w:rsid w:val="008A5D12"/>
    <w:rsid w:val="008B4F1F"/>
    <w:rsid w:val="008B6D47"/>
    <w:rsid w:val="008C1F27"/>
    <w:rsid w:val="008C2E81"/>
    <w:rsid w:val="008C453B"/>
    <w:rsid w:val="008D0EAF"/>
    <w:rsid w:val="008D13A0"/>
    <w:rsid w:val="008D6892"/>
    <w:rsid w:val="008E1B67"/>
    <w:rsid w:val="008E3650"/>
    <w:rsid w:val="008F2737"/>
    <w:rsid w:val="0091545B"/>
    <w:rsid w:val="009207BE"/>
    <w:rsid w:val="0093777D"/>
    <w:rsid w:val="00937C89"/>
    <w:rsid w:val="00950819"/>
    <w:rsid w:val="00954C99"/>
    <w:rsid w:val="009628CF"/>
    <w:rsid w:val="00976FC7"/>
    <w:rsid w:val="009973EA"/>
    <w:rsid w:val="009A2E6B"/>
    <w:rsid w:val="009A3B0D"/>
    <w:rsid w:val="009B2E76"/>
    <w:rsid w:val="009B67D1"/>
    <w:rsid w:val="00A02780"/>
    <w:rsid w:val="00A17154"/>
    <w:rsid w:val="00A369C2"/>
    <w:rsid w:val="00A429C2"/>
    <w:rsid w:val="00A63AFC"/>
    <w:rsid w:val="00A83506"/>
    <w:rsid w:val="00A842B9"/>
    <w:rsid w:val="00A849A9"/>
    <w:rsid w:val="00AE2733"/>
    <w:rsid w:val="00B11860"/>
    <w:rsid w:val="00B11AD8"/>
    <w:rsid w:val="00B13684"/>
    <w:rsid w:val="00B221C3"/>
    <w:rsid w:val="00B41985"/>
    <w:rsid w:val="00B42D97"/>
    <w:rsid w:val="00B46147"/>
    <w:rsid w:val="00B715C1"/>
    <w:rsid w:val="00B71A97"/>
    <w:rsid w:val="00B76CD0"/>
    <w:rsid w:val="00BC0432"/>
    <w:rsid w:val="00BE1D2E"/>
    <w:rsid w:val="00BF0519"/>
    <w:rsid w:val="00BF15F7"/>
    <w:rsid w:val="00C07BB7"/>
    <w:rsid w:val="00C115E0"/>
    <w:rsid w:val="00C22C01"/>
    <w:rsid w:val="00C2734A"/>
    <w:rsid w:val="00C616E7"/>
    <w:rsid w:val="00C86840"/>
    <w:rsid w:val="00C9430B"/>
    <w:rsid w:val="00CB44BA"/>
    <w:rsid w:val="00CD21B5"/>
    <w:rsid w:val="00CF4348"/>
    <w:rsid w:val="00D00561"/>
    <w:rsid w:val="00D00DD6"/>
    <w:rsid w:val="00D372FA"/>
    <w:rsid w:val="00D440C8"/>
    <w:rsid w:val="00D45C70"/>
    <w:rsid w:val="00D977BF"/>
    <w:rsid w:val="00DA50E8"/>
    <w:rsid w:val="00DA798A"/>
    <w:rsid w:val="00DB028D"/>
    <w:rsid w:val="00DC0E20"/>
    <w:rsid w:val="00DE4A8C"/>
    <w:rsid w:val="00DF0314"/>
    <w:rsid w:val="00DF77FF"/>
    <w:rsid w:val="00E32535"/>
    <w:rsid w:val="00E32700"/>
    <w:rsid w:val="00E40F7E"/>
    <w:rsid w:val="00E441F2"/>
    <w:rsid w:val="00E70085"/>
    <w:rsid w:val="00E76FCE"/>
    <w:rsid w:val="00E8471E"/>
    <w:rsid w:val="00E91255"/>
    <w:rsid w:val="00E9558F"/>
    <w:rsid w:val="00E957C1"/>
    <w:rsid w:val="00E96503"/>
    <w:rsid w:val="00EB5FEC"/>
    <w:rsid w:val="00EC4374"/>
    <w:rsid w:val="00EC7913"/>
    <w:rsid w:val="00ED4ABA"/>
    <w:rsid w:val="00EF1E3E"/>
    <w:rsid w:val="00F00BD5"/>
    <w:rsid w:val="00F027E1"/>
    <w:rsid w:val="00F03816"/>
    <w:rsid w:val="00F04313"/>
    <w:rsid w:val="00F314C6"/>
    <w:rsid w:val="00F36C01"/>
    <w:rsid w:val="00F4013E"/>
    <w:rsid w:val="00F434BD"/>
    <w:rsid w:val="00F5318F"/>
    <w:rsid w:val="00F67E9F"/>
    <w:rsid w:val="00F719B2"/>
    <w:rsid w:val="00F752CA"/>
    <w:rsid w:val="00F823FA"/>
    <w:rsid w:val="00F976B0"/>
    <w:rsid w:val="00FA4B45"/>
    <w:rsid w:val="00FB1C8B"/>
    <w:rsid w:val="00FB32EC"/>
    <w:rsid w:val="00FC16FF"/>
    <w:rsid w:val="00FD672F"/>
    <w:rsid w:val="00FF0245"/>
    <w:rsid w:val="00FF6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F15EC"/>
  <w15:docId w15:val="{AB296871-4C35-48F6-BD39-2B4E7B133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spacing w:line="240" w:lineRule="exact"/>
    </w:pPr>
    <w:rPr>
      <w:rFonts w:ascii="Times" w:eastAsia="Times New Roman" w:hAnsi="Times" w:cs="Times New Roman"/>
      <w:sz w:val="24"/>
      <w:szCs w:val="20"/>
    </w:rPr>
  </w:style>
  <w:style w:type="paragraph" w:styleId="Heading1">
    <w:name w:val="heading 1"/>
    <w:basedOn w:val="Normal"/>
    <w:pPr>
      <w:keepNext/>
      <w:keepLines/>
      <w:numPr>
        <w:numId w:val="1"/>
      </w:numPr>
      <w:spacing w:before="480" w:after="240" w:line="240" w:lineRule="atLeast"/>
      <w:outlineLvl w:val="0"/>
    </w:pPr>
    <w:rPr>
      <w:b/>
      <w:sz w:val="36"/>
    </w:rPr>
  </w:style>
  <w:style w:type="paragraph" w:styleId="Heading2">
    <w:name w:val="heading 2"/>
    <w:basedOn w:val="Normal"/>
    <w:pPr>
      <w:keepNext/>
      <w:keepLines/>
      <w:numPr>
        <w:ilvl w:val="1"/>
        <w:numId w:val="1"/>
      </w:numPr>
      <w:spacing w:before="280" w:after="280" w:line="240" w:lineRule="atLeast"/>
      <w:outlineLvl w:val="1"/>
    </w:pPr>
    <w:rPr>
      <w:b/>
      <w:sz w:val="28"/>
    </w:rPr>
  </w:style>
  <w:style w:type="paragraph" w:styleId="Heading3">
    <w:name w:val="heading 3"/>
    <w:basedOn w:val="Normal"/>
    <w:pPr>
      <w:numPr>
        <w:ilvl w:val="2"/>
        <w:numId w:val="1"/>
      </w:numPr>
      <w:spacing w:before="240" w:after="240"/>
      <w:outlineLvl w:val="2"/>
    </w:pPr>
    <w:rPr>
      <w:b/>
    </w:rPr>
  </w:style>
  <w:style w:type="paragraph" w:styleId="Heading4">
    <w:name w:val="heading 4"/>
    <w:basedOn w:val="Normal"/>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pPr>
      <w:numPr>
        <w:ilvl w:val="4"/>
        <w:numId w:val="1"/>
      </w:numPr>
      <w:spacing w:before="240" w:after="60" w:line="220" w:lineRule="exact"/>
      <w:jc w:val="both"/>
      <w:outlineLvl w:val="4"/>
    </w:pPr>
    <w:rPr>
      <w:rFonts w:ascii="Arial" w:hAnsi="Arial"/>
      <w:sz w:val="22"/>
    </w:rPr>
  </w:style>
  <w:style w:type="paragraph" w:styleId="Heading6">
    <w:name w:val="heading 6"/>
    <w:basedOn w:val="Normal"/>
    <w:pPr>
      <w:numPr>
        <w:ilvl w:val="5"/>
        <w:numId w:val="1"/>
      </w:numPr>
      <w:spacing w:before="240" w:after="60" w:line="220" w:lineRule="exact"/>
      <w:jc w:val="both"/>
      <w:outlineLvl w:val="5"/>
    </w:pPr>
    <w:rPr>
      <w:rFonts w:ascii="Arial" w:hAnsi="Arial"/>
      <w:i/>
      <w:sz w:val="22"/>
    </w:rPr>
  </w:style>
  <w:style w:type="paragraph" w:styleId="Heading7">
    <w:name w:val="heading 7"/>
    <w:basedOn w:val="Normal"/>
    <w:pPr>
      <w:numPr>
        <w:ilvl w:val="6"/>
        <w:numId w:val="1"/>
      </w:numPr>
      <w:spacing w:before="240" w:after="60" w:line="220" w:lineRule="exact"/>
      <w:jc w:val="both"/>
      <w:outlineLvl w:val="6"/>
    </w:pPr>
    <w:rPr>
      <w:rFonts w:ascii="Arial" w:hAnsi="Arial"/>
      <w:sz w:val="20"/>
    </w:rPr>
  </w:style>
  <w:style w:type="paragraph" w:styleId="Heading8">
    <w:name w:val="heading 8"/>
    <w:basedOn w:val="Normal"/>
    <w:pPr>
      <w:numPr>
        <w:ilvl w:val="7"/>
        <w:numId w:val="1"/>
      </w:numPr>
      <w:spacing w:before="240" w:after="60" w:line="220" w:lineRule="exact"/>
      <w:jc w:val="both"/>
      <w:outlineLvl w:val="7"/>
    </w:pPr>
    <w:rPr>
      <w:rFonts w:ascii="Arial" w:hAnsi="Arial"/>
      <w:i/>
      <w:sz w:val="20"/>
    </w:rPr>
  </w:style>
  <w:style w:type="paragraph" w:styleId="Heading9">
    <w:name w:val="heading 9"/>
    <w:basedOn w:val="Normal"/>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tyle>
  <w:style w:type="character" w:customStyle="1" w:styleId="ListLabel1">
    <w:name w:val="ListLabel 1"/>
    <w:rPr>
      <w:u w:val="none"/>
    </w:rPr>
  </w:style>
  <w:style w:type="character" w:customStyle="1" w:styleId="ListLabel2">
    <w:name w:val="ListLabel 2"/>
    <w:rPr>
      <w:rFonts w:eastAsia="Arial" w:cs="Arial"/>
    </w:rPr>
  </w:style>
  <w:style w:type="character" w:customStyle="1" w:styleId="InternetLink">
    <w:name w:val="Internet Link"/>
    <w:rPr>
      <w:color w:val="000080"/>
      <w:u w:val="single"/>
    </w:rPr>
  </w:style>
  <w:style w:type="character" w:customStyle="1" w:styleId="IndexLink">
    <w:name w:val="Index Link"/>
  </w:style>
  <w:style w:type="paragraph" w:customStyle="1" w:styleId="Heading">
    <w:name w:val="Heading"/>
    <w:basedOn w:val="Normal"/>
    <w:next w:val="TextBody"/>
    <w:pPr>
      <w:keepNext/>
      <w:spacing w:before="240" w:after="120"/>
    </w:pPr>
    <w:rPr>
      <w:rFonts w:ascii="Arial" w:eastAsia="Microsoft YaHei" w:hAnsi="Arial" w:cs="Mangal"/>
      <w:sz w:val="28"/>
      <w:szCs w:val="28"/>
    </w:rPr>
  </w:style>
  <w:style w:type="paragraph" w:customStyle="1" w:styleId="TextBody">
    <w:name w:val="Text Body"/>
    <w:basedOn w:val="Normal"/>
    <w:pPr>
      <w:spacing w:after="120"/>
    </w:pPr>
  </w:style>
  <w:style w:type="paragraph" w:styleId="List">
    <w:name w:val="List"/>
    <w:basedOn w:val="TextBody"/>
    <w:rPr>
      <w:rFonts w:cs="Mangal"/>
    </w:rPr>
  </w:style>
  <w:style w:type="paragraph" w:styleId="Caption">
    <w:name w:val="caption"/>
    <w:basedOn w:val="Normal"/>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customStyle="1" w:styleId="Contents1">
    <w:name w:val="Contents 1"/>
    <w:basedOn w:val="Normal"/>
    <w:pPr>
      <w:tabs>
        <w:tab w:val="left" w:pos="360"/>
        <w:tab w:val="right" w:leader="dot" w:pos="9360"/>
      </w:tabs>
      <w:spacing w:before="60" w:after="0" w:line="220" w:lineRule="exact"/>
      <w:ind w:left="360" w:hanging="360"/>
      <w:jc w:val="both"/>
    </w:pPr>
    <w:rPr>
      <w:b/>
    </w:rPr>
  </w:style>
  <w:style w:type="paragraph" w:customStyle="1" w:styleId="Contents2">
    <w:name w:val="Contents 2"/>
    <w:basedOn w:val="Normal"/>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pPr>
      <w:spacing w:before="240" w:after="720" w:line="100" w:lineRule="atLeast"/>
      <w:jc w:val="right"/>
    </w:pPr>
    <w:rPr>
      <w:rFonts w:ascii="Arial" w:hAnsi="Arial"/>
      <w:b/>
      <w:sz w:val="64"/>
    </w:rPr>
  </w:style>
  <w:style w:type="paragraph" w:customStyle="1" w:styleId="TOCEntry">
    <w:name w:val="TOCEntry"/>
    <w:basedOn w:val="Normal"/>
    <w:pPr>
      <w:keepNext/>
      <w:keepLines/>
      <w:spacing w:before="120" w:after="240" w:line="240" w:lineRule="atLeast"/>
    </w:pPr>
    <w:rPr>
      <w:b/>
      <w:sz w:val="36"/>
    </w:rPr>
  </w:style>
  <w:style w:type="paragraph" w:customStyle="1" w:styleId="Contents3">
    <w:name w:val="Contents 3"/>
    <w:basedOn w:val="Normal"/>
    <w:pPr>
      <w:tabs>
        <w:tab w:val="left" w:pos="1200"/>
        <w:tab w:val="right" w:leader="dot" w:pos="9360"/>
      </w:tabs>
      <w:ind w:left="480"/>
    </w:pPr>
    <w:rPr>
      <w:sz w:val="22"/>
    </w:rPr>
  </w:style>
  <w:style w:type="paragraph" w:customStyle="1" w:styleId="Contents4">
    <w:name w:val="Contents 4"/>
    <w:basedOn w:val="Normal"/>
    <w:pPr>
      <w:tabs>
        <w:tab w:val="right" w:leader="dot" w:pos="9360"/>
      </w:tabs>
      <w:ind w:left="720"/>
    </w:pPr>
  </w:style>
  <w:style w:type="paragraph" w:customStyle="1" w:styleId="Contents5">
    <w:name w:val="Contents 5"/>
    <w:basedOn w:val="Normal"/>
    <w:pPr>
      <w:tabs>
        <w:tab w:val="right" w:leader="dot" w:pos="9360"/>
      </w:tabs>
      <w:ind w:left="960"/>
    </w:pPr>
  </w:style>
  <w:style w:type="paragraph" w:customStyle="1" w:styleId="Contents6">
    <w:name w:val="Contents 6"/>
    <w:basedOn w:val="Normal"/>
    <w:pPr>
      <w:tabs>
        <w:tab w:val="right" w:leader="dot" w:pos="9360"/>
      </w:tabs>
      <w:ind w:left="1200"/>
    </w:pPr>
  </w:style>
  <w:style w:type="paragraph" w:customStyle="1" w:styleId="Contents7">
    <w:name w:val="Contents 7"/>
    <w:basedOn w:val="Normal"/>
    <w:pPr>
      <w:tabs>
        <w:tab w:val="right" w:leader="dot" w:pos="9360"/>
      </w:tabs>
      <w:ind w:left="1440"/>
    </w:pPr>
  </w:style>
  <w:style w:type="paragraph" w:customStyle="1" w:styleId="Contents8">
    <w:name w:val="Contents 8"/>
    <w:basedOn w:val="Normal"/>
    <w:pPr>
      <w:tabs>
        <w:tab w:val="right" w:leader="dot" w:pos="9360"/>
      </w:tabs>
      <w:ind w:left="1680"/>
    </w:pPr>
  </w:style>
  <w:style w:type="paragraph" w:customStyle="1" w:styleId="Contents9">
    <w:name w:val="Contents 9"/>
    <w:basedOn w:val="Normal"/>
    <w:pPr>
      <w:tabs>
        <w:tab w:val="right" w:leader="dot" w:pos="9360"/>
      </w:tabs>
      <w:ind w:left="1920"/>
    </w:pPr>
  </w:style>
  <w:style w:type="paragraph" w:customStyle="1" w:styleId="template">
    <w:name w:val="template"/>
    <w:basedOn w:val="Normal"/>
    <w:rPr>
      <w:rFonts w:ascii="Arial" w:hAnsi="Arial"/>
      <w:i/>
      <w:sz w:val="22"/>
    </w:rPr>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100" w:lineRule="atLeast"/>
      <w:jc w:val="center"/>
    </w:pPr>
    <w:rPr>
      <w:rFonts w:ascii="Arial" w:hAnsi="Arial"/>
      <w:b/>
      <w:sz w:val="36"/>
    </w:rPr>
  </w:style>
  <w:style w:type="paragraph" w:customStyle="1" w:styleId="SuperTitle">
    <w:name w:val="SuperTitle"/>
    <w:basedOn w:val="Title"/>
    <w:pPr>
      <w:pBdr>
        <w:top w:val="single" w:sz="48" w:space="0" w:color="00000A"/>
        <w:left w:val="nil"/>
        <w:bottom w:val="nil"/>
        <w:right w:val="nil"/>
      </w:pBdr>
      <w:spacing w:before="960" w:after="0"/>
    </w:pPr>
    <w:rPr>
      <w:sz w:val="28"/>
    </w:rPr>
  </w:style>
  <w:style w:type="paragraph" w:customStyle="1" w:styleId="line">
    <w:name w:val="line"/>
    <w:basedOn w:val="Title"/>
    <w:pPr>
      <w:pBdr>
        <w:top w:val="single" w:sz="36" w:space="0" w:color="00000A"/>
        <w:left w:val="nil"/>
        <w:bottom w:val="nil"/>
        <w:right w:val="nil"/>
      </w:pBdr>
      <w:spacing w:after="0"/>
    </w:pPr>
    <w:rPr>
      <w:sz w:val="40"/>
    </w:rPr>
  </w:style>
  <w:style w:type="paragraph" w:styleId="ListParagraph">
    <w:name w:val="List Paragraph"/>
    <w:basedOn w:val="Normal"/>
    <w:uiPriority w:val="34"/>
    <w:qFormat/>
    <w:rsid w:val="000C4D0F"/>
    <w:pPr>
      <w:suppressAutoHyphens w:val="0"/>
      <w:spacing w:after="0" w:line="240" w:lineRule="auto"/>
      <w:ind w:left="720"/>
      <w:contextualSpacing/>
    </w:pPr>
    <w:rPr>
      <w:rFonts w:asciiTheme="minorHAnsi" w:eastAsiaTheme="minorHAnsi" w:hAnsiTheme="minorHAnsi" w:cstheme="minorBidi"/>
      <w:sz w:val="22"/>
      <w:szCs w:val="22"/>
    </w:rPr>
  </w:style>
  <w:style w:type="paragraph" w:customStyle="1" w:styleId="JEFFLectureNotes">
    <w:name w:val="JEFF Lecture Notes"/>
    <w:basedOn w:val="Normal"/>
    <w:link w:val="JEFFLectureNotesChar"/>
    <w:rsid w:val="00E76FCE"/>
    <w:pPr>
      <w:suppressAutoHyphens w:val="0"/>
      <w:spacing w:after="0" w:line="240" w:lineRule="auto"/>
    </w:pPr>
    <w:rPr>
      <w:rFonts w:ascii="Tahoma" w:hAnsi="Tahoma"/>
      <w:color w:val="000000"/>
      <w:sz w:val="20"/>
    </w:rPr>
  </w:style>
  <w:style w:type="character" w:customStyle="1" w:styleId="JEFFLectureNotesChar">
    <w:name w:val="JEFF Lecture Notes Char"/>
    <w:basedOn w:val="DefaultParagraphFont"/>
    <w:link w:val="JEFFLectureNotes"/>
    <w:rsid w:val="00E76FCE"/>
    <w:rPr>
      <w:rFonts w:ascii="Tahoma" w:eastAsia="Times New Roman" w:hAnsi="Tahoma" w:cs="Times New Roman"/>
      <w:color w:val="000000"/>
      <w:sz w:val="20"/>
      <w:szCs w:val="20"/>
    </w:rPr>
  </w:style>
  <w:style w:type="paragraph" w:styleId="NormalWeb">
    <w:name w:val="Normal (Web)"/>
    <w:basedOn w:val="Normal"/>
    <w:uiPriority w:val="99"/>
    <w:semiHidden/>
    <w:unhideWhenUsed/>
    <w:rsid w:val="004E6361"/>
    <w:pPr>
      <w:suppressAutoHyphens w:val="0"/>
      <w:spacing w:before="100" w:beforeAutospacing="1" w:after="100" w:afterAutospacing="1" w:line="240" w:lineRule="auto"/>
    </w:pPr>
    <w:rPr>
      <w:rFonts w:ascii="Times New Roman" w:hAnsi="Times New Roman"/>
      <w:szCs w:val="24"/>
    </w:rPr>
  </w:style>
  <w:style w:type="paragraph" w:styleId="BalloonText">
    <w:name w:val="Balloon Text"/>
    <w:basedOn w:val="Normal"/>
    <w:link w:val="BalloonTextChar"/>
    <w:uiPriority w:val="99"/>
    <w:semiHidden/>
    <w:unhideWhenUsed/>
    <w:rsid w:val="004E63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6361"/>
    <w:rPr>
      <w:rFonts w:ascii="Tahoma" w:eastAsia="Times New Roman" w:hAnsi="Tahoma" w:cs="Tahoma"/>
      <w:sz w:val="16"/>
      <w:szCs w:val="16"/>
    </w:rPr>
  </w:style>
  <w:style w:type="paragraph" w:styleId="TOC1">
    <w:name w:val="toc 1"/>
    <w:basedOn w:val="Normal"/>
    <w:next w:val="Normal"/>
    <w:autoRedefine/>
    <w:uiPriority w:val="39"/>
    <w:unhideWhenUsed/>
    <w:rsid w:val="00F434BD"/>
    <w:pPr>
      <w:spacing w:after="100"/>
    </w:pPr>
  </w:style>
  <w:style w:type="paragraph" w:styleId="TOC2">
    <w:name w:val="toc 2"/>
    <w:basedOn w:val="Normal"/>
    <w:next w:val="Normal"/>
    <w:autoRedefine/>
    <w:uiPriority w:val="39"/>
    <w:unhideWhenUsed/>
    <w:rsid w:val="00F434BD"/>
    <w:pPr>
      <w:spacing w:after="100"/>
      <w:ind w:left="240"/>
    </w:pPr>
  </w:style>
  <w:style w:type="paragraph" w:styleId="TOC3">
    <w:name w:val="toc 3"/>
    <w:basedOn w:val="Normal"/>
    <w:next w:val="Normal"/>
    <w:autoRedefine/>
    <w:uiPriority w:val="39"/>
    <w:unhideWhenUsed/>
    <w:rsid w:val="00F434BD"/>
    <w:pPr>
      <w:spacing w:after="100"/>
      <w:ind w:left="480"/>
    </w:pPr>
  </w:style>
  <w:style w:type="paragraph" w:styleId="TOC4">
    <w:name w:val="toc 4"/>
    <w:basedOn w:val="Normal"/>
    <w:next w:val="Normal"/>
    <w:autoRedefine/>
    <w:uiPriority w:val="39"/>
    <w:unhideWhenUsed/>
    <w:rsid w:val="00F434BD"/>
    <w:pPr>
      <w:spacing w:after="100"/>
      <w:ind w:left="720"/>
    </w:pPr>
  </w:style>
  <w:style w:type="paragraph" w:styleId="TOC5">
    <w:name w:val="toc 5"/>
    <w:basedOn w:val="Normal"/>
    <w:next w:val="Normal"/>
    <w:autoRedefine/>
    <w:uiPriority w:val="39"/>
    <w:unhideWhenUsed/>
    <w:rsid w:val="00F434BD"/>
    <w:pPr>
      <w:spacing w:after="100"/>
      <w:ind w:left="960"/>
    </w:pPr>
  </w:style>
  <w:style w:type="paragraph" w:styleId="TOC6">
    <w:name w:val="toc 6"/>
    <w:basedOn w:val="Normal"/>
    <w:next w:val="Normal"/>
    <w:autoRedefine/>
    <w:uiPriority w:val="39"/>
    <w:unhideWhenUsed/>
    <w:rsid w:val="00F434BD"/>
    <w:pPr>
      <w:spacing w:after="100"/>
      <w:ind w:left="1200"/>
    </w:pPr>
  </w:style>
  <w:style w:type="paragraph" w:styleId="TOC7">
    <w:name w:val="toc 7"/>
    <w:basedOn w:val="Normal"/>
    <w:next w:val="Normal"/>
    <w:autoRedefine/>
    <w:uiPriority w:val="39"/>
    <w:unhideWhenUsed/>
    <w:rsid w:val="00F434BD"/>
    <w:pPr>
      <w:spacing w:after="100"/>
      <w:ind w:left="1440"/>
    </w:pPr>
  </w:style>
  <w:style w:type="paragraph" w:styleId="TOC8">
    <w:name w:val="toc 8"/>
    <w:basedOn w:val="Normal"/>
    <w:next w:val="Normal"/>
    <w:autoRedefine/>
    <w:uiPriority w:val="39"/>
    <w:unhideWhenUsed/>
    <w:rsid w:val="00F434BD"/>
    <w:pPr>
      <w:spacing w:after="100"/>
      <w:ind w:left="1680"/>
    </w:pPr>
  </w:style>
  <w:style w:type="paragraph" w:styleId="TOC9">
    <w:name w:val="toc 9"/>
    <w:basedOn w:val="Normal"/>
    <w:next w:val="Normal"/>
    <w:autoRedefine/>
    <w:uiPriority w:val="39"/>
    <w:unhideWhenUsed/>
    <w:rsid w:val="00F434BD"/>
    <w:pPr>
      <w:suppressAutoHyphens w:val="0"/>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812928">
      <w:bodyDiv w:val="1"/>
      <w:marLeft w:val="0"/>
      <w:marRight w:val="0"/>
      <w:marTop w:val="0"/>
      <w:marBottom w:val="0"/>
      <w:divBdr>
        <w:top w:val="none" w:sz="0" w:space="0" w:color="auto"/>
        <w:left w:val="none" w:sz="0" w:space="0" w:color="auto"/>
        <w:bottom w:val="none" w:sz="0" w:space="0" w:color="auto"/>
        <w:right w:val="none" w:sz="0" w:space="0" w:color="auto"/>
      </w:divBdr>
    </w:div>
    <w:div w:id="8027703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B1C21C-412A-44BC-83C1-7B37644CC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37</Pages>
  <Words>8257</Words>
  <Characters>47065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55212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dc:description/>
  <cp:lastModifiedBy>michael schneider</cp:lastModifiedBy>
  <cp:revision>135</cp:revision>
  <cp:lastPrinted>2009-11-10T19:52:00Z</cp:lastPrinted>
  <dcterms:created xsi:type="dcterms:W3CDTF">2013-12-03T15:23:00Z</dcterms:created>
  <dcterms:modified xsi:type="dcterms:W3CDTF">2013-12-03T23:35:00Z</dcterms:modified>
</cp:coreProperties>
</file>